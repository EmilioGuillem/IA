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63C757" w14:textId="78AC4CE9" w:rsidR="000E4807" w:rsidRPr="007E7140" w:rsidRDefault="000E4807" w:rsidP="009C6BED">
      <w:pPr>
        <w:pStyle w:val="TexteduTitredudocument"/>
        <w:ind w:left="709" w:hanging="709"/>
      </w:pPr>
      <w:r w:rsidRPr="007E7140">
        <w:rPr>
          <w:noProof/>
          <w:color w:val="CF022B"/>
          <w:lang w:eastAsia="es-ES"/>
        </w:rPr>
        <mc:AlternateContent>
          <mc:Choice Requires="wps">
            <w:drawing>
              <wp:anchor distT="0" distB="0" distL="114300" distR="114300" simplePos="1" relativeHeight="251645952" behindDoc="0" locked="0" layoutInCell="1" allowOverlap="1" wp14:anchorId="2763CB27" wp14:editId="3C89DDB3">
                <wp:simplePos x="-707390" y="-1175385"/>
                <wp:positionH relativeFrom="column">
                  <wp:posOffset>-707390</wp:posOffset>
                </wp:positionH>
                <wp:positionV relativeFrom="paragraph">
                  <wp:posOffset>-1175385</wp:posOffset>
                </wp:positionV>
                <wp:extent cx="12700" cy="12700"/>
                <wp:effectExtent l="0" t="0" r="0" b="0"/>
                <wp:wrapNone/>
                <wp:docPr id="5" name="DocumentXML" hidden="1"/>
                <wp:cNvGraphicFramePr/>
                <a:graphic xmlns:a="http://schemas.openxmlformats.org/drawingml/2006/main">
                  <a:graphicData uri="http://schemas.microsoft.com/office/word/2010/wordprocessingShape">
                    <wps:wsp>
                      <wps:cNvSpPr txBox="1"/>
                      <wps:spPr>
                        <a:xfrm>
                          <a:off x="0" y="0"/>
                          <a:ext cx="12700" cy="127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3CB57" w14:textId="6540930B" w:rsidR="00CB4C1B" w:rsidRPr="00CB516C" w:rsidRDefault="00D332B4">
                            <w:pPr>
                              <w:ind w:left="0"/>
                              <w:rPr>
                                <w:noProof/>
                                <w:lang w:val="en-US"/>
                              </w:rPr>
                            </w:pPr>
                            <w:r>
                              <w:rPr>
                                <w:noProof/>
                                <w:lang w:val="en-US"/>
                              </w:rPr>
                              <w:t>&lt;?xml version="1.0"?&gt;&lt;DocumentFileOSQ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&lt;CountryId&gt;20&lt;/CountryId&gt;  &lt;PageSizeId&gt;1&lt;/PageSizeId&gt;  &lt;PageOrientationId&gt;1&lt;/PageOrientationId&gt;  &lt;PrePrintedStationary&gt;false&lt;/PrePrintedStationary&gt;  &lt;Project&gt;GEMIS&lt;/Project&gt;  &lt;Reference&gt;20170124-170150-esgomez&lt;/Reference&gt;  &lt;TemplateType&gt;3&lt;/TemplateType&gt;  &lt;CultureId&gt;fr-FR&lt;/CultureId&gt;  &lt;LanguageId&gt;2&lt;/LanguageId&gt;  &lt;Customer&gt;Centro de Servicio Valencia&lt;/Customer&gt;  &lt;DocumentDate&gt;2018-12-12T14:16:38.6304655+01:00&lt;/DocumentDate&gt;  &lt;Saved&gt;true&lt;/Saved&gt;  &lt;IsValid&gt;true&lt;/IsValid&gt;  &lt;FirstPageCover&gt;false&lt;/FirstPageCover&gt;  &lt;IsNew&gt;false&lt;/IsNew&gt;  &lt;CurrentVersion&gt;1.00&lt;/CurrentVersion&gt;  &lt;DocumentType&gt;Solution Requirements Specification&lt;/DocumentType&gt;  &lt;DocumentTypeId&gt;-1&lt;/DocumentTypeId&gt;  &lt;Entity /&gt;  &lt;HasDistributionList&gt;false&lt;/HasDistributionList&gt;  &lt;HasForeword&gt;false&lt;/HasForeword&gt;  &lt;Recipient&gt;Customer Stakeholders (including at least the IT PM and the Stakeholder and User manager)&lt;/Recipient&gt;  &lt;Title&gt;Spécifications des besoins de la solution - GEMIS&lt;/Title&gt;  &lt;Status&gt;2&lt;/Status&gt;  &lt;StatusDescription&gt;Projet&lt;/StatusDescription&gt;  &lt;SetEdition&gt;false&lt;/SetEdition&gt;  &lt;SetVersion&gt;false&lt;/SetVersion&gt;  &lt;TemplateEditor&gt;EN_eMREQ-SRS&lt;/TemplateEditor&gt;  &lt;TemplateVersionMajor&gt;1.2&lt;/TemplateVersionMajor&gt;  &lt;TemplateVersionMinor&gt;4&lt;/TemplateVersionMinor&gt;  &lt;TemplateYear&gt;2016&lt;/TemplateYear&gt;  &lt;TemplateState&gt;1&lt;/TemplateState&gt;&lt;/DocumentFileOSQ&gt;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63CB27" id="_x0000_t202" coordsize="21600,21600" o:spt="202" path="m,l,21600r21600,l21600,xe">
                <v:stroke joinstyle="miter"/>
                <v:path gradientshapeok="t" o:connecttype="rect"/>
              </v:shapetype>
              <v:shape id="DocumentXML" o:spid="_x0000_s1026" type="#_x0000_t202" style="position:absolute;left:0;text-align:left;margin-left:-55.7pt;margin-top:-92.55pt;width:1pt;height:1pt;z-index:251645952;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" filled="f" strokeweight=".5pt">
                <v:textbox>
                  <w:txbxContent>
                    <w:p w14:paraId="2763CB57" w14:textId="6540930B" w:rsidR="00CB4C1B" w:rsidRPr="00CB516C" w:rsidRDefault="00D332B4">
                      <w:pPr>
                        <w:ind w:left="0"/>
                        <w:rPr>
                          <w:noProof/>
                          <w:lang w:val="en-US"/>
                        </w:rPr>
                      </w:pPr>
                      <w:r>
                        <w:rPr>
                          <w:noProof/>
                          <w:lang w:val="en-US"/>
                        </w:rPr>
                        <w:t>&lt;?xml version="1.0"?&gt;&lt;DocumentFileOSQ xmlns:xsi="http://www.w3.org/2001/XMLSchema-instance" xmlns:xsd="http://www.w3.org/2001/XMLSchema"&gt;  &lt;GraphicCharterDefinitionId&gt;0&lt;/GraphicCharterDefinitionId&gt;  &lt;TemplateBaseTypeId&gt;0&lt;/TemplateBaseTypeId&gt;  &lt;CompanyId&gt;1&lt;/CompanyId&gt;  &lt;ConfidentialId&gt;0&lt;/ConfidentialId&gt;  &lt;ConfidentialDescription /&gt;  &lt;CountryId&gt;20&lt;/CountryId&gt;  &lt;PageSizeId&gt;1&lt;/PageSizeId&gt;  &lt;PageOrientationId&gt;1&lt;/PageOrientationId&gt;  &lt;PrePrintedStationary&gt;false&lt;/PrePrintedStationary&gt;  &lt;Project&gt;GEMIS&lt;/Project&gt;  &lt;Reference&gt;20170124-170150-esgomez&lt;/Reference&gt;  &lt;TemplateType&gt;3&lt;/TemplateType&gt;  &lt;CultureId&gt;fr-FR&lt;/CultureId&gt;  &lt;LanguageId&gt;2&lt;/LanguageId&gt;  &lt;Customer&gt;Centro de Servicio Valencia&lt;/Customer&gt;  &lt;DocumentDate&gt;2018-12-12T14:16:38.6304655+01:00&lt;/DocumentDate&gt;  &lt;Saved&gt;true&lt;/Saved&gt;  &lt;IsValid&gt;true&lt;/IsValid&gt;  &lt;FirstPageCover&gt;false&lt;/FirstPageCover&gt;  &lt;IsNew&gt;false&lt;/IsNew&gt;  &lt;CurrentVersion&gt;1.00&lt;/CurrentVersion&gt;  &lt;DocumentType&gt;Solution Requirements Specification&lt;/DocumentType&gt;  &lt;DocumentTypeId&gt;-1&lt;/DocumentTypeId&gt;  &lt;Entity /&gt;  &lt;HasDistributionList&gt;false&lt;/HasDistributionList&gt;  &lt;HasForeword&gt;false&lt;/HasForeword&gt;  &lt;Recipient&gt;Customer Stakeholders (including at least the IT PM and the Stakeholder and User manager)&lt;/Recipient&gt;  &lt;Title&gt;Spécifications des besoins de la solution - GEMIS&lt;/Title&gt;  &lt;Status&gt;2&lt;/Status&gt;  &lt;StatusDescription&gt;Projet&lt;/StatusDescription&gt;  &lt;SetEdition&gt;false&lt;/SetEdition&gt;  &lt;SetVersion&gt;false&lt;/SetVersion&gt;  &lt;TemplateEditor&gt;EN_eMREQ-SRS&lt;/TemplateEditor&gt;  &lt;TemplateVersionMajor&gt;1.2&lt;/TemplateVersionMajor&gt;  &lt;TemplateVersionMinor&gt;4&lt;/TemplateVersionMinor&gt;  &lt;TemplateYear&gt;2016&lt;/TemplateYear&gt;  &lt;TemplateState&gt;1&lt;/TemplateState&gt;&lt;/DocumentFileOSQ&gt;</w:t>
                      </w:r>
                    </w:p>
                  </w:txbxContent>
                </v:textbox>
              </v:shape>
            </w:pict>
          </mc:Fallback>
        </mc:AlternateContent>
      </w:r>
      <w:del w:id="1" w:author="COLMENA MATEOS Adrian" w:date="2018-11-26T09:46:00Z">
        <w:r w:rsidR="002217BF" w:rsidDel="003469C5">
          <w:rPr>
            <w:noProof/>
            <w:color w:val="CF022B"/>
            <w:lang w:eastAsia="es-ES"/>
          </w:rPr>
          <w:delText xml:space="preserve">Formación </w:delText>
        </w:r>
      </w:del>
      <w:ins w:id="2" w:author="COLMENA MATEOS Adrian" w:date="2018-11-26T09:46:00Z">
        <w:r w:rsidR="003469C5">
          <w:rPr>
            <w:noProof/>
            <w:color w:val="CF022B"/>
            <w:lang w:eastAsia="es-ES"/>
          </w:rPr>
          <w:t>Tutorial</w:t>
        </w:r>
      </w:ins>
      <w:ins w:id="3" w:author="COLMENA MATEOS Adrian" w:date="2018-11-26T16:22:00Z">
        <w:r w:rsidR="00581431">
          <w:rPr>
            <w:noProof/>
            <w:color w:val="CF022B"/>
            <w:lang w:eastAsia="es-ES"/>
          </w:rPr>
          <w:t>es Curso</w:t>
        </w:r>
      </w:ins>
      <w:ins w:id="4" w:author="COLMENA MATEOS Adrian" w:date="2018-11-26T09:46:00Z">
        <w:r w:rsidR="003469C5">
          <w:rPr>
            <w:noProof/>
            <w:color w:val="CF022B"/>
            <w:lang w:eastAsia="es-ES"/>
          </w:rPr>
          <w:t xml:space="preserve"> </w:t>
        </w:r>
      </w:ins>
      <w:r w:rsidR="002217BF">
        <w:rPr>
          <w:noProof/>
          <w:color w:val="CF022B"/>
          <w:lang w:eastAsia="es-ES"/>
        </w:rPr>
        <w:t>JPA</w:t>
      </w:r>
    </w:p>
    <w:p w14:paraId="2763C758" w14:textId="77777777" w:rsidR="000E4807" w:rsidRPr="007E7140" w:rsidRDefault="000E4807" w:rsidP="000E4807">
      <w:pPr>
        <w:pStyle w:val="Normalsansretrait"/>
      </w:pPr>
    </w:p>
    <w:tbl>
      <w:tblPr>
        <w:tblW w:w="6841" w:type="dxa"/>
        <w:tblInd w:w="2268" w:type="dxa"/>
        <w:tblBorders>
          <w:top w:val="single" w:sz="4" w:space="0" w:color="E51519"/>
          <w:bottom w:val="single" w:sz="4" w:space="0" w:color="E51519"/>
        </w:tblBorders>
        <w:shd w:val="clear" w:color="auto" w:fill="FFFFFF"/>
        <w:tblLayout w:type="fixed"/>
        <w:tblLook w:val="01E0" w:firstRow="1" w:lastRow="1" w:firstColumn="1" w:lastColumn="1" w:noHBand="0" w:noVBand="0"/>
      </w:tblPr>
      <w:tblGrid>
        <w:gridCol w:w="597"/>
        <w:gridCol w:w="347"/>
        <w:gridCol w:w="237"/>
        <w:gridCol w:w="969"/>
        <w:gridCol w:w="2861"/>
        <w:gridCol w:w="1593"/>
        <w:gridCol w:w="237"/>
      </w:tblGrid>
      <w:tr w:rsidR="000E4807" w:rsidRPr="007E7140" w14:paraId="2763C75E" w14:textId="77777777" w:rsidTr="00D961AB">
        <w:trPr>
          <w:trHeight w:val="93"/>
        </w:trPr>
        <w:tc>
          <w:tcPr>
            <w:tcW w:w="597" w:type="dxa"/>
            <w:tcBorders>
              <w:top w:val="single" w:sz="4" w:space="0" w:color="CF022B"/>
              <w:bottom w:val="nil"/>
            </w:tcBorders>
            <w:shd w:val="clear" w:color="auto" w:fill="F3F3F3"/>
          </w:tcPr>
          <w:p w14:paraId="2763C759" w14:textId="77777777" w:rsidR="000E4807" w:rsidRPr="007E7140" w:rsidRDefault="000E4807" w:rsidP="00185F6D">
            <w:pPr>
              <w:pStyle w:val="Normalsansretrait"/>
              <w:spacing w:before="0" w:line="60" w:lineRule="exact"/>
              <w:rPr>
                <w:sz w:val="20"/>
              </w:rPr>
            </w:pPr>
            <w:bookmarkStart w:id="5" w:name="OLE_LINK1"/>
            <w:bookmarkStart w:id="6" w:name="OLE_LINK2"/>
          </w:p>
        </w:tc>
        <w:tc>
          <w:tcPr>
            <w:tcW w:w="347" w:type="dxa"/>
            <w:tcBorders>
              <w:top w:val="single" w:sz="4" w:space="0" w:color="CF022B"/>
            </w:tcBorders>
            <w:shd w:val="clear" w:color="auto" w:fill="FFFFFF"/>
          </w:tcPr>
          <w:p w14:paraId="2763C75A" w14:textId="77777777" w:rsidR="000E4807" w:rsidRPr="007E7140" w:rsidRDefault="000E4807" w:rsidP="00185F6D">
            <w:pPr>
              <w:pStyle w:val="Normalsansretrait"/>
              <w:spacing w:before="0" w:line="60" w:lineRule="exact"/>
              <w:rPr>
                <w:sz w:val="20"/>
              </w:rPr>
            </w:pPr>
          </w:p>
        </w:tc>
        <w:tc>
          <w:tcPr>
            <w:tcW w:w="1206" w:type="dxa"/>
            <w:gridSpan w:val="2"/>
            <w:tcBorders>
              <w:top w:val="single" w:sz="4" w:space="0" w:color="CF022B"/>
            </w:tcBorders>
            <w:shd w:val="clear" w:color="auto" w:fill="FFFFFF"/>
          </w:tcPr>
          <w:p w14:paraId="2763C75B" w14:textId="77777777" w:rsidR="000E4807" w:rsidRPr="007E7140" w:rsidRDefault="000E4807" w:rsidP="00185F6D">
            <w:pPr>
              <w:pStyle w:val="Normalsansretrait"/>
              <w:spacing w:before="0" w:line="60" w:lineRule="exact"/>
              <w:ind w:left="57"/>
              <w:rPr>
                <w:rFonts w:ascii="Century Gothic" w:hAnsi="Century Gothic"/>
                <w:color w:val="E51519"/>
                <w:sz w:val="20"/>
              </w:rPr>
            </w:pPr>
          </w:p>
        </w:tc>
        <w:tc>
          <w:tcPr>
            <w:tcW w:w="4454" w:type="dxa"/>
            <w:gridSpan w:val="2"/>
            <w:tcBorders>
              <w:top w:val="single" w:sz="4" w:space="0" w:color="CF022B"/>
            </w:tcBorders>
            <w:shd w:val="clear" w:color="auto" w:fill="FFFFFF"/>
            <w:vAlign w:val="bottom"/>
          </w:tcPr>
          <w:p w14:paraId="2763C75C" w14:textId="77777777" w:rsidR="000E4807" w:rsidRPr="007E7140" w:rsidRDefault="000E4807" w:rsidP="00185F6D">
            <w:pPr>
              <w:pStyle w:val="Normalsansretrait"/>
              <w:keepNext/>
              <w:keepLines/>
              <w:spacing w:before="0" w:line="60" w:lineRule="exact"/>
              <w:ind w:left="132" w:right="16"/>
              <w:jc w:val="left"/>
              <w:rPr>
                <w:rFonts w:ascii="Century Gothic" w:hAnsi="Century Gothic"/>
                <w:szCs w:val="18"/>
              </w:rPr>
            </w:pPr>
          </w:p>
        </w:tc>
        <w:tc>
          <w:tcPr>
            <w:tcW w:w="237" w:type="dxa"/>
            <w:tcBorders>
              <w:top w:val="single" w:sz="4" w:space="0" w:color="CF022B"/>
            </w:tcBorders>
            <w:shd w:val="clear" w:color="auto" w:fill="FFFFFF"/>
          </w:tcPr>
          <w:p w14:paraId="2763C75D" w14:textId="77777777" w:rsidR="000E4807" w:rsidRPr="007E7140" w:rsidRDefault="000E4807" w:rsidP="00185F6D">
            <w:pPr>
              <w:pStyle w:val="Normalsansretrait"/>
              <w:keepNext/>
              <w:keepLines/>
              <w:spacing w:before="0" w:line="60" w:lineRule="exact"/>
              <w:ind w:left="132" w:right="16"/>
              <w:jc w:val="left"/>
              <w:rPr>
                <w:rFonts w:ascii="Century Gothic" w:hAnsi="Century Gothic"/>
                <w:szCs w:val="18"/>
              </w:rPr>
            </w:pPr>
          </w:p>
        </w:tc>
      </w:tr>
      <w:bookmarkEnd w:id="5"/>
      <w:bookmarkEnd w:id="6"/>
      <w:tr w:rsidR="000E4807" w:rsidRPr="007E7140" w14:paraId="2763C764" w14:textId="77777777" w:rsidTr="00D961AB">
        <w:trPr>
          <w:trHeight w:val="480"/>
        </w:trPr>
        <w:tc>
          <w:tcPr>
            <w:tcW w:w="597" w:type="dxa"/>
            <w:tcBorders>
              <w:top w:val="nil"/>
              <w:bottom w:val="nil"/>
            </w:tcBorders>
            <w:shd w:val="clear" w:color="auto" w:fill="F3F3F3"/>
          </w:tcPr>
          <w:p w14:paraId="2763C75F" w14:textId="77777777" w:rsidR="000E4807" w:rsidRPr="007E7140" w:rsidRDefault="000E4807" w:rsidP="00185F6D">
            <w:pPr>
              <w:pStyle w:val="Normalsansretrait"/>
              <w:spacing w:before="0" w:line="240" w:lineRule="auto"/>
              <w:rPr>
                <w:sz w:val="20"/>
              </w:rPr>
            </w:pPr>
          </w:p>
        </w:tc>
        <w:tc>
          <w:tcPr>
            <w:tcW w:w="347" w:type="dxa"/>
            <w:shd w:val="clear" w:color="auto" w:fill="FFFFFF"/>
          </w:tcPr>
          <w:p w14:paraId="2763C760" w14:textId="77777777" w:rsidR="000E4807" w:rsidRPr="007E7140" w:rsidRDefault="000E4807" w:rsidP="00185F6D">
            <w:pPr>
              <w:pStyle w:val="Normalsansretrait"/>
              <w:spacing w:before="0" w:line="240" w:lineRule="auto"/>
              <w:rPr>
                <w:sz w:val="20"/>
              </w:rPr>
            </w:pPr>
          </w:p>
        </w:tc>
        <w:tc>
          <w:tcPr>
            <w:tcW w:w="1206" w:type="dxa"/>
            <w:gridSpan w:val="2"/>
            <w:shd w:val="clear" w:color="auto" w:fill="FFFFFF"/>
          </w:tcPr>
          <w:p w14:paraId="2763C761" w14:textId="77777777" w:rsidR="000E4807" w:rsidRPr="007E7140" w:rsidRDefault="000E4807" w:rsidP="00185F6D">
            <w:pPr>
              <w:pStyle w:val="Normalsansretrait"/>
              <w:spacing w:before="0" w:line="240" w:lineRule="auto"/>
              <w:ind w:left="57"/>
              <w:rPr>
                <w:rFonts w:ascii="Century Gothic" w:hAnsi="Century Gothic"/>
                <w:color w:val="E51519"/>
                <w:sz w:val="20"/>
              </w:rPr>
            </w:pPr>
          </w:p>
        </w:tc>
        <w:tc>
          <w:tcPr>
            <w:tcW w:w="4454" w:type="dxa"/>
            <w:gridSpan w:val="2"/>
            <w:shd w:val="clear" w:color="auto" w:fill="FFFFFF"/>
          </w:tcPr>
          <w:p w14:paraId="2763C762" w14:textId="77777777" w:rsidR="000E4807" w:rsidRPr="007E7140" w:rsidRDefault="000E4807" w:rsidP="0098364B">
            <w:pPr>
              <w:pStyle w:val="ConfidentielpourPremirepage"/>
              <w:rPr>
                <w:color w:val="CF022B"/>
              </w:rPr>
            </w:pPr>
          </w:p>
        </w:tc>
        <w:tc>
          <w:tcPr>
            <w:tcW w:w="237" w:type="dxa"/>
            <w:shd w:val="clear" w:color="auto" w:fill="FFFFFF"/>
          </w:tcPr>
          <w:p w14:paraId="2763C763" w14:textId="77777777" w:rsidR="000E4807" w:rsidRPr="007E7140" w:rsidRDefault="000E4807" w:rsidP="00185F6D">
            <w:pPr>
              <w:pStyle w:val="ConfidentielpourPremirepage"/>
              <w:rPr>
                <w:color w:val="CF022B"/>
              </w:rPr>
            </w:pPr>
          </w:p>
        </w:tc>
      </w:tr>
      <w:tr w:rsidR="000E4807" w:rsidRPr="007E7140" w14:paraId="2763C769" w14:textId="77777777" w:rsidTr="00D961AB">
        <w:trPr>
          <w:trHeight w:val="317"/>
        </w:trPr>
        <w:tc>
          <w:tcPr>
            <w:tcW w:w="597" w:type="dxa"/>
            <w:tcBorders>
              <w:top w:val="nil"/>
              <w:bottom w:val="nil"/>
            </w:tcBorders>
            <w:shd w:val="clear" w:color="auto" w:fill="F3F3F3"/>
          </w:tcPr>
          <w:p w14:paraId="2763C765" w14:textId="77777777" w:rsidR="000E4807" w:rsidRPr="007E7140" w:rsidRDefault="000E4807" w:rsidP="00185F6D">
            <w:pPr>
              <w:pStyle w:val="Normalsansretrait"/>
              <w:spacing w:before="0" w:line="240" w:lineRule="auto"/>
              <w:rPr>
                <w:sz w:val="22"/>
                <w:szCs w:val="22"/>
              </w:rPr>
            </w:pPr>
          </w:p>
        </w:tc>
        <w:tc>
          <w:tcPr>
            <w:tcW w:w="347" w:type="dxa"/>
            <w:shd w:val="clear" w:color="auto" w:fill="FFFFFF"/>
          </w:tcPr>
          <w:p w14:paraId="2763C766" w14:textId="77777777" w:rsidR="000E4807" w:rsidRPr="007E7140" w:rsidRDefault="000E4807" w:rsidP="00185F6D">
            <w:pPr>
              <w:pStyle w:val="Normalsansretrait"/>
              <w:spacing w:before="0" w:line="240" w:lineRule="auto"/>
              <w:rPr>
                <w:sz w:val="22"/>
                <w:szCs w:val="22"/>
              </w:rPr>
            </w:pPr>
          </w:p>
        </w:tc>
        <w:tc>
          <w:tcPr>
            <w:tcW w:w="5660" w:type="dxa"/>
            <w:gridSpan w:val="4"/>
            <w:shd w:val="clear" w:color="auto" w:fill="FFFFFF"/>
          </w:tcPr>
          <w:p w14:paraId="2763C767" w14:textId="78EE25BF" w:rsidR="000E4807" w:rsidRPr="007E7140" w:rsidRDefault="00E10DBD" w:rsidP="00E10DBD">
            <w:pPr>
              <w:pStyle w:val="PremirepageClient"/>
            </w:pPr>
            <w:del w:id="7" w:author="COLMENA MATEOS Adrian" w:date="2018-11-26T16:21:00Z">
              <w:r w:rsidRPr="007E7140" w:rsidDel="00581431">
                <w:delText>Centre de service</w:delText>
              </w:r>
              <w:r w:rsidR="0098364B" w:rsidRPr="007E7140" w:rsidDel="00581431">
                <w:delText xml:space="preserve"> Valence</w:delText>
              </w:r>
            </w:del>
            <w:ins w:id="8" w:author="COLMENA MATEOS Adrian" w:date="2018-11-26T16:21:00Z">
              <w:r w:rsidR="00581431">
                <w:t>Formación Sopra</w:t>
              </w:r>
            </w:ins>
          </w:p>
        </w:tc>
        <w:tc>
          <w:tcPr>
            <w:tcW w:w="237" w:type="dxa"/>
            <w:shd w:val="clear" w:color="auto" w:fill="FFFFFF"/>
          </w:tcPr>
          <w:p w14:paraId="2763C768" w14:textId="77777777" w:rsidR="000E4807" w:rsidRPr="007E7140" w:rsidRDefault="000E4807" w:rsidP="00185F6D">
            <w:pPr>
              <w:pStyle w:val="PremirepageClient"/>
            </w:pPr>
          </w:p>
        </w:tc>
      </w:tr>
      <w:tr w:rsidR="003469C5" w:rsidRPr="007E7140" w14:paraId="2763C76E" w14:textId="77777777" w:rsidTr="00D961AB">
        <w:trPr>
          <w:gridAfter w:val="4"/>
          <w:wAfter w:w="5660" w:type="dxa"/>
          <w:trHeight w:val="661"/>
        </w:trPr>
        <w:tc>
          <w:tcPr>
            <w:tcW w:w="597" w:type="dxa"/>
            <w:tcBorders>
              <w:top w:val="nil"/>
              <w:bottom w:val="nil"/>
            </w:tcBorders>
            <w:shd w:val="clear" w:color="auto" w:fill="F3F3F3"/>
          </w:tcPr>
          <w:p w14:paraId="2763C76A" w14:textId="77777777" w:rsidR="003469C5" w:rsidRPr="007E7140" w:rsidRDefault="003469C5" w:rsidP="00185F6D">
            <w:pPr>
              <w:pStyle w:val="Normalsansretrait"/>
              <w:spacing w:before="0" w:line="240" w:lineRule="auto"/>
              <w:rPr>
                <w:i/>
                <w:sz w:val="22"/>
                <w:szCs w:val="22"/>
              </w:rPr>
            </w:pPr>
          </w:p>
        </w:tc>
        <w:tc>
          <w:tcPr>
            <w:tcW w:w="347" w:type="dxa"/>
            <w:shd w:val="clear" w:color="auto" w:fill="FFFFFF"/>
          </w:tcPr>
          <w:p w14:paraId="2763C76B" w14:textId="77777777" w:rsidR="003469C5" w:rsidRPr="007E7140" w:rsidRDefault="003469C5" w:rsidP="00185F6D">
            <w:pPr>
              <w:pStyle w:val="Normalsansretrait"/>
              <w:spacing w:before="0" w:line="240" w:lineRule="auto"/>
              <w:rPr>
                <w:i/>
                <w:sz w:val="22"/>
                <w:szCs w:val="22"/>
              </w:rPr>
            </w:pPr>
          </w:p>
        </w:tc>
        <w:tc>
          <w:tcPr>
            <w:tcW w:w="237" w:type="dxa"/>
            <w:tcBorders>
              <w:bottom w:val="nil"/>
            </w:tcBorders>
            <w:shd w:val="clear" w:color="auto" w:fill="FFFFFF"/>
          </w:tcPr>
          <w:p w14:paraId="2763C76D" w14:textId="77777777" w:rsidR="003469C5" w:rsidRPr="007E7140" w:rsidRDefault="003469C5" w:rsidP="00185F6D">
            <w:pPr>
              <w:pStyle w:val="PremirepageduProjet"/>
            </w:pPr>
          </w:p>
        </w:tc>
      </w:tr>
      <w:tr w:rsidR="000E4807" w:rsidRPr="007E7140" w14:paraId="2763C773" w14:textId="77777777" w:rsidTr="00D961AB">
        <w:trPr>
          <w:trHeight w:val="1145"/>
        </w:trPr>
        <w:tc>
          <w:tcPr>
            <w:tcW w:w="597" w:type="dxa"/>
            <w:tcBorders>
              <w:top w:val="nil"/>
              <w:bottom w:val="nil"/>
            </w:tcBorders>
            <w:shd w:val="clear" w:color="auto" w:fill="F3F3F3"/>
          </w:tcPr>
          <w:p w14:paraId="2763C76F" w14:textId="58B839E4" w:rsidR="000E4807" w:rsidRPr="007E7140" w:rsidRDefault="000E4807" w:rsidP="00185F6D">
            <w:pPr>
              <w:pStyle w:val="Normalsansretrait"/>
              <w:spacing w:before="0" w:line="60" w:lineRule="exact"/>
              <w:rPr>
                <w:sz w:val="20"/>
              </w:rPr>
            </w:pPr>
          </w:p>
        </w:tc>
        <w:tc>
          <w:tcPr>
            <w:tcW w:w="347" w:type="dxa"/>
            <w:shd w:val="clear" w:color="auto" w:fill="FFFFFF"/>
          </w:tcPr>
          <w:p w14:paraId="2763C770" w14:textId="77777777" w:rsidR="000E4807" w:rsidRPr="007E7140" w:rsidRDefault="000E4807" w:rsidP="00185F6D">
            <w:pPr>
              <w:pStyle w:val="Normalsansretrait"/>
              <w:spacing w:before="0" w:line="60" w:lineRule="exact"/>
              <w:rPr>
                <w:sz w:val="20"/>
              </w:rPr>
            </w:pPr>
          </w:p>
        </w:tc>
        <w:tc>
          <w:tcPr>
            <w:tcW w:w="5660" w:type="dxa"/>
            <w:gridSpan w:val="4"/>
            <w:tcBorders>
              <w:bottom w:val="single" w:sz="4" w:space="0" w:color="C0C0C0"/>
            </w:tcBorders>
            <w:shd w:val="clear" w:color="auto" w:fill="FFFFFF"/>
          </w:tcPr>
          <w:p w14:paraId="2763C771" w14:textId="318D136E" w:rsidR="000E4807" w:rsidRPr="007E7140" w:rsidRDefault="002217BF" w:rsidP="0098364B">
            <w:pPr>
              <w:pStyle w:val="TitredePremirepage"/>
              <w:rPr>
                <w:color w:val="CF022B"/>
              </w:rPr>
            </w:pPr>
            <w:del w:id="9" w:author="COLMENA MATEOS Adrian" w:date="2018-11-26T16:21:00Z">
              <w:r w:rsidDel="00581431">
                <w:rPr>
                  <w:color w:val="CF022B"/>
                </w:rPr>
                <w:delText>Formación JPA</w:delText>
              </w:r>
            </w:del>
            <w:ins w:id="10" w:author="COLMENA MATEOS Adrian" w:date="2018-11-26T16:21:00Z">
              <w:r w:rsidR="00581431">
                <w:rPr>
                  <w:color w:val="CF022B"/>
                </w:rPr>
                <w:t>JPA básico</w:t>
              </w:r>
            </w:ins>
            <w:r w:rsidR="00E10DBD" w:rsidRPr="007E7140">
              <w:rPr>
                <w:color w:val="CF022B"/>
              </w:rPr>
              <w:t xml:space="preserve"> </w:t>
            </w:r>
            <w:del w:id="11" w:author="COLMENA MATEOS Adrian" w:date="2018-11-26T09:47:00Z">
              <w:r w:rsidR="00E10DBD" w:rsidRPr="007E7140" w:rsidDel="003469C5">
                <w:rPr>
                  <w:color w:val="CF022B"/>
                </w:rPr>
                <w:delText>- GEMIS</w:delText>
              </w:r>
              <w:r w:rsidR="000E4807" w:rsidRPr="007E7140" w:rsidDel="003469C5">
                <w:rPr>
                  <w:color w:val="CF022B"/>
                </w:rPr>
                <w:delText xml:space="preserve"> </w:delText>
              </w:r>
            </w:del>
          </w:p>
        </w:tc>
        <w:tc>
          <w:tcPr>
            <w:tcW w:w="237" w:type="dxa"/>
            <w:tcBorders>
              <w:top w:val="nil"/>
              <w:bottom w:val="nil"/>
            </w:tcBorders>
            <w:shd w:val="clear" w:color="auto" w:fill="FFFFFF"/>
          </w:tcPr>
          <w:p w14:paraId="2763C772" w14:textId="77777777" w:rsidR="000E4807" w:rsidRPr="007E7140" w:rsidRDefault="000E4807" w:rsidP="00185F6D">
            <w:pPr>
              <w:pStyle w:val="TitredePremirepage"/>
              <w:rPr>
                <w:color w:val="CF022B"/>
              </w:rPr>
            </w:pPr>
          </w:p>
        </w:tc>
      </w:tr>
      <w:tr w:rsidR="000E4807" w:rsidRPr="007E7140" w14:paraId="2763C778" w14:textId="77777777" w:rsidTr="00D961AB">
        <w:tc>
          <w:tcPr>
            <w:tcW w:w="597" w:type="dxa"/>
            <w:tcBorders>
              <w:top w:val="nil"/>
              <w:bottom w:val="nil"/>
            </w:tcBorders>
            <w:shd w:val="clear" w:color="auto" w:fill="F3F3F3"/>
          </w:tcPr>
          <w:p w14:paraId="2763C774" w14:textId="77777777" w:rsidR="000E4807" w:rsidRPr="007E7140" w:rsidRDefault="000E4807" w:rsidP="00185F6D">
            <w:pPr>
              <w:pStyle w:val="Normalsansretrait"/>
              <w:spacing w:before="0" w:line="240" w:lineRule="auto"/>
              <w:rPr>
                <w:sz w:val="20"/>
              </w:rPr>
            </w:pPr>
          </w:p>
        </w:tc>
        <w:tc>
          <w:tcPr>
            <w:tcW w:w="347" w:type="dxa"/>
            <w:shd w:val="clear" w:color="auto" w:fill="FFFFFF"/>
          </w:tcPr>
          <w:p w14:paraId="2763C775" w14:textId="77777777" w:rsidR="000E4807" w:rsidRPr="007E7140" w:rsidRDefault="000E4807" w:rsidP="00185F6D">
            <w:pPr>
              <w:pStyle w:val="Normalsansretrait"/>
              <w:spacing w:before="0" w:line="240" w:lineRule="auto"/>
              <w:rPr>
                <w:sz w:val="20"/>
              </w:rPr>
            </w:pPr>
          </w:p>
        </w:tc>
        <w:tc>
          <w:tcPr>
            <w:tcW w:w="5660" w:type="dxa"/>
            <w:gridSpan w:val="4"/>
            <w:tcBorders>
              <w:top w:val="single" w:sz="4" w:space="0" w:color="C0C0C0"/>
              <w:bottom w:val="nil"/>
            </w:tcBorders>
            <w:shd w:val="clear" w:color="auto" w:fill="FFFFFF"/>
          </w:tcPr>
          <w:p w14:paraId="2763C776" w14:textId="450A1A8D" w:rsidR="000E4807" w:rsidRPr="007E7140" w:rsidRDefault="005A1BEF" w:rsidP="00581431">
            <w:pPr>
              <w:pStyle w:val="Info"/>
            </w:pPr>
            <w:fldSimple w:instr=" DOCPROPERTY  DOCSLABEL_version  \* MERGEFORMAT ">
              <w:ins w:id="12" w:author="TARELA DUQUE Nicole" w:date="2018-12-12T14:16:00Z">
                <w:r w:rsidR="00D332B4">
                  <w:t>Version</w:t>
                </w:r>
              </w:ins>
              <w:ins w:id="13" w:author="COLMENA MATEOS Adrian" w:date="2018-11-26T17:11:00Z">
                <w:del w:id="14" w:author="TARELA DUQUE Nicole" w:date="2018-12-10T09:38:00Z">
                  <w:r w:rsidR="00450EF1" w:rsidDel="00F8650F">
                    <w:delText>Version</w:delText>
                  </w:r>
                </w:del>
              </w:ins>
              <w:del w:id="15" w:author="TARELA DUQUE Nicole" w:date="2018-12-10T09:38:00Z">
                <w:r w:rsidR="00625463" w:rsidDel="00F8650F">
                  <w:delText>Version</w:delText>
                </w:r>
              </w:del>
            </w:fldSimple>
            <w:r w:rsidR="000E4807" w:rsidRPr="007E7140">
              <w:t xml:space="preserve"> </w:t>
            </w:r>
            <w:r w:rsidR="00BE768C" w:rsidRPr="007E7140">
              <w:t>1.0</w:t>
            </w:r>
            <w:r w:rsidR="000E4807" w:rsidRPr="007E7140">
              <w:t xml:space="preserve"> </w:t>
            </w:r>
            <w:del w:id="16" w:author="COLMENA MATEOS Adrian" w:date="2018-11-26T16:20:00Z">
              <w:r w:rsidR="002217BF" w:rsidDel="00581431">
                <w:delText xml:space="preserve">Martes </w:delText>
              </w:r>
            </w:del>
            <w:ins w:id="17" w:author="COLMENA MATEOS Adrian" w:date="2018-11-26T16:20:00Z">
              <w:r w:rsidR="00581431">
                <w:t xml:space="preserve">Lunes </w:t>
              </w:r>
            </w:ins>
            <w:r w:rsidR="002217BF">
              <w:t>2</w:t>
            </w:r>
            <w:ins w:id="18" w:author="COLMENA MATEOS Adrian" w:date="2018-11-26T16:20:00Z">
              <w:r w:rsidR="00581431">
                <w:t>1</w:t>
              </w:r>
            </w:ins>
            <w:del w:id="19" w:author="COLMENA MATEOS Adrian" w:date="2018-11-26T16:20:00Z">
              <w:r w:rsidR="002217BF" w:rsidDel="00581431">
                <w:delText>0</w:delText>
              </w:r>
            </w:del>
            <w:r w:rsidR="002217BF">
              <w:t xml:space="preserve"> Noviembre</w:t>
            </w:r>
            <w:r w:rsidR="004A2BFD" w:rsidRPr="007E7140">
              <w:t xml:space="preserve"> 2018</w:t>
            </w:r>
          </w:p>
        </w:tc>
        <w:tc>
          <w:tcPr>
            <w:tcW w:w="237" w:type="dxa"/>
            <w:tcBorders>
              <w:top w:val="nil"/>
              <w:bottom w:val="nil"/>
            </w:tcBorders>
            <w:shd w:val="clear" w:color="auto" w:fill="FFFFFF"/>
          </w:tcPr>
          <w:p w14:paraId="2763C777" w14:textId="77777777" w:rsidR="000E4807" w:rsidRPr="007E7140" w:rsidRDefault="000E4807" w:rsidP="00185F6D">
            <w:pPr>
              <w:pStyle w:val="Info"/>
            </w:pPr>
          </w:p>
        </w:tc>
      </w:tr>
      <w:tr w:rsidR="00581431" w:rsidRPr="007E7140" w14:paraId="2763C77D" w14:textId="77777777" w:rsidTr="00D961AB">
        <w:trPr>
          <w:gridAfter w:val="5"/>
          <w:wAfter w:w="5897" w:type="dxa"/>
        </w:trPr>
        <w:tc>
          <w:tcPr>
            <w:tcW w:w="597" w:type="dxa"/>
            <w:tcBorders>
              <w:top w:val="nil"/>
              <w:bottom w:val="nil"/>
            </w:tcBorders>
            <w:shd w:val="clear" w:color="auto" w:fill="F3F3F3"/>
          </w:tcPr>
          <w:p w14:paraId="2763C779" w14:textId="77777777" w:rsidR="00581431" w:rsidRPr="007E7140" w:rsidRDefault="00581431" w:rsidP="00185F6D">
            <w:pPr>
              <w:pStyle w:val="Normalsansretrait"/>
              <w:spacing w:before="0" w:line="240" w:lineRule="auto"/>
              <w:rPr>
                <w:sz w:val="20"/>
              </w:rPr>
            </w:pPr>
          </w:p>
        </w:tc>
        <w:tc>
          <w:tcPr>
            <w:tcW w:w="347" w:type="dxa"/>
            <w:shd w:val="clear" w:color="auto" w:fill="FFFFFF"/>
          </w:tcPr>
          <w:p w14:paraId="2763C77A" w14:textId="77777777" w:rsidR="00581431" w:rsidRPr="007E7140" w:rsidRDefault="00581431" w:rsidP="00185F6D">
            <w:pPr>
              <w:pStyle w:val="Normalsansretrait"/>
              <w:spacing w:before="0" w:line="240" w:lineRule="auto"/>
              <w:rPr>
                <w:sz w:val="20"/>
              </w:rPr>
            </w:pPr>
          </w:p>
        </w:tc>
      </w:tr>
      <w:tr w:rsidR="000E4807" w:rsidRPr="007E7140" w14:paraId="2763C783" w14:textId="77777777" w:rsidTr="00D961AB">
        <w:tc>
          <w:tcPr>
            <w:tcW w:w="597" w:type="dxa"/>
            <w:tcBorders>
              <w:top w:val="nil"/>
              <w:bottom w:val="single" w:sz="4" w:space="0" w:color="CF022B"/>
            </w:tcBorders>
            <w:shd w:val="clear" w:color="auto" w:fill="F3F3F3"/>
          </w:tcPr>
          <w:p w14:paraId="2763C77E" w14:textId="77777777" w:rsidR="000E4807" w:rsidRPr="007E7140" w:rsidRDefault="000E4807" w:rsidP="00185F6D">
            <w:pPr>
              <w:pStyle w:val="Normalsansretrait"/>
              <w:spacing w:before="0" w:line="240" w:lineRule="auto"/>
            </w:pPr>
          </w:p>
        </w:tc>
        <w:tc>
          <w:tcPr>
            <w:tcW w:w="347" w:type="dxa"/>
            <w:tcBorders>
              <w:bottom w:val="single" w:sz="4" w:space="0" w:color="CF022B"/>
            </w:tcBorders>
            <w:shd w:val="clear" w:color="auto" w:fill="FFFFFF"/>
          </w:tcPr>
          <w:p w14:paraId="2763C77F" w14:textId="77777777" w:rsidR="000E4807" w:rsidRPr="007E7140" w:rsidRDefault="000E4807" w:rsidP="00185F6D">
            <w:pPr>
              <w:pStyle w:val="Normalsansretrait"/>
              <w:spacing w:before="0" w:line="240" w:lineRule="auto"/>
            </w:pPr>
          </w:p>
        </w:tc>
        <w:tc>
          <w:tcPr>
            <w:tcW w:w="4067" w:type="dxa"/>
            <w:gridSpan w:val="3"/>
            <w:tcBorders>
              <w:bottom w:val="single" w:sz="4" w:space="0" w:color="CF022B"/>
            </w:tcBorders>
            <w:shd w:val="clear" w:color="auto" w:fill="FFFFFF"/>
          </w:tcPr>
          <w:p w14:paraId="2763C780" w14:textId="77777777" w:rsidR="000E4807" w:rsidRPr="007E7140" w:rsidRDefault="000E4807" w:rsidP="00185F6D">
            <w:pPr>
              <w:pStyle w:val="Normalsansretrait"/>
              <w:spacing w:before="0" w:line="240" w:lineRule="auto"/>
              <w:ind w:left="57"/>
            </w:pPr>
          </w:p>
        </w:tc>
        <w:tc>
          <w:tcPr>
            <w:tcW w:w="1593" w:type="dxa"/>
            <w:tcBorders>
              <w:bottom w:val="single" w:sz="4" w:space="0" w:color="CF022B"/>
            </w:tcBorders>
            <w:shd w:val="clear" w:color="auto" w:fill="FFFFFF"/>
          </w:tcPr>
          <w:p w14:paraId="2763C781" w14:textId="77777777" w:rsidR="000E4807" w:rsidRPr="007E7140" w:rsidRDefault="000E4807" w:rsidP="00185F6D">
            <w:pPr>
              <w:pStyle w:val="Normalsansretrait"/>
              <w:keepNext/>
              <w:keepLines/>
              <w:spacing w:before="0" w:line="240" w:lineRule="auto"/>
              <w:ind w:left="132" w:right="16"/>
              <w:rPr>
                <w:rFonts w:ascii="Century Gothic" w:hAnsi="Century Gothic"/>
                <w:szCs w:val="18"/>
              </w:rPr>
            </w:pPr>
          </w:p>
        </w:tc>
        <w:tc>
          <w:tcPr>
            <w:tcW w:w="237" w:type="dxa"/>
            <w:tcBorders>
              <w:bottom w:val="single" w:sz="4" w:space="0" w:color="CF022B"/>
            </w:tcBorders>
            <w:shd w:val="clear" w:color="auto" w:fill="FFFFFF"/>
          </w:tcPr>
          <w:p w14:paraId="2763C782" w14:textId="77777777" w:rsidR="000E4807" w:rsidRPr="007E7140" w:rsidRDefault="000E4807" w:rsidP="00185F6D">
            <w:pPr>
              <w:pStyle w:val="Normalsansretrait"/>
              <w:keepNext/>
              <w:keepLines/>
              <w:spacing w:before="0" w:line="240" w:lineRule="auto"/>
              <w:ind w:left="132" w:right="16"/>
              <w:rPr>
                <w:rFonts w:ascii="Century Gothic" w:hAnsi="Century Gothic"/>
                <w:szCs w:val="18"/>
              </w:rPr>
            </w:pPr>
          </w:p>
        </w:tc>
      </w:tr>
    </w:tbl>
    <w:p w14:paraId="2763C784" w14:textId="77777777" w:rsidR="000E4807" w:rsidRPr="007E7140" w:rsidRDefault="000E4807" w:rsidP="000E4807">
      <w:pPr>
        <w:pStyle w:val="Normalsansretrait"/>
      </w:pPr>
    </w:p>
    <w:p w14:paraId="2763C785" w14:textId="77777777" w:rsidR="000E4807" w:rsidRPr="007E7140" w:rsidRDefault="000E4807" w:rsidP="000E4807">
      <w:pPr>
        <w:ind w:left="0"/>
      </w:pPr>
      <w:r w:rsidRPr="007E7140">
        <w:br w:type="page"/>
      </w:r>
    </w:p>
    <w:p w14:paraId="2763C786" w14:textId="77777777" w:rsidR="000E4807" w:rsidRPr="007E7140" w:rsidRDefault="000E4807" w:rsidP="009C605F"/>
    <w:p w14:paraId="2763C787" w14:textId="702361C5" w:rsidR="000E4807" w:rsidRPr="007E7140" w:rsidRDefault="003469C5" w:rsidP="000E4807">
      <w:pPr>
        <w:pStyle w:val="TitredelHistorique"/>
      </w:pPr>
      <w:del w:id="20" w:author="COLMENA MATEOS Adrian" w:date="2018-11-26T16:20:00Z">
        <w:r w:rsidDel="00D008DC">
          <w:fldChar w:fldCharType="begin"/>
        </w:r>
        <w:r w:rsidDel="00D008DC">
          <w:delInstrText xml:space="preserve"> DOCPROPERTY  DOCSLABEL_documenthistory  \* MERGEFORMAT </w:delInstrText>
        </w:r>
        <w:r w:rsidDel="00D008DC">
          <w:fldChar w:fldCharType="separate"/>
        </w:r>
        <w:r w:rsidR="00625463" w:rsidDel="00D008DC">
          <w:delText>Historique</w:delText>
        </w:r>
        <w:r w:rsidDel="00D008DC">
          <w:fldChar w:fldCharType="end"/>
        </w:r>
      </w:del>
      <w:ins w:id="21" w:author="COLMENA MATEOS Adrian" w:date="2018-11-26T17:10:00Z">
        <w:r w:rsidR="008021BB">
          <w:t>Historial</w:t>
        </w:r>
      </w:ins>
    </w:p>
    <w:p w14:paraId="2763C788" w14:textId="77777777" w:rsidR="000E4807" w:rsidRPr="007E7140" w:rsidRDefault="000E4807" w:rsidP="000E4807">
      <w:pPr>
        <w:ind w:left="0"/>
      </w:pPr>
    </w:p>
    <w:tbl>
      <w:tblPr>
        <w:tblW w:w="9975" w:type="dxa"/>
        <w:tblInd w:w="228" w:type="dxa"/>
        <w:tblBorders>
          <w:top w:val="single" w:sz="4" w:space="0" w:color="auto"/>
          <w:left w:val="single" w:sz="4" w:space="0" w:color="E51519"/>
          <w:bottom w:val="single" w:sz="4" w:space="0" w:color="E51519"/>
          <w:right w:val="single" w:sz="4" w:space="0" w:color="E51519"/>
          <w:insideH w:val="single" w:sz="4" w:space="0" w:color="C0C0C0"/>
          <w:insideV w:val="single" w:sz="4" w:space="0" w:color="C0C0C0"/>
        </w:tblBorders>
        <w:tblLayout w:type="fixed"/>
        <w:tblLook w:val="01E0" w:firstRow="1" w:lastRow="1" w:firstColumn="1" w:lastColumn="1" w:noHBand="0" w:noVBand="0"/>
      </w:tblPr>
      <w:tblGrid>
        <w:gridCol w:w="1134"/>
        <w:gridCol w:w="1474"/>
        <w:gridCol w:w="3147"/>
        <w:gridCol w:w="2268"/>
        <w:gridCol w:w="1932"/>
        <w:gridCol w:w="20"/>
      </w:tblGrid>
      <w:tr w:rsidR="000E4807" w:rsidRPr="007E7140" w14:paraId="2763C78E" w14:textId="77777777" w:rsidTr="008021BB">
        <w:trPr>
          <w:gridAfter w:val="1"/>
          <w:wAfter w:w="20" w:type="dxa"/>
        </w:trPr>
        <w:tc>
          <w:tcPr>
            <w:tcW w:w="1134" w:type="dxa"/>
            <w:tcBorders>
              <w:top w:val="single" w:sz="2" w:space="0" w:color="auto"/>
              <w:left w:val="single" w:sz="2" w:space="0" w:color="auto"/>
              <w:bottom w:val="single" w:sz="4" w:space="0" w:color="auto"/>
              <w:right w:val="nil"/>
              <w:tl2br w:val="nil"/>
              <w:tr2bl w:val="nil"/>
            </w:tcBorders>
            <w:shd w:val="clear" w:color="auto" w:fill="E6E6E6"/>
          </w:tcPr>
          <w:p w14:paraId="2763C789" w14:textId="5EFF29A2" w:rsidR="000E4807" w:rsidRPr="007E7140" w:rsidRDefault="00450EF1" w:rsidP="00185F6D">
            <w:pPr>
              <w:spacing w:after="60" w:line="240" w:lineRule="auto"/>
              <w:ind w:left="0"/>
              <w:rPr>
                <w:b/>
                <w:color w:val="808080"/>
                <w:szCs w:val="32"/>
              </w:rPr>
            </w:pPr>
            <w:ins w:id="22" w:author="COLMENA MATEOS Adrian" w:date="2018-11-26T17:11:00Z">
              <w:r>
                <w:rPr>
                  <w:b/>
                  <w:color w:val="808080"/>
                  <w:szCs w:val="32"/>
                </w:rPr>
                <w:t>Versión</w:t>
              </w:r>
            </w:ins>
            <w:del w:id="23" w:author="COLMENA MATEOS Adrian" w:date="2018-11-26T17:11:00Z">
              <w:r w:rsidR="000E4807" w:rsidRPr="007E7140" w:rsidDel="00450EF1">
                <w:rPr>
                  <w:b/>
                  <w:color w:val="808080"/>
                  <w:szCs w:val="32"/>
                </w:rPr>
                <w:fldChar w:fldCharType="begin"/>
              </w:r>
              <w:r w:rsidR="000E4807" w:rsidRPr="007E7140" w:rsidDel="00450EF1">
                <w:rPr>
                  <w:b/>
                  <w:color w:val="808080"/>
                  <w:szCs w:val="32"/>
                </w:rPr>
                <w:delInstrText xml:space="preserve"> DOCPROPERTY  DOCSLABEL_version  \* MERGEFORMAT </w:delInstrText>
              </w:r>
              <w:r w:rsidR="000E4807" w:rsidRPr="007E7140" w:rsidDel="00450EF1">
                <w:rPr>
                  <w:b/>
                  <w:color w:val="808080"/>
                  <w:szCs w:val="32"/>
                </w:rPr>
                <w:fldChar w:fldCharType="separate"/>
              </w:r>
            </w:del>
            <w:del w:id="24" w:author="COLMENA MATEOS Adrian" w:date="2018-11-26T16:19:00Z">
              <w:r w:rsidR="00625463" w:rsidDel="00D008DC">
                <w:rPr>
                  <w:b/>
                  <w:color w:val="808080"/>
                  <w:szCs w:val="32"/>
                </w:rPr>
                <w:delText>Version</w:delText>
              </w:r>
            </w:del>
            <w:del w:id="25" w:author="COLMENA MATEOS Adrian" w:date="2018-11-26T17:11:00Z">
              <w:r w:rsidR="000E4807" w:rsidRPr="007E7140" w:rsidDel="00450EF1">
                <w:rPr>
                  <w:b/>
                  <w:color w:val="808080"/>
                  <w:szCs w:val="32"/>
                </w:rPr>
                <w:fldChar w:fldCharType="end"/>
              </w:r>
            </w:del>
          </w:p>
        </w:tc>
        <w:tc>
          <w:tcPr>
            <w:tcW w:w="1474" w:type="dxa"/>
            <w:tcBorders>
              <w:top w:val="single" w:sz="2" w:space="0" w:color="auto"/>
              <w:left w:val="nil"/>
              <w:bottom w:val="single" w:sz="4" w:space="0" w:color="auto"/>
              <w:right w:val="nil"/>
              <w:tl2br w:val="nil"/>
              <w:tr2bl w:val="nil"/>
            </w:tcBorders>
            <w:shd w:val="clear" w:color="auto" w:fill="E6E6E6"/>
          </w:tcPr>
          <w:p w14:paraId="2763C78A" w14:textId="78B35A49" w:rsidR="000E4807" w:rsidRPr="007E7140" w:rsidRDefault="000E4807" w:rsidP="00185F6D">
            <w:pPr>
              <w:spacing w:after="60" w:line="240" w:lineRule="auto"/>
              <w:ind w:left="0"/>
              <w:rPr>
                <w:b/>
                <w:color w:val="808080"/>
                <w:szCs w:val="32"/>
              </w:rPr>
            </w:pPr>
            <w:del w:id="26" w:author="COLMENA MATEOS Adrian" w:date="2018-11-26T16:19:00Z">
              <w:r w:rsidRPr="007E7140" w:rsidDel="00D008DC">
                <w:rPr>
                  <w:b/>
                  <w:color w:val="808080"/>
                  <w:szCs w:val="32"/>
                </w:rPr>
                <w:fldChar w:fldCharType="begin"/>
              </w:r>
              <w:r w:rsidRPr="007E7140" w:rsidDel="00D008DC">
                <w:rPr>
                  <w:b/>
                  <w:color w:val="808080"/>
                  <w:szCs w:val="32"/>
                </w:rPr>
                <w:delInstrText xml:space="preserve"> DOCPROPERTY  DOCSLABEL_date  \* MERGEFORMAT </w:delInstrText>
              </w:r>
              <w:r w:rsidRPr="007E7140" w:rsidDel="00D008DC">
                <w:rPr>
                  <w:b/>
                  <w:color w:val="808080"/>
                  <w:szCs w:val="32"/>
                </w:rPr>
                <w:fldChar w:fldCharType="separate"/>
              </w:r>
              <w:r w:rsidR="00625463" w:rsidDel="00D008DC">
                <w:rPr>
                  <w:b/>
                  <w:color w:val="808080"/>
                  <w:szCs w:val="32"/>
                </w:rPr>
                <w:delText>Date</w:delText>
              </w:r>
              <w:r w:rsidRPr="007E7140" w:rsidDel="00D008DC">
                <w:rPr>
                  <w:b/>
                  <w:color w:val="808080"/>
                  <w:szCs w:val="32"/>
                </w:rPr>
                <w:fldChar w:fldCharType="end"/>
              </w:r>
            </w:del>
            <w:ins w:id="27" w:author="COLMENA MATEOS Adrian" w:date="2018-11-26T16:19:00Z">
              <w:r w:rsidR="00D008DC">
                <w:rPr>
                  <w:b/>
                  <w:color w:val="808080"/>
                  <w:szCs w:val="32"/>
                </w:rPr>
                <w:t>Fecha</w:t>
              </w:r>
            </w:ins>
          </w:p>
        </w:tc>
        <w:tc>
          <w:tcPr>
            <w:tcW w:w="3147" w:type="dxa"/>
            <w:tcBorders>
              <w:top w:val="single" w:sz="2" w:space="0" w:color="auto"/>
              <w:left w:val="nil"/>
              <w:bottom w:val="single" w:sz="4" w:space="0" w:color="auto"/>
              <w:right w:val="nil"/>
              <w:tl2br w:val="nil"/>
              <w:tr2bl w:val="nil"/>
            </w:tcBorders>
            <w:shd w:val="clear" w:color="auto" w:fill="E6E6E6"/>
          </w:tcPr>
          <w:p w14:paraId="2763C78B" w14:textId="0E11AADF" w:rsidR="000E4807" w:rsidRPr="007E7140" w:rsidRDefault="000E4807" w:rsidP="00185F6D">
            <w:pPr>
              <w:spacing w:after="60" w:line="240" w:lineRule="auto"/>
              <w:ind w:left="0"/>
              <w:rPr>
                <w:b/>
                <w:color w:val="808080"/>
                <w:szCs w:val="32"/>
              </w:rPr>
            </w:pPr>
            <w:del w:id="28" w:author="COLMENA MATEOS Adrian" w:date="2018-11-26T16:19:00Z">
              <w:r w:rsidRPr="007E7140" w:rsidDel="00D008DC">
                <w:rPr>
                  <w:b/>
                  <w:color w:val="808080"/>
                  <w:szCs w:val="32"/>
                </w:rPr>
                <w:fldChar w:fldCharType="begin"/>
              </w:r>
              <w:r w:rsidRPr="007E7140" w:rsidDel="00D008DC">
                <w:rPr>
                  <w:b/>
                  <w:color w:val="808080"/>
                  <w:szCs w:val="32"/>
                </w:rPr>
                <w:delInstrText xml:space="preserve"> DOCPROPERTY  DOCSLABEL_updateorigin  \* MERGEFORMAT </w:delInstrText>
              </w:r>
              <w:r w:rsidRPr="007E7140" w:rsidDel="00D008DC">
                <w:rPr>
                  <w:b/>
                  <w:color w:val="808080"/>
                  <w:szCs w:val="32"/>
                </w:rPr>
                <w:fldChar w:fldCharType="separate"/>
              </w:r>
              <w:r w:rsidR="00625463" w:rsidDel="00D008DC">
                <w:rPr>
                  <w:b/>
                  <w:color w:val="808080"/>
                  <w:szCs w:val="32"/>
                </w:rPr>
                <w:delText>Origine de la mise à jour</w:delText>
              </w:r>
              <w:r w:rsidRPr="007E7140" w:rsidDel="00D008DC">
                <w:rPr>
                  <w:b/>
                  <w:color w:val="808080"/>
                  <w:szCs w:val="32"/>
                </w:rPr>
                <w:fldChar w:fldCharType="end"/>
              </w:r>
            </w:del>
            <w:ins w:id="29" w:author="COLMENA MATEOS Adrian" w:date="2018-11-26T16:19:00Z">
              <w:r w:rsidR="00D008DC">
                <w:rPr>
                  <w:b/>
                  <w:color w:val="808080"/>
                  <w:szCs w:val="32"/>
                </w:rPr>
                <w:t>Origen de la actualización</w:t>
              </w:r>
            </w:ins>
          </w:p>
        </w:tc>
        <w:tc>
          <w:tcPr>
            <w:tcW w:w="2268" w:type="dxa"/>
            <w:tcBorders>
              <w:top w:val="single" w:sz="2" w:space="0" w:color="auto"/>
              <w:left w:val="nil"/>
              <w:bottom w:val="single" w:sz="4" w:space="0" w:color="auto"/>
              <w:right w:val="nil"/>
              <w:tl2br w:val="nil"/>
              <w:tr2bl w:val="nil"/>
            </w:tcBorders>
            <w:shd w:val="clear" w:color="auto" w:fill="E6E6E6"/>
          </w:tcPr>
          <w:p w14:paraId="2763C78C" w14:textId="08802253" w:rsidR="000E4807" w:rsidRPr="007E7140" w:rsidRDefault="000E4807" w:rsidP="00D008DC">
            <w:pPr>
              <w:spacing w:after="60" w:line="240" w:lineRule="auto"/>
              <w:ind w:left="0"/>
              <w:rPr>
                <w:b/>
                <w:color w:val="808080"/>
                <w:szCs w:val="32"/>
              </w:rPr>
            </w:pPr>
            <w:del w:id="30" w:author="COLMENA MATEOS Adrian" w:date="2018-11-26T16:19:00Z">
              <w:r w:rsidRPr="007E7140" w:rsidDel="00D008DC">
                <w:rPr>
                  <w:b/>
                  <w:color w:val="808080"/>
                  <w:szCs w:val="32"/>
                </w:rPr>
                <w:fldChar w:fldCharType="begin"/>
              </w:r>
              <w:r w:rsidRPr="007E7140" w:rsidDel="00D008DC">
                <w:rPr>
                  <w:b/>
                  <w:color w:val="808080"/>
                  <w:szCs w:val="32"/>
                </w:rPr>
                <w:delInstrText xml:space="preserve"> DOCPROPERTY  DOCSLABEL_writtenby  \* MERGEFORMAT </w:delInstrText>
              </w:r>
              <w:r w:rsidRPr="007E7140" w:rsidDel="00D008DC">
                <w:rPr>
                  <w:b/>
                  <w:color w:val="808080"/>
                  <w:szCs w:val="32"/>
                </w:rPr>
                <w:fldChar w:fldCharType="separate"/>
              </w:r>
              <w:r w:rsidR="00625463" w:rsidDel="00D008DC">
                <w:rPr>
                  <w:b/>
                  <w:color w:val="808080"/>
                  <w:szCs w:val="32"/>
                </w:rPr>
                <w:delText>Rédigée par</w:delText>
              </w:r>
              <w:r w:rsidRPr="007E7140" w:rsidDel="00D008DC">
                <w:rPr>
                  <w:b/>
                  <w:color w:val="808080"/>
                  <w:szCs w:val="32"/>
                </w:rPr>
                <w:fldChar w:fldCharType="end"/>
              </w:r>
            </w:del>
            <w:ins w:id="31" w:author="COLMENA MATEOS Adrian" w:date="2018-11-26T16:20:00Z">
              <w:r w:rsidR="00D008DC">
                <w:rPr>
                  <w:b/>
                  <w:color w:val="808080"/>
                  <w:szCs w:val="32"/>
                </w:rPr>
                <w:t>Redactado por</w:t>
              </w:r>
            </w:ins>
          </w:p>
        </w:tc>
        <w:tc>
          <w:tcPr>
            <w:tcW w:w="1932" w:type="dxa"/>
            <w:tcBorders>
              <w:top w:val="single" w:sz="2" w:space="0" w:color="auto"/>
              <w:left w:val="nil"/>
              <w:bottom w:val="single" w:sz="4" w:space="0" w:color="auto"/>
              <w:right w:val="single" w:sz="2" w:space="0" w:color="auto"/>
              <w:tl2br w:val="nil"/>
              <w:tr2bl w:val="nil"/>
            </w:tcBorders>
            <w:shd w:val="clear" w:color="auto" w:fill="E6E6E6"/>
          </w:tcPr>
          <w:p w14:paraId="2763C78D" w14:textId="636B022A" w:rsidR="000E4807" w:rsidRPr="007E7140" w:rsidRDefault="000E4807" w:rsidP="002315CB">
            <w:pPr>
              <w:spacing w:after="60" w:line="240" w:lineRule="auto"/>
              <w:ind w:left="0"/>
              <w:rPr>
                <w:b/>
                <w:color w:val="808080"/>
                <w:szCs w:val="32"/>
              </w:rPr>
            </w:pPr>
            <w:del w:id="32" w:author="COLMENA MATEOS Adrian" w:date="2018-11-26T16:20:00Z">
              <w:r w:rsidRPr="007E7140" w:rsidDel="00D008DC">
                <w:rPr>
                  <w:b/>
                  <w:color w:val="808080"/>
                  <w:szCs w:val="32"/>
                </w:rPr>
                <w:fldChar w:fldCharType="begin"/>
              </w:r>
              <w:r w:rsidRPr="007E7140" w:rsidDel="00D008DC">
                <w:rPr>
                  <w:b/>
                  <w:color w:val="808080"/>
                  <w:szCs w:val="32"/>
                </w:rPr>
                <w:delInstrText xml:space="preserve"> DOCPROPERTY  DOCSLABEL_verifiedby  \* MERGEFORMAT </w:delInstrText>
              </w:r>
              <w:r w:rsidRPr="007E7140" w:rsidDel="00D008DC">
                <w:rPr>
                  <w:b/>
                  <w:color w:val="808080"/>
                  <w:szCs w:val="32"/>
                </w:rPr>
                <w:fldChar w:fldCharType="separate"/>
              </w:r>
              <w:r w:rsidR="00625463" w:rsidDel="00D008DC">
                <w:rPr>
                  <w:b/>
                  <w:color w:val="808080"/>
                  <w:szCs w:val="32"/>
                </w:rPr>
                <w:delText>Validée par</w:delText>
              </w:r>
              <w:r w:rsidRPr="007E7140" w:rsidDel="00D008DC">
                <w:rPr>
                  <w:b/>
                  <w:color w:val="808080"/>
                  <w:szCs w:val="32"/>
                </w:rPr>
                <w:fldChar w:fldCharType="end"/>
              </w:r>
            </w:del>
            <w:ins w:id="33" w:author="COLMENA MATEOS Adrian" w:date="2018-11-26T17:09:00Z">
              <w:r w:rsidR="002315CB">
                <w:rPr>
                  <w:b/>
                  <w:color w:val="808080"/>
                  <w:szCs w:val="32"/>
                </w:rPr>
                <w:t>Validado por</w:t>
              </w:r>
            </w:ins>
          </w:p>
        </w:tc>
      </w:tr>
      <w:tr w:rsidR="002D7AFD" w:rsidRPr="007E7140" w14:paraId="2763C794" w14:textId="77777777" w:rsidTr="008021BB">
        <w:trPr>
          <w:gridAfter w:val="1"/>
          <w:wAfter w:w="20" w:type="dxa"/>
        </w:trPr>
        <w:tc>
          <w:tcPr>
            <w:tcW w:w="1134" w:type="dxa"/>
            <w:shd w:val="clear" w:color="auto" w:fill="FAFAFA"/>
          </w:tcPr>
          <w:p w14:paraId="2763C78F" w14:textId="77777777" w:rsidR="002D7AFD" w:rsidRPr="007E7140" w:rsidRDefault="002D7AFD" w:rsidP="008E38F4">
            <w:pPr>
              <w:pStyle w:val="TexteduTableaudelHistorique"/>
              <w:rPr>
                <w:color w:val="808080"/>
                <w:szCs w:val="32"/>
              </w:rPr>
            </w:pPr>
            <w:r w:rsidRPr="007E7140">
              <w:rPr>
                <w:color w:val="808080"/>
                <w:szCs w:val="32"/>
              </w:rPr>
              <w:t>1.0</w:t>
            </w:r>
          </w:p>
        </w:tc>
        <w:tc>
          <w:tcPr>
            <w:tcW w:w="1474" w:type="dxa"/>
            <w:shd w:val="clear" w:color="auto" w:fill="FAFAFA"/>
          </w:tcPr>
          <w:p w14:paraId="2763C790" w14:textId="624114B4" w:rsidR="002D7AFD" w:rsidRPr="007E7140" w:rsidRDefault="00D25848" w:rsidP="008E38F4">
            <w:pPr>
              <w:pStyle w:val="TexteduTableaudelHistorique"/>
              <w:rPr>
                <w:color w:val="808080"/>
                <w:szCs w:val="32"/>
              </w:rPr>
            </w:pPr>
            <w:r>
              <w:rPr>
                <w:color w:val="808080"/>
                <w:szCs w:val="32"/>
              </w:rPr>
              <w:t>2</w:t>
            </w:r>
            <w:ins w:id="34" w:author="COLMENA MATEOS Adrian" w:date="2018-11-26T16:18:00Z">
              <w:r w:rsidR="00D008DC">
                <w:rPr>
                  <w:color w:val="808080"/>
                  <w:szCs w:val="32"/>
                </w:rPr>
                <w:t>6</w:t>
              </w:r>
            </w:ins>
            <w:del w:id="35" w:author="COLMENA MATEOS Adrian" w:date="2018-11-26T16:18:00Z">
              <w:r w:rsidDel="00D008DC">
                <w:rPr>
                  <w:color w:val="808080"/>
                  <w:szCs w:val="32"/>
                </w:rPr>
                <w:delText>1</w:delText>
              </w:r>
            </w:del>
            <w:r>
              <w:rPr>
                <w:color w:val="808080"/>
                <w:szCs w:val="32"/>
              </w:rPr>
              <w:t>/11</w:t>
            </w:r>
            <w:r w:rsidR="00BE768C" w:rsidRPr="007E7140">
              <w:rPr>
                <w:color w:val="808080"/>
                <w:szCs w:val="32"/>
              </w:rPr>
              <w:t>/2018</w:t>
            </w:r>
          </w:p>
        </w:tc>
        <w:tc>
          <w:tcPr>
            <w:tcW w:w="3147" w:type="dxa"/>
            <w:shd w:val="clear" w:color="auto" w:fill="FAFAFA"/>
          </w:tcPr>
          <w:p w14:paraId="2763C791" w14:textId="151748BA" w:rsidR="002D7AFD" w:rsidRPr="007E7140" w:rsidRDefault="002B0B08" w:rsidP="008E38F4">
            <w:pPr>
              <w:pStyle w:val="TexteduTableaudelHistorique"/>
              <w:rPr>
                <w:color w:val="808080"/>
                <w:szCs w:val="32"/>
              </w:rPr>
            </w:pPr>
            <w:del w:id="36" w:author="COLMENA MATEOS Adrian" w:date="2018-11-26T16:19:00Z">
              <w:r w:rsidRPr="007E7140" w:rsidDel="00D008DC">
                <w:rPr>
                  <w:color w:val="808080"/>
                  <w:szCs w:val="32"/>
                </w:rPr>
                <w:delText>Première version du document</w:delText>
              </w:r>
            </w:del>
            <w:ins w:id="37" w:author="COLMENA MATEOS Adrian" w:date="2018-11-26T16:19:00Z">
              <w:r w:rsidR="00D008DC">
                <w:rPr>
                  <w:color w:val="808080"/>
                  <w:szCs w:val="32"/>
                </w:rPr>
                <w:t>Primera versión del documento</w:t>
              </w:r>
            </w:ins>
          </w:p>
        </w:tc>
        <w:tc>
          <w:tcPr>
            <w:tcW w:w="2268" w:type="dxa"/>
            <w:shd w:val="clear" w:color="auto" w:fill="FAFAFA"/>
          </w:tcPr>
          <w:p w14:paraId="1DB3CA06" w14:textId="77777777" w:rsidR="002D7AFD" w:rsidRDefault="00D25848" w:rsidP="008E38F4">
            <w:pPr>
              <w:pStyle w:val="TexteduTableaudelHistorique"/>
              <w:rPr>
                <w:color w:val="808080"/>
                <w:szCs w:val="32"/>
              </w:rPr>
            </w:pPr>
            <w:r>
              <w:rPr>
                <w:color w:val="808080"/>
                <w:szCs w:val="32"/>
              </w:rPr>
              <w:t>Alba Bermejo Solís</w:t>
            </w:r>
          </w:p>
          <w:p w14:paraId="31E51638" w14:textId="77777777" w:rsidR="00E30DCC" w:rsidRDefault="00E30DCC" w:rsidP="008E38F4">
            <w:pPr>
              <w:pStyle w:val="TexteduTableaudelHistorique"/>
              <w:rPr>
                <w:color w:val="808080"/>
                <w:szCs w:val="32"/>
              </w:rPr>
            </w:pPr>
            <w:r>
              <w:rPr>
                <w:color w:val="808080"/>
                <w:szCs w:val="32"/>
              </w:rPr>
              <w:t>Adrián Colmena Mateos</w:t>
            </w:r>
          </w:p>
          <w:p w14:paraId="2763C792" w14:textId="2439DEE6" w:rsidR="00E30DCC" w:rsidRPr="007E7140" w:rsidRDefault="00E30DCC" w:rsidP="008E38F4">
            <w:pPr>
              <w:pStyle w:val="TexteduTableaudelHistorique"/>
              <w:rPr>
                <w:color w:val="808080"/>
                <w:szCs w:val="32"/>
              </w:rPr>
            </w:pPr>
            <w:r>
              <w:rPr>
                <w:color w:val="808080"/>
                <w:szCs w:val="32"/>
              </w:rPr>
              <w:t>Emilio Guillem Simón</w:t>
            </w:r>
          </w:p>
        </w:tc>
        <w:tc>
          <w:tcPr>
            <w:tcW w:w="1932" w:type="dxa"/>
            <w:shd w:val="clear" w:color="auto" w:fill="FAFAFA"/>
          </w:tcPr>
          <w:p w14:paraId="2763C793" w14:textId="77777777" w:rsidR="002D7AFD" w:rsidRPr="007E7140" w:rsidRDefault="002D7AFD" w:rsidP="008E38F4">
            <w:pPr>
              <w:pStyle w:val="TexteduTableaudelHistorique"/>
              <w:rPr>
                <w:color w:val="808080"/>
                <w:szCs w:val="32"/>
              </w:rPr>
            </w:pPr>
          </w:p>
        </w:tc>
      </w:tr>
      <w:tr w:rsidR="00E30DCC" w:rsidRPr="007E7140" w14:paraId="2763C79A" w14:textId="77777777" w:rsidTr="008021BB">
        <w:tc>
          <w:tcPr>
            <w:tcW w:w="9975" w:type="dxa"/>
            <w:gridSpan w:val="6"/>
            <w:shd w:val="clear" w:color="auto" w:fill="FAFAFA"/>
          </w:tcPr>
          <w:p w14:paraId="2763C799" w14:textId="77777777" w:rsidR="00E30DCC" w:rsidRPr="007E7140" w:rsidRDefault="00E30DCC" w:rsidP="00185F6D">
            <w:pPr>
              <w:pStyle w:val="TexteduTableaudelHistorique"/>
              <w:rPr>
                <w:color w:val="808080"/>
                <w:szCs w:val="32"/>
              </w:rPr>
            </w:pPr>
          </w:p>
        </w:tc>
      </w:tr>
    </w:tbl>
    <w:p w14:paraId="2763C7A7" w14:textId="77777777" w:rsidR="000E4807" w:rsidRPr="007E7140" w:rsidRDefault="000E4807" w:rsidP="000E4807">
      <w:pPr>
        <w:ind w:left="0"/>
      </w:pPr>
    </w:p>
    <w:p w14:paraId="2763C7A8" w14:textId="77777777" w:rsidR="000E4807" w:rsidRPr="007E7140" w:rsidRDefault="000E4807">
      <w:pPr>
        <w:spacing w:before="0" w:line="240" w:lineRule="auto"/>
        <w:ind w:left="0"/>
        <w:jc w:val="left"/>
        <w:rPr>
          <w:rFonts w:ascii="Century Gothic" w:hAnsi="Century Gothic"/>
          <w:color w:val="808080"/>
          <w:spacing w:val="30"/>
          <w:kern w:val="28"/>
          <w:sz w:val="40"/>
          <w:szCs w:val="40"/>
        </w:rPr>
      </w:pPr>
      <w:r w:rsidRPr="007E7140">
        <w:br w:type="page"/>
      </w:r>
    </w:p>
    <w:p w14:paraId="2763C7A9" w14:textId="0911BF47" w:rsidR="000E4807" w:rsidRPr="00D008DC" w:rsidRDefault="00D52825" w:rsidP="000E4807">
      <w:pPr>
        <w:pStyle w:val="TitredeDossier"/>
        <w:rPr>
          <w:lang w:val="es-ES"/>
        </w:rPr>
      </w:pPr>
      <w:r w:rsidRPr="00D008DC">
        <w:rPr>
          <w:lang w:val="es-ES"/>
        </w:rPr>
        <w:lastRenderedPageBreak/>
        <w:t>Contenidos</w:t>
      </w:r>
    </w:p>
    <w:p w14:paraId="6151E82B" w14:textId="77626E25" w:rsidR="00D332B4" w:rsidRDefault="000E4807">
      <w:pPr>
        <w:pStyle w:val="TDC1"/>
        <w:rPr>
          <w:ins w:id="38" w:author="TARELA DUQUE Nicole" w:date="2018-12-12T14:16:00Z"/>
          <w:rFonts w:asciiTheme="minorHAnsi" w:eastAsiaTheme="minorEastAsia" w:hAnsiTheme="minorHAnsi" w:cstheme="minorBidi"/>
          <w:bCs w:val="0"/>
          <w:noProof/>
          <w:sz w:val="22"/>
          <w:szCs w:val="22"/>
          <w:lang w:val="es-ES" w:eastAsia="es-ES"/>
        </w:rPr>
      </w:pPr>
      <w:r w:rsidRPr="007E7140">
        <w:rPr>
          <w:bCs w:val="0"/>
        </w:rPr>
        <w:fldChar w:fldCharType="begin"/>
      </w:r>
      <w:r w:rsidRPr="007E7140">
        <w:rPr>
          <w:bCs w:val="0"/>
        </w:rPr>
        <w:instrText xml:space="preserve"> TOC \o "1-3" \h \z \u </w:instrText>
      </w:r>
      <w:r w:rsidRPr="007E7140">
        <w:rPr>
          <w:bCs w:val="0"/>
        </w:rPr>
        <w:fldChar w:fldCharType="separate"/>
      </w:r>
      <w:ins w:id="39" w:author="TARELA DUQUE Nicole" w:date="2018-12-12T14:16:00Z">
        <w:r w:rsidR="00D332B4" w:rsidRPr="00232064">
          <w:rPr>
            <w:rStyle w:val="Hipervnculo"/>
          </w:rPr>
          <w:fldChar w:fldCharType="begin"/>
        </w:r>
        <w:r w:rsidR="00D332B4" w:rsidRPr="00232064">
          <w:rPr>
            <w:rStyle w:val="Hipervnculo"/>
          </w:rPr>
          <w:instrText xml:space="preserve"> </w:instrText>
        </w:r>
        <w:r w:rsidR="00D332B4">
          <w:rPr>
            <w:noProof/>
          </w:rPr>
          <w:instrText>HYPERLINK \l "_Toc532387530"</w:instrText>
        </w:r>
        <w:r w:rsidR="00D332B4" w:rsidRPr="00232064">
          <w:rPr>
            <w:rStyle w:val="Hipervnculo"/>
          </w:rPr>
          <w:instrText xml:space="preserve"> </w:instrText>
        </w:r>
        <w:r w:rsidR="00D332B4" w:rsidRPr="00232064">
          <w:rPr>
            <w:rStyle w:val="Hipervnculo"/>
          </w:rPr>
        </w:r>
        <w:r w:rsidR="00D332B4" w:rsidRPr="00232064">
          <w:rPr>
            <w:rStyle w:val="Hipervnculo"/>
          </w:rPr>
          <w:fldChar w:fldCharType="separate"/>
        </w:r>
        <w:r w:rsidR="00D332B4" w:rsidRPr="00232064">
          <w:rPr>
            <w:rStyle w:val="Hipervnculo"/>
            <w:lang w:val="es-ES_tradnl"/>
          </w:rPr>
          <w:t>1.</w:t>
        </w:r>
        <w:r w:rsidR="00D332B4">
          <w:rPr>
            <w:rFonts w:asciiTheme="minorHAnsi" w:eastAsiaTheme="minorEastAsia" w:hAnsiTheme="minorHAnsi" w:cstheme="minorBidi"/>
            <w:bCs w:val="0"/>
            <w:noProof/>
            <w:sz w:val="22"/>
            <w:szCs w:val="22"/>
            <w:lang w:val="es-ES" w:eastAsia="es-ES"/>
          </w:rPr>
          <w:tab/>
        </w:r>
        <w:r w:rsidR="00D332B4" w:rsidRPr="00232064">
          <w:rPr>
            <w:rStyle w:val="Hipervnculo"/>
            <w:lang w:val="es-ES_tradnl"/>
          </w:rPr>
          <w:t>Tutorial Capítulo 2</w:t>
        </w:r>
        <w:r w:rsidR="00D332B4">
          <w:rPr>
            <w:noProof/>
            <w:webHidden/>
          </w:rPr>
          <w:tab/>
        </w:r>
        <w:r w:rsidR="00D332B4">
          <w:rPr>
            <w:noProof/>
            <w:webHidden/>
          </w:rPr>
          <w:fldChar w:fldCharType="begin"/>
        </w:r>
        <w:r w:rsidR="00D332B4">
          <w:rPr>
            <w:noProof/>
            <w:webHidden/>
          </w:rPr>
          <w:instrText xml:space="preserve"> PAGEREF _Toc532387530 \h </w:instrText>
        </w:r>
        <w:r w:rsidR="00D332B4">
          <w:rPr>
            <w:noProof/>
            <w:webHidden/>
          </w:rPr>
        </w:r>
      </w:ins>
      <w:r w:rsidR="00D332B4">
        <w:rPr>
          <w:noProof/>
          <w:webHidden/>
        </w:rPr>
        <w:fldChar w:fldCharType="separate"/>
      </w:r>
      <w:ins w:id="40" w:author="TARELA DUQUE Nicole" w:date="2018-12-12T14:16:00Z">
        <w:r w:rsidR="00D332B4">
          <w:rPr>
            <w:noProof/>
            <w:webHidden/>
          </w:rPr>
          <w:t>4</w:t>
        </w:r>
        <w:r w:rsidR="00D332B4">
          <w:rPr>
            <w:noProof/>
            <w:webHidden/>
          </w:rPr>
          <w:fldChar w:fldCharType="end"/>
        </w:r>
        <w:r w:rsidR="00D332B4" w:rsidRPr="00232064">
          <w:rPr>
            <w:rStyle w:val="Hipervnculo"/>
          </w:rPr>
          <w:fldChar w:fldCharType="end"/>
        </w:r>
      </w:ins>
    </w:p>
    <w:p w14:paraId="1E4493B0" w14:textId="46104A5D" w:rsidR="00D332B4" w:rsidRDefault="00D332B4">
      <w:pPr>
        <w:pStyle w:val="TDC2"/>
        <w:rPr>
          <w:ins w:id="41" w:author="TARELA DUQUE Nicole" w:date="2018-12-12T14:16:00Z"/>
          <w:rFonts w:asciiTheme="minorHAnsi" w:eastAsiaTheme="minorEastAsia" w:hAnsiTheme="minorHAnsi" w:cstheme="minorBidi"/>
          <w:b w:val="0"/>
          <w:bCs w:val="0"/>
          <w:noProof/>
          <w:sz w:val="22"/>
          <w:szCs w:val="22"/>
          <w:lang w:val="es-ES" w:eastAsia="es-ES"/>
        </w:rPr>
      </w:pPr>
      <w:ins w:id="42"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"_Toc532387531"</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lang w:val="es-ES_tradnl"/>
          </w:rPr>
          <w:t>1.1.</w:t>
        </w:r>
        <w:r>
          <w:rPr>
            <w:rFonts w:asciiTheme="minorHAnsi" w:eastAsiaTheme="minorEastAsia" w:hAnsiTheme="minorHAnsi" w:cstheme="minorBidi"/>
            <w:b w:val="0"/>
            <w:bCs w:val="0"/>
            <w:noProof/>
            <w:sz w:val="22"/>
            <w:szCs w:val="22"/>
            <w:lang w:val="es-ES" w:eastAsia="es-ES"/>
          </w:rPr>
          <w:tab/>
        </w:r>
        <w:r w:rsidRPr="00232064">
          <w:rPr>
            <w:rStyle w:val="Hipervnculo"/>
            <w:lang w:val="es-ES_tradnl"/>
          </w:rPr>
          <w:t>Configuración inicial</w:t>
        </w:r>
        <w:r>
          <w:rPr>
            <w:noProof/>
            <w:webHidden/>
          </w:rPr>
          <w:tab/>
        </w:r>
        <w:r>
          <w:rPr>
            <w:noProof/>
            <w:webHidden/>
          </w:rPr>
          <w:fldChar w:fldCharType="begin"/>
        </w:r>
        <w:r>
          <w:rPr>
            <w:noProof/>
            <w:webHidden/>
          </w:rPr>
          <w:instrText xml:space="preserve"> PAGEREF _Toc532387531 \h </w:instrText>
        </w:r>
        <w:r>
          <w:rPr>
            <w:noProof/>
            <w:webHidden/>
          </w:rPr>
        </w:r>
      </w:ins>
      <w:r>
        <w:rPr>
          <w:noProof/>
          <w:webHidden/>
        </w:rPr>
        <w:fldChar w:fldCharType="separate"/>
      </w:r>
      <w:ins w:id="43" w:author="TARELA DUQUE Nicole" w:date="2018-12-12T14:16:00Z">
        <w:r>
          <w:rPr>
            <w:noProof/>
            <w:webHidden/>
          </w:rPr>
          <w:t>4</w:t>
        </w:r>
        <w:r>
          <w:rPr>
            <w:noProof/>
            <w:webHidden/>
          </w:rPr>
          <w:fldChar w:fldCharType="end"/>
        </w:r>
        <w:r w:rsidRPr="00232064">
          <w:rPr>
            <w:rStyle w:val="Hipervnculo"/>
          </w:rPr>
          <w:fldChar w:fldCharType="end"/>
        </w:r>
      </w:ins>
    </w:p>
    <w:p w14:paraId="47E28727" w14:textId="2E5887B9" w:rsidR="00D332B4" w:rsidRDefault="00D332B4">
      <w:pPr>
        <w:pStyle w:val="TDC2"/>
        <w:rPr>
          <w:ins w:id="44" w:author="TARELA DUQUE Nicole" w:date="2018-12-12T14:16:00Z"/>
          <w:rFonts w:asciiTheme="minorHAnsi" w:eastAsiaTheme="minorEastAsia" w:hAnsiTheme="minorHAnsi" w:cstheme="minorBidi"/>
          <w:b w:val="0"/>
          <w:bCs w:val="0"/>
          <w:noProof/>
          <w:sz w:val="22"/>
          <w:szCs w:val="22"/>
          <w:lang w:val="es-ES" w:eastAsia="es-ES"/>
        </w:rPr>
      </w:pPr>
      <w:ins w:id="45"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"_Toc532387532"</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lang w:val="es-ES"/>
          </w:rPr>
          <w:t>1.2.</w:t>
        </w:r>
        <w:r>
          <w:rPr>
            <w:rFonts w:asciiTheme="minorHAnsi" w:eastAsiaTheme="minorEastAsia" w:hAnsiTheme="minorHAnsi" w:cstheme="minorBidi"/>
            <w:b w:val="0"/>
            <w:bCs w:val="0"/>
            <w:noProof/>
            <w:sz w:val="22"/>
            <w:szCs w:val="22"/>
            <w:lang w:val="es-ES" w:eastAsia="es-ES"/>
          </w:rPr>
          <w:tab/>
        </w:r>
        <w:r w:rsidRPr="00232064">
          <w:rPr>
            <w:rStyle w:val="Hipervnculo"/>
            <w:lang w:val="es-ES"/>
          </w:rPr>
          <w:t>Creación de una entidad y conexión</w:t>
        </w:r>
        <w:r>
          <w:rPr>
            <w:noProof/>
            <w:webHidden/>
          </w:rPr>
          <w:tab/>
        </w:r>
        <w:r>
          <w:rPr>
            <w:noProof/>
            <w:webHidden/>
          </w:rPr>
          <w:fldChar w:fldCharType="begin"/>
        </w:r>
        <w:r>
          <w:rPr>
            <w:noProof/>
            <w:webHidden/>
          </w:rPr>
          <w:instrText xml:space="preserve"> PAGEREF _Toc532387532 \h </w:instrText>
        </w:r>
        <w:r>
          <w:rPr>
            <w:noProof/>
            <w:webHidden/>
          </w:rPr>
        </w:r>
      </w:ins>
      <w:r>
        <w:rPr>
          <w:noProof/>
          <w:webHidden/>
        </w:rPr>
        <w:fldChar w:fldCharType="separate"/>
      </w:r>
      <w:ins w:id="46" w:author="TARELA DUQUE Nicole" w:date="2018-12-12T14:16:00Z">
        <w:r>
          <w:rPr>
            <w:noProof/>
            <w:webHidden/>
          </w:rPr>
          <w:t>7</w:t>
        </w:r>
        <w:r>
          <w:rPr>
            <w:noProof/>
            <w:webHidden/>
          </w:rPr>
          <w:fldChar w:fldCharType="end"/>
        </w:r>
        <w:r w:rsidRPr="00232064">
          <w:rPr>
            <w:rStyle w:val="Hipervnculo"/>
          </w:rPr>
          <w:fldChar w:fldCharType="end"/>
        </w:r>
      </w:ins>
    </w:p>
    <w:p w14:paraId="5867B031" w14:textId="4D2B478A" w:rsidR="00D332B4" w:rsidRDefault="00D332B4">
      <w:pPr>
        <w:pStyle w:val="TDC2"/>
        <w:rPr>
          <w:ins w:id="47" w:author="TARELA DUQUE Nicole" w:date="2018-12-12T14:16:00Z"/>
          <w:rFonts w:asciiTheme="minorHAnsi" w:eastAsiaTheme="minorEastAsia" w:hAnsiTheme="minorHAnsi" w:cstheme="minorBidi"/>
          <w:b w:val="0"/>
          <w:bCs w:val="0"/>
          <w:noProof/>
          <w:sz w:val="22"/>
          <w:szCs w:val="22"/>
          <w:lang w:val="es-ES" w:eastAsia="es-ES"/>
        </w:rPr>
      </w:pPr>
      <w:ins w:id="48"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"_Toc532387533"</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1.3.</w:t>
        </w:r>
        <w:r>
          <w:rPr>
            <w:rFonts w:asciiTheme="minorHAnsi" w:eastAsiaTheme="minorEastAsia" w:hAnsiTheme="minorHAnsi" w:cstheme="minorBidi"/>
            <w:b w:val="0"/>
            <w:bCs w:val="0"/>
            <w:noProof/>
            <w:sz w:val="22"/>
            <w:szCs w:val="22"/>
            <w:lang w:val="es-ES" w:eastAsia="es-ES"/>
          </w:rPr>
          <w:tab/>
        </w:r>
        <w:r w:rsidRPr="00232064">
          <w:rPr>
            <w:rStyle w:val="Hipervnculo"/>
          </w:rPr>
          <w:t>Creación de servicios de entidad</w:t>
        </w:r>
        <w:r>
          <w:rPr>
            <w:noProof/>
            <w:webHidden/>
          </w:rPr>
          <w:tab/>
        </w:r>
        <w:r>
          <w:rPr>
            <w:noProof/>
            <w:webHidden/>
          </w:rPr>
          <w:fldChar w:fldCharType="begin"/>
        </w:r>
        <w:r>
          <w:rPr>
            <w:noProof/>
            <w:webHidden/>
          </w:rPr>
          <w:instrText xml:space="preserve"> PAGEREF _Toc532387533 \h </w:instrText>
        </w:r>
        <w:r>
          <w:rPr>
            <w:noProof/>
            <w:webHidden/>
          </w:rPr>
        </w:r>
      </w:ins>
      <w:r>
        <w:rPr>
          <w:noProof/>
          <w:webHidden/>
        </w:rPr>
        <w:fldChar w:fldCharType="separate"/>
      </w:r>
      <w:ins w:id="49" w:author="TARELA DUQUE Nicole" w:date="2018-12-12T14:16:00Z">
        <w:r>
          <w:rPr>
            <w:noProof/>
            <w:webHidden/>
          </w:rPr>
          <w:t>11</w:t>
        </w:r>
        <w:r>
          <w:rPr>
            <w:noProof/>
            <w:webHidden/>
          </w:rPr>
          <w:fldChar w:fldCharType="end"/>
        </w:r>
        <w:r w:rsidRPr="00232064">
          <w:rPr>
            <w:rStyle w:val="Hipervnculo"/>
          </w:rPr>
          <w:fldChar w:fldCharType="end"/>
        </w:r>
      </w:ins>
    </w:p>
    <w:p w14:paraId="1CDF3D84" w14:textId="7C1D43B3" w:rsidR="00D332B4" w:rsidRDefault="00D332B4">
      <w:pPr>
        <w:pStyle w:val="TDC2"/>
        <w:rPr>
          <w:ins w:id="50" w:author="TARELA DUQUE Nicole" w:date="2018-12-12T14:16:00Z"/>
          <w:rFonts w:asciiTheme="minorHAnsi" w:eastAsiaTheme="minorEastAsia" w:hAnsiTheme="minorHAnsi" w:cstheme="minorBidi"/>
          <w:b w:val="0"/>
          <w:bCs w:val="0"/>
          <w:noProof/>
          <w:sz w:val="22"/>
          <w:szCs w:val="22"/>
          <w:lang w:val="es-ES" w:eastAsia="es-ES"/>
        </w:rPr>
      </w:pPr>
      <w:ins w:id="51"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"_Toc532387534"</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1.4.</w:t>
        </w:r>
        <w:r>
          <w:rPr>
            <w:rFonts w:asciiTheme="minorHAnsi" w:eastAsiaTheme="minorEastAsia" w:hAnsiTheme="minorHAnsi" w:cstheme="minorBidi"/>
            <w:b w:val="0"/>
            <w:bCs w:val="0"/>
            <w:noProof/>
            <w:sz w:val="22"/>
            <w:szCs w:val="22"/>
            <w:lang w:val="es-ES" w:eastAsia="es-ES"/>
          </w:rPr>
          <w:tab/>
        </w:r>
        <w:r w:rsidRPr="00232064">
          <w:rPr>
            <w:rStyle w:val="Hipervnculo"/>
          </w:rPr>
          <w:t>El método main()</w:t>
        </w:r>
        <w:r>
          <w:rPr>
            <w:noProof/>
            <w:webHidden/>
          </w:rPr>
          <w:tab/>
        </w:r>
        <w:r>
          <w:rPr>
            <w:noProof/>
            <w:webHidden/>
          </w:rPr>
          <w:fldChar w:fldCharType="begin"/>
        </w:r>
        <w:r>
          <w:rPr>
            <w:noProof/>
            <w:webHidden/>
          </w:rPr>
          <w:instrText xml:space="preserve"> PAGEREF _Toc532387534 \h </w:instrText>
        </w:r>
        <w:r>
          <w:rPr>
            <w:noProof/>
            <w:webHidden/>
          </w:rPr>
        </w:r>
      </w:ins>
      <w:r>
        <w:rPr>
          <w:noProof/>
          <w:webHidden/>
        </w:rPr>
        <w:fldChar w:fldCharType="separate"/>
      </w:r>
      <w:ins w:id="52" w:author="TARELA DUQUE Nicole" w:date="2018-12-12T14:16:00Z">
        <w:r>
          <w:rPr>
            <w:noProof/>
            <w:webHidden/>
          </w:rPr>
          <w:t>13</w:t>
        </w:r>
        <w:r>
          <w:rPr>
            <w:noProof/>
            <w:webHidden/>
          </w:rPr>
          <w:fldChar w:fldCharType="end"/>
        </w:r>
        <w:r w:rsidRPr="00232064">
          <w:rPr>
            <w:rStyle w:val="Hipervnculo"/>
          </w:rPr>
          <w:fldChar w:fldCharType="end"/>
        </w:r>
      </w:ins>
    </w:p>
    <w:p w14:paraId="3B47B224" w14:textId="26C39C40" w:rsidR="00D332B4" w:rsidRDefault="00D332B4">
      <w:pPr>
        <w:pStyle w:val="TDC1"/>
        <w:rPr>
          <w:ins w:id="53" w:author="TARELA DUQUE Nicole" w:date="2018-12-12T14:16:00Z"/>
          <w:rFonts w:asciiTheme="minorHAnsi" w:eastAsiaTheme="minorEastAsia" w:hAnsiTheme="minorHAnsi" w:cstheme="minorBidi"/>
          <w:bCs w:val="0"/>
          <w:noProof/>
          <w:sz w:val="22"/>
          <w:szCs w:val="22"/>
          <w:lang w:val="es-ES" w:eastAsia="es-ES"/>
        </w:rPr>
      </w:pPr>
      <w:ins w:id="54"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"_Toc532387535"</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lang w:val="es-ES_tradnl"/>
          </w:rPr>
          <w:t>2.</w:t>
        </w:r>
        <w:r>
          <w:rPr>
            <w:rFonts w:asciiTheme="minorHAnsi" w:eastAsiaTheme="minorEastAsia" w:hAnsiTheme="minorHAnsi" w:cstheme="minorBidi"/>
            <w:bCs w:val="0"/>
            <w:noProof/>
            <w:sz w:val="22"/>
            <w:szCs w:val="22"/>
            <w:lang w:val="es-ES" w:eastAsia="es-ES"/>
          </w:rPr>
          <w:tab/>
        </w:r>
        <w:r w:rsidRPr="00232064">
          <w:rPr>
            <w:rStyle w:val="Hipervnculo"/>
            <w:lang w:val="es-ES_tradnl"/>
          </w:rPr>
          <w:t>Tutorial Capítulo 3</w:t>
        </w:r>
        <w:r>
          <w:rPr>
            <w:noProof/>
            <w:webHidden/>
          </w:rPr>
          <w:tab/>
        </w:r>
        <w:r>
          <w:rPr>
            <w:noProof/>
            <w:webHidden/>
          </w:rPr>
          <w:fldChar w:fldCharType="begin"/>
        </w:r>
        <w:r>
          <w:rPr>
            <w:noProof/>
            <w:webHidden/>
          </w:rPr>
          <w:instrText xml:space="preserve"> PAGEREF _Toc532387535 \h </w:instrText>
        </w:r>
        <w:r>
          <w:rPr>
            <w:noProof/>
            <w:webHidden/>
          </w:rPr>
        </w:r>
      </w:ins>
      <w:r>
        <w:rPr>
          <w:noProof/>
          <w:webHidden/>
        </w:rPr>
        <w:fldChar w:fldCharType="separate"/>
      </w:r>
      <w:ins w:id="55" w:author="TARELA DUQUE Nicole" w:date="2018-12-12T14:16:00Z">
        <w:r>
          <w:rPr>
            <w:noProof/>
            <w:webHidden/>
          </w:rPr>
          <w:t>14</w:t>
        </w:r>
        <w:r>
          <w:rPr>
            <w:noProof/>
            <w:webHidden/>
          </w:rPr>
          <w:fldChar w:fldCharType="end"/>
        </w:r>
        <w:r w:rsidRPr="00232064">
          <w:rPr>
            <w:rStyle w:val="Hipervnculo"/>
          </w:rPr>
          <w:fldChar w:fldCharType="end"/>
        </w:r>
      </w:ins>
    </w:p>
    <w:p w14:paraId="4889E9F7" w14:textId="7162D3A2" w:rsidR="00D332B4" w:rsidRDefault="00D332B4">
      <w:pPr>
        <w:pStyle w:val="TDC2"/>
        <w:rPr>
          <w:ins w:id="56" w:author="TARELA DUQUE Nicole" w:date="2018-12-12T14:16:00Z"/>
          <w:rFonts w:asciiTheme="minorHAnsi" w:eastAsiaTheme="minorEastAsia" w:hAnsiTheme="minorHAnsi" w:cstheme="minorBidi"/>
          <w:b w:val="0"/>
          <w:bCs w:val="0"/>
          <w:noProof/>
          <w:sz w:val="22"/>
          <w:szCs w:val="22"/>
          <w:lang w:val="es-ES" w:eastAsia="es-ES"/>
        </w:rPr>
      </w:pPr>
      <w:ins w:id="57"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"_Toc532387536"</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2.1.</w:t>
        </w:r>
        <w:r>
          <w:rPr>
            <w:rFonts w:asciiTheme="minorHAnsi" w:eastAsiaTheme="minorEastAsia" w:hAnsiTheme="minorHAnsi" w:cstheme="minorBidi"/>
            <w:b w:val="0"/>
            <w:bCs w:val="0"/>
            <w:noProof/>
            <w:sz w:val="22"/>
            <w:szCs w:val="22"/>
            <w:lang w:val="es-ES" w:eastAsia="es-ES"/>
          </w:rPr>
          <w:tab/>
        </w:r>
        <w:r w:rsidRPr="00232064">
          <w:rPr>
            <w:rStyle w:val="Hipervnculo"/>
          </w:rPr>
          <w:t>Creación de entidades</w:t>
        </w:r>
        <w:r>
          <w:rPr>
            <w:noProof/>
            <w:webHidden/>
          </w:rPr>
          <w:tab/>
        </w:r>
        <w:r>
          <w:rPr>
            <w:noProof/>
            <w:webHidden/>
          </w:rPr>
          <w:fldChar w:fldCharType="begin"/>
        </w:r>
        <w:r>
          <w:rPr>
            <w:noProof/>
            <w:webHidden/>
          </w:rPr>
          <w:instrText xml:space="preserve"> PAGEREF _Toc532387536 \h </w:instrText>
        </w:r>
        <w:r>
          <w:rPr>
            <w:noProof/>
            <w:webHidden/>
          </w:rPr>
        </w:r>
      </w:ins>
      <w:r>
        <w:rPr>
          <w:noProof/>
          <w:webHidden/>
        </w:rPr>
        <w:fldChar w:fldCharType="separate"/>
      </w:r>
      <w:ins w:id="58" w:author="TARELA DUQUE Nicole" w:date="2018-12-12T14:16:00Z">
        <w:r>
          <w:rPr>
            <w:noProof/>
            <w:webHidden/>
          </w:rPr>
          <w:t>14</w:t>
        </w:r>
        <w:r>
          <w:rPr>
            <w:noProof/>
            <w:webHidden/>
          </w:rPr>
          <w:fldChar w:fldCharType="end"/>
        </w:r>
        <w:r w:rsidRPr="00232064">
          <w:rPr>
            <w:rStyle w:val="Hipervnculo"/>
          </w:rPr>
          <w:fldChar w:fldCharType="end"/>
        </w:r>
      </w:ins>
    </w:p>
    <w:p w14:paraId="6DE18F3B" w14:textId="14924D04" w:rsidR="00D332B4" w:rsidRDefault="00D332B4">
      <w:pPr>
        <w:pStyle w:val="TDC2"/>
        <w:rPr>
          <w:ins w:id="59" w:author="TARELA DUQUE Nicole" w:date="2018-12-12T14:16:00Z"/>
          <w:rFonts w:asciiTheme="minorHAnsi" w:eastAsiaTheme="minorEastAsia" w:hAnsiTheme="minorHAnsi" w:cstheme="minorBidi"/>
          <w:b w:val="0"/>
          <w:bCs w:val="0"/>
          <w:noProof/>
          <w:sz w:val="22"/>
          <w:szCs w:val="22"/>
          <w:lang w:val="es-ES" w:eastAsia="es-ES"/>
        </w:rPr>
      </w:pPr>
      <w:ins w:id="60"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"_Toc532387537"</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2.2.</w:t>
        </w:r>
        <w:r>
          <w:rPr>
            <w:rFonts w:asciiTheme="minorHAnsi" w:eastAsiaTheme="minorEastAsia" w:hAnsiTheme="minorHAnsi" w:cstheme="minorBidi"/>
            <w:b w:val="0"/>
            <w:bCs w:val="0"/>
            <w:noProof/>
            <w:sz w:val="22"/>
            <w:szCs w:val="22"/>
            <w:lang w:val="es-ES" w:eastAsia="es-ES"/>
          </w:rPr>
          <w:tab/>
        </w:r>
        <w:r w:rsidRPr="00232064">
          <w:rPr>
            <w:rStyle w:val="Hipervnculo"/>
          </w:rPr>
          <w:t>Generación de identificadores</w:t>
        </w:r>
        <w:r>
          <w:rPr>
            <w:noProof/>
            <w:webHidden/>
          </w:rPr>
          <w:tab/>
        </w:r>
        <w:r>
          <w:rPr>
            <w:noProof/>
            <w:webHidden/>
          </w:rPr>
          <w:fldChar w:fldCharType="begin"/>
        </w:r>
        <w:r>
          <w:rPr>
            <w:noProof/>
            <w:webHidden/>
          </w:rPr>
          <w:instrText xml:space="preserve"> PAGEREF _Toc532387537 \h </w:instrText>
        </w:r>
        <w:r>
          <w:rPr>
            <w:noProof/>
            <w:webHidden/>
          </w:rPr>
        </w:r>
      </w:ins>
      <w:r>
        <w:rPr>
          <w:noProof/>
          <w:webHidden/>
        </w:rPr>
        <w:fldChar w:fldCharType="separate"/>
      </w:r>
      <w:ins w:id="61" w:author="TARELA DUQUE Nicole" w:date="2018-12-12T14:16:00Z">
        <w:r>
          <w:rPr>
            <w:noProof/>
            <w:webHidden/>
          </w:rPr>
          <w:t>19</w:t>
        </w:r>
        <w:r>
          <w:rPr>
            <w:noProof/>
            <w:webHidden/>
          </w:rPr>
          <w:fldChar w:fldCharType="end"/>
        </w:r>
        <w:r w:rsidRPr="00232064">
          <w:rPr>
            <w:rStyle w:val="Hipervnculo"/>
          </w:rPr>
          <w:fldChar w:fldCharType="end"/>
        </w:r>
      </w:ins>
    </w:p>
    <w:p w14:paraId="0140B6DC" w14:textId="67949172" w:rsidR="00D332B4" w:rsidRDefault="00D332B4">
      <w:pPr>
        <w:pStyle w:val="TDC2"/>
        <w:rPr>
          <w:ins w:id="62" w:author="TARELA DUQUE Nicole" w:date="2018-12-12T14:16:00Z"/>
          <w:rFonts w:asciiTheme="minorHAnsi" w:eastAsiaTheme="minorEastAsia" w:hAnsiTheme="minorHAnsi" w:cstheme="minorBidi"/>
          <w:b w:val="0"/>
          <w:bCs w:val="0"/>
          <w:noProof/>
          <w:sz w:val="22"/>
          <w:szCs w:val="22"/>
          <w:lang w:val="es-ES" w:eastAsia="es-ES"/>
        </w:rPr>
      </w:pPr>
      <w:ins w:id="63"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"_Toc532387538"</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2.3.</w:t>
        </w:r>
        <w:r>
          <w:rPr>
            <w:rFonts w:asciiTheme="minorHAnsi" w:eastAsiaTheme="minorEastAsia" w:hAnsiTheme="minorHAnsi" w:cstheme="minorBidi"/>
            <w:b w:val="0"/>
            <w:bCs w:val="0"/>
            <w:noProof/>
            <w:sz w:val="22"/>
            <w:szCs w:val="22"/>
            <w:lang w:val="es-ES" w:eastAsia="es-ES"/>
          </w:rPr>
          <w:tab/>
        </w:r>
        <w:r w:rsidRPr="00232064">
          <w:rPr>
            <w:rStyle w:val="Hipervnculo"/>
          </w:rPr>
          <w:t>Creación de objeto embebido</w:t>
        </w:r>
        <w:r>
          <w:rPr>
            <w:noProof/>
            <w:webHidden/>
          </w:rPr>
          <w:tab/>
        </w:r>
        <w:r>
          <w:rPr>
            <w:noProof/>
            <w:webHidden/>
          </w:rPr>
          <w:fldChar w:fldCharType="begin"/>
        </w:r>
        <w:r>
          <w:rPr>
            <w:noProof/>
            <w:webHidden/>
          </w:rPr>
          <w:instrText xml:space="preserve"> PAGEREF _Toc532387538 \h </w:instrText>
        </w:r>
        <w:r>
          <w:rPr>
            <w:noProof/>
            <w:webHidden/>
          </w:rPr>
        </w:r>
      </w:ins>
      <w:r>
        <w:rPr>
          <w:noProof/>
          <w:webHidden/>
        </w:rPr>
        <w:fldChar w:fldCharType="separate"/>
      </w:r>
      <w:ins w:id="64" w:author="TARELA DUQUE Nicole" w:date="2018-12-12T14:16:00Z">
        <w:r>
          <w:rPr>
            <w:noProof/>
            <w:webHidden/>
          </w:rPr>
          <w:t>20</w:t>
        </w:r>
        <w:r>
          <w:rPr>
            <w:noProof/>
            <w:webHidden/>
          </w:rPr>
          <w:fldChar w:fldCharType="end"/>
        </w:r>
        <w:r w:rsidRPr="00232064">
          <w:rPr>
            <w:rStyle w:val="Hipervnculo"/>
          </w:rPr>
          <w:fldChar w:fldCharType="end"/>
        </w:r>
      </w:ins>
    </w:p>
    <w:p w14:paraId="2AB3C31B" w14:textId="6FDD236D" w:rsidR="00D332B4" w:rsidRDefault="00D332B4">
      <w:pPr>
        <w:pStyle w:val="TDC2"/>
        <w:rPr>
          <w:ins w:id="65" w:author="TARELA DUQUE Nicole" w:date="2018-12-12T14:16:00Z"/>
          <w:rFonts w:asciiTheme="minorHAnsi" w:eastAsiaTheme="minorEastAsia" w:hAnsiTheme="minorHAnsi" w:cstheme="minorBidi"/>
          <w:b w:val="0"/>
          <w:bCs w:val="0"/>
          <w:noProof/>
          <w:sz w:val="22"/>
          <w:szCs w:val="22"/>
          <w:lang w:val="es-ES" w:eastAsia="es-ES"/>
        </w:rPr>
      </w:pPr>
      <w:ins w:id="66" w:author="TARELA DUQUE Nicole" w:date="2018-12-12T14:16:00Z">
        <w:r w:rsidRPr="00232064">
          <w:rPr>
            <w:rStyle w:val="Hipervnculo"/>
          </w:rPr>
          <w:fldChar w:fldCharType="begin"/>
        </w:r>
        <w:r w:rsidRPr="00232064">
          <w:rPr>
            <w:rStyle w:val="Hipervnculo"/>
          </w:rPr>
          <w:instrText xml:space="preserve"> </w:instrText>
        </w:r>
        <w:r>
          <w:rPr>
            <w:noProof/>
          </w:rPr>
          <w:instrText>HYPERLINK \l "_Toc532387539"</w:instrText>
        </w:r>
        <w:r w:rsidRPr="00232064">
          <w:rPr>
            <w:rStyle w:val="Hipervnculo"/>
          </w:rPr>
          <w:instrText xml:space="preserve"> </w:instrText>
        </w:r>
        <w:r w:rsidRPr="00232064">
          <w:rPr>
            <w:rStyle w:val="Hipervnculo"/>
          </w:rPr>
        </w:r>
        <w:r w:rsidRPr="00232064">
          <w:rPr>
            <w:rStyle w:val="Hipervnculo"/>
          </w:rPr>
          <w:fldChar w:fldCharType="separate"/>
        </w:r>
        <w:r w:rsidRPr="00232064">
          <w:rPr>
            <w:rStyle w:val="Hipervnculo"/>
          </w:rPr>
          <w:t>2.4.</w:t>
        </w:r>
        <w:r>
          <w:rPr>
            <w:rFonts w:asciiTheme="minorHAnsi" w:eastAsiaTheme="minorEastAsia" w:hAnsiTheme="minorHAnsi" w:cstheme="minorBidi"/>
            <w:b w:val="0"/>
            <w:bCs w:val="0"/>
            <w:noProof/>
            <w:sz w:val="22"/>
            <w:szCs w:val="22"/>
            <w:lang w:val="es-ES" w:eastAsia="es-ES"/>
          </w:rPr>
          <w:tab/>
        </w:r>
        <w:r w:rsidRPr="00232064">
          <w:rPr>
            <w:rStyle w:val="Hipervnculo"/>
          </w:rPr>
          <w:t>Método main() para comprobar funcionamiento</w:t>
        </w:r>
        <w:r>
          <w:rPr>
            <w:noProof/>
            <w:webHidden/>
          </w:rPr>
          <w:tab/>
        </w:r>
        <w:r>
          <w:rPr>
            <w:noProof/>
            <w:webHidden/>
          </w:rPr>
          <w:fldChar w:fldCharType="begin"/>
        </w:r>
        <w:r>
          <w:rPr>
            <w:noProof/>
            <w:webHidden/>
          </w:rPr>
          <w:instrText xml:space="preserve"> PAGEREF _Toc532387539 \h </w:instrText>
        </w:r>
        <w:r>
          <w:rPr>
            <w:noProof/>
            <w:webHidden/>
          </w:rPr>
        </w:r>
      </w:ins>
      <w:r>
        <w:rPr>
          <w:noProof/>
          <w:webHidden/>
        </w:rPr>
        <w:fldChar w:fldCharType="separate"/>
      </w:r>
      <w:ins w:id="67" w:author="TARELA DUQUE Nicole" w:date="2018-12-12T14:16:00Z">
        <w:r>
          <w:rPr>
            <w:noProof/>
            <w:webHidden/>
          </w:rPr>
          <w:t>25</w:t>
        </w:r>
        <w:r>
          <w:rPr>
            <w:noProof/>
            <w:webHidden/>
          </w:rPr>
          <w:fldChar w:fldCharType="end"/>
        </w:r>
        <w:r w:rsidRPr="00232064">
          <w:rPr>
            <w:rStyle w:val="Hipervnculo"/>
          </w:rPr>
          <w:fldChar w:fldCharType="end"/>
        </w:r>
      </w:ins>
    </w:p>
    <w:p w14:paraId="18E39223" w14:textId="13A2A2F2" w:rsidR="00450EF1" w:rsidDel="00F8650F" w:rsidRDefault="00450EF1">
      <w:pPr>
        <w:pStyle w:val="TDC1"/>
        <w:rPr>
          <w:ins w:id="68" w:author="COLMENA MATEOS Adrian" w:date="2018-11-26T17:11:00Z"/>
          <w:del w:id="69" w:author="TARELA DUQUE Nicole" w:date="2018-12-10T09:38:00Z"/>
          <w:rFonts w:asciiTheme="minorHAnsi" w:eastAsiaTheme="minorEastAsia" w:hAnsiTheme="minorHAnsi" w:cstheme="minorBidi"/>
          <w:bCs w:val="0"/>
          <w:noProof/>
          <w:sz w:val="22"/>
          <w:szCs w:val="22"/>
          <w:lang w:val="es-ES" w:eastAsia="es-ES"/>
        </w:rPr>
      </w:pPr>
      <w:ins w:id="70" w:author="COLMENA MATEOS Adrian" w:date="2018-11-26T17:11:00Z">
        <w:del w:id="71" w:author="TARELA DUQUE Nicole" w:date="2018-12-10T09:38:00Z">
          <w:r w:rsidRPr="00F8650F" w:rsidDel="00F8650F">
            <w:rPr>
              <w:rStyle w:val="Hipervnculo"/>
              <w:lang w:val="es-ES_tradnl"/>
            </w:rPr>
            <w:delText>1.</w:delText>
          </w:r>
          <w:r w:rsidDel="00F8650F">
            <w:rPr>
              <w:rFonts w:asciiTheme="minorHAnsi" w:eastAsiaTheme="minorEastAsia" w:hAnsiTheme="minorHAnsi" w:cstheme="minorBidi"/>
              <w:bCs w:val="0"/>
              <w:noProof/>
              <w:sz w:val="22"/>
              <w:szCs w:val="22"/>
              <w:lang w:val="es-ES" w:eastAsia="es-ES"/>
            </w:rPr>
            <w:tab/>
          </w:r>
          <w:r w:rsidRPr="00F8650F" w:rsidDel="00F8650F">
            <w:rPr>
              <w:rStyle w:val="Hipervnculo"/>
              <w:lang w:val="es-ES_tradnl"/>
            </w:rPr>
            <w:delText>Tutorial Capítulo 2</w:delText>
          </w:r>
          <w:r w:rsidDel="00F8650F">
            <w:rPr>
              <w:noProof/>
              <w:webHidden/>
            </w:rPr>
            <w:tab/>
          </w:r>
        </w:del>
      </w:ins>
    </w:p>
    <w:p w14:paraId="6D6A0315" w14:textId="6F2035C0" w:rsidR="00450EF1" w:rsidDel="00F8650F" w:rsidRDefault="00450EF1">
      <w:pPr>
        <w:pStyle w:val="TDC2"/>
        <w:rPr>
          <w:ins w:id="72" w:author="COLMENA MATEOS Adrian" w:date="2018-11-26T17:11:00Z"/>
          <w:del w:id="73" w:author="TARELA DUQUE Nicole" w:date="2018-12-10T09:38:00Z"/>
          <w:rFonts w:asciiTheme="minorHAnsi" w:eastAsiaTheme="minorEastAsia" w:hAnsiTheme="minorHAnsi" w:cstheme="minorBidi"/>
          <w:b w:val="0"/>
          <w:bCs w:val="0"/>
          <w:noProof/>
          <w:sz w:val="22"/>
          <w:szCs w:val="22"/>
          <w:lang w:val="es-ES" w:eastAsia="es-ES"/>
        </w:rPr>
      </w:pPr>
      <w:ins w:id="74" w:author="COLMENA MATEOS Adrian" w:date="2018-11-26T17:11:00Z">
        <w:del w:id="75" w:author="TARELA DUQUE Nicole" w:date="2018-12-10T09:38:00Z">
          <w:r w:rsidRPr="00F8650F" w:rsidDel="00F8650F">
            <w:rPr>
              <w:rStyle w:val="Hipervnculo"/>
              <w:lang w:val="es-ES_tradnl"/>
            </w:rPr>
            <w:delText>1.1.</w:delText>
          </w:r>
          <w:r w:rsidDel="00F8650F">
            <w:rPr>
              <w:rFonts w:asciiTheme="minorHAnsi" w:eastAsiaTheme="minorEastAsia" w:hAnsiTheme="minorHAnsi" w:cstheme="minorBidi"/>
              <w:b w:val="0"/>
              <w:bCs w:val="0"/>
              <w:noProof/>
              <w:sz w:val="22"/>
              <w:szCs w:val="22"/>
              <w:lang w:val="es-ES" w:eastAsia="es-ES"/>
            </w:rPr>
            <w:tab/>
          </w:r>
          <w:r w:rsidRPr="00F8650F" w:rsidDel="00F8650F">
            <w:rPr>
              <w:rStyle w:val="Hipervnculo"/>
              <w:lang w:val="es-ES_tradnl"/>
            </w:rPr>
            <w:delText>Configuración inicial</w:delText>
          </w:r>
          <w:r w:rsidDel="00F8650F">
            <w:rPr>
              <w:noProof/>
              <w:webHidden/>
            </w:rPr>
            <w:tab/>
          </w:r>
        </w:del>
      </w:ins>
    </w:p>
    <w:p w14:paraId="17052994" w14:textId="41BAF379" w:rsidR="00450EF1" w:rsidDel="00F8650F" w:rsidRDefault="00450EF1">
      <w:pPr>
        <w:pStyle w:val="TDC2"/>
        <w:rPr>
          <w:ins w:id="76" w:author="COLMENA MATEOS Adrian" w:date="2018-11-26T17:11:00Z"/>
          <w:del w:id="77" w:author="TARELA DUQUE Nicole" w:date="2018-12-10T09:38:00Z"/>
          <w:rFonts w:asciiTheme="minorHAnsi" w:eastAsiaTheme="minorEastAsia" w:hAnsiTheme="minorHAnsi" w:cstheme="minorBidi"/>
          <w:b w:val="0"/>
          <w:bCs w:val="0"/>
          <w:noProof/>
          <w:sz w:val="22"/>
          <w:szCs w:val="22"/>
          <w:lang w:val="es-ES" w:eastAsia="es-ES"/>
        </w:rPr>
      </w:pPr>
      <w:ins w:id="78" w:author="COLMENA MATEOS Adrian" w:date="2018-11-26T17:11:00Z">
        <w:del w:id="79" w:author="TARELA DUQUE Nicole" w:date="2018-12-10T09:38:00Z">
          <w:r w:rsidRPr="00F8650F" w:rsidDel="00F8650F">
            <w:rPr>
              <w:rStyle w:val="Hipervnculo"/>
              <w:lang w:val="es-ES"/>
            </w:rPr>
            <w:delText>1.2.</w:delText>
          </w:r>
          <w:r w:rsidDel="00F8650F">
            <w:rPr>
              <w:rFonts w:asciiTheme="minorHAnsi" w:eastAsiaTheme="minorEastAsia" w:hAnsiTheme="minorHAnsi" w:cstheme="minorBidi"/>
              <w:b w:val="0"/>
              <w:bCs w:val="0"/>
              <w:noProof/>
              <w:sz w:val="22"/>
              <w:szCs w:val="22"/>
              <w:lang w:val="es-ES" w:eastAsia="es-ES"/>
            </w:rPr>
            <w:tab/>
          </w:r>
          <w:r w:rsidRPr="00F8650F" w:rsidDel="00F8650F">
            <w:rPr>
              <w:rStyle w:val="Hipervnculo"/>
              <w:lang w:val="es-ES"/>
            </w:rPr>
            <w:delText>Creación de una entidad y conexión</w:delText>
          </w:r>
          <w:r w:rsidDel="00F8650F">
            <w:rPr>
              <w:noProof/>
              <w:webHidden/>
            </w:rPr>
            <w:tab/>
          </w:r>
        </w:del>
      </w:ins>
    </w:p>
    <w:p w14:paraId="3C18CA70" w14:textId="3C1B3203" w:rsidR="00450EF1" w:rsidDel="00F8650F" w:rsidRDefault="00450EF1">
      <w:pPr>
        <w:pStyle w:val="TDC2"/>
        <w:rPr>
          <w:ins w:id="80" w:author="COLMENA MATEOS Adrian" w:date="2018-11-26T17:11:00Z"/>
          <w:del w:id="81" w:author="TARELA DUQUE Nicole" w:date="2018-12-10T09:38:00Z"/>
          <w:rFonts w:asciiTheme="minorHAnsi" w:eastAsiaTheme="minorEastAsia" w:hAnsiTheme="minorHAnsi" w:cstheme="minorBidi"/>
          <w:b w:val="0"/>
          <w:bCs w:val="0"/>
          <w:noProof/>
          <w:sz w:val="22"/>
          <w:szCs w:val="22"/>
          <w:lang w:val="es-ES" w:eastAsia="es-ES"/>
        </w:rPr>
      </w:pPr>
      <w:ins w:id="82" w:author="COLMENA MATEOS Adrian" w:date="2018-11-26T17:11:00Z">
        <w:del w:id="83" w:author="TARELA DUQUE Nicole" w:date="2018-12-10T09:38:00Z">
          <w:r w:rsidRPr="00F8650F" w:rsidDel="00F8650F">
            <w:rPr>
              <w:rStyle w:val="Hipervnculo"/>
            </w:rPr>
            <w:delText>1.3.</w:delText>
          </w:r>
          <w:r w:rsidDel="00F8650F">
            <w:rPr>
              <w:rFonts w:asciiTheme="minorHAnsi" w:eastAsiaTheme="minorEastAsia" w:hAnsiTheme="minorHAnsi" w:cstheme="minorBidi"/>
              <w:b w:val="0"/>
              <w:bCs w:val="0"/>
              <w:noProof/>
              <w:sz w:val="22"/>
              <w:szCs w:val="22"/>
              <w:lang w:val="es-ES" w:eastAsia="es-ES"/>
            </w:rPr>
            <w:tab/>
          </w:r>
          <w:r w:rsidRPr="00F8650F" w:rsidDel="00F8650F">
            <w:rPr>
              <w:rStyle w:val="Hipervnculo"/>
            </w:rPr>
            <w:delText>Creación de servicios de entidad</w:delText>
          </w:r>
          <w:r w:rsidDel="00F8650F">
            <w:rPr>
              <w:noProof/>
              <w:webHidden/>
            </w:rPr>
            <w:tab/>
          </w:r>
        </w:del>
      </w:ins>
    </w:p>
    <w:p w14:paraId="1E1B02F5" w14:textId="7A5A7ABF" w:rsidR="00450EF1" w:rsidDel="00F8650F" w:rsidRDefault="00450EF1">
      <w:pPr>
        <w:pStyle w:val="TDC2"/>
        <w:rPr>
          <w:ins w:id="84" w:author="COLMENA MATEOS Adrian" w:date="2018-11-26T17:11:00Z"/>
          <w:del w:id="85" w:author="TARELA DUQUE Nicole" w:date="2018-12-10T09:38:00Z"/>
          <w:rFonts w:asciiTheme="minorHAnsi" w:eastAsiaTheme="minorEastAsia" w:hAnsiTheme="minorHAnsi" w:cstheme="minorBidi"/>
          <w:b w:val="0"/>
          <w:bCs w:val="0"/>
          <w:noProof/>
          <w:sz w:val="22"/>
          <w:szCs w:val="22"/>
          <w:lang w:val="es-ES" w:eastAsia="es-ES"/>
        </w:rPr>
      </w:pPr>
      <w:ins w:id="86" w:author="COLMENA MATEOS Adrian" w:date="2018-11-26T17:11:00Z">
        <w:del w:id="87" w:author="TARELA DUQUE Nicole" w:date="2018-12-10T09:38:00Z">
          <w:r w:rsidRPr="00F8650F" w:rsidDel="00F8650F">
            <w:rPr>
              <w:rStyle w:val="Hipervnculo"/>
            </w:rPr>
            <w:delText>1.4.</w:delText>
          </w:r>
          <w:r w:rsidDel="00F8650F">
            <w:rPr>
              <w:rFonts w:asciiTheme="minorHAnsi" w:eastAsiaTheme="minorEastAsia" w:hAnsiTheme="minorHAnsi" w:cstheme="minorBidi"/>
              <w:b w:val="0"/>
              <w:bCs w:val="0"/>
              <w:noProof/>
              <w:sz w:val="22"/>
              <w:szCs w:val="22"/>
              <w:lang w:val="es-ES" w:eastAsia="es-ES"/>
            </w:rPr>
            <w:tab/>
          </w:r>
          <w:r w:rsidRPr="00F8650F" w:rsidDel="00F8650F">
            <w:rPr>
              <w:rStyle w:val="Hipervnculo"/>
            </w:rPr>
            <w:delText>El método main()</w:delText>
          </w:r>
          <w:r w:rsidDel="00F8650F">
            <w:rPr>
              <w:noProof/>
              <w:webHidden/>
            </w:rPr>
            <w:tab/>
          </w:r>
        </w:del>
      </w:ins>
    </w:p>
    <w:p w14:paraId="6EB8DD39" w14:textId="32704A6A" w:rsidR="00095204" w:rsidDel="00F8650F" w:rsidRDefault="00095204">
      <w:pPr>
        <w:pStyle w:val="TDC1"/>
        <w:rPr>
          <w:del w:id="88" w:author="TARELA DUQUE Nicole" w:date="2018-12-10T09:38:00Z"/>
          <w:rFonts w:asciiTheme="minorHAnsi" w:eastAsiaTheme="minorEastAsia" w:hAnsiTheme="minorHAnsi" w:cstheme="minorBidi"/>
          <w:bCs w:val="0"/>
          <w:noProof/>
          <w:sz w:val="22"/>
          <w:szCs w:val="22"/>
          <w:lang w:val="es-ES" w:eastAsia="es-ES"/>
        </w:rPr>
      </w:pPr>
      <w:del w:id="89" w:author="TARELA DUQUE Nicole" w:date="2018-12-10T09:38:00Z">
        <w:r w:rsidRPr="005D2576" w:rsidDel="00F8650F">
          <w:rPr>
            <w:rStyle w:val="Hipervnculo"/>
            <w:lang w:val="es-ES_tradnl"/>
          </w:rPr>
          <w:delText>1.</w:delText>
        </w:r>
        <w:r w:rsidDel="00F8650F">
          <w:rPr>
            <w:rFonts w:asciiTheme="minorHAnsi" w:eastAsiaTheme="minorEastAsia" w:hAnsiTheme="minorHAnsi" w:cstheme="minorBidi"/>
            <w:bCs w:val="0"/>
            <w:noProof/>
            <w:sz w:val="22"/>
            <w:szCs w:val="22"/>
            <w:lang w:val="es-ES" w:eastAsia="es-ES"/>
          </w:rPr>
          <w:tab/>
        </w:r>
        <w:r w:rsidRPr="005D2576" w:rsidDel="00F8650F">
          <w:rPr>
            <w:rStyle w:val="Hipervnculo"/>
            <w:lang w:val="es-ES_tradnl"/>
          </w:rPr>
          <w:delText>Introducción</w:delText>
        </w:r>
        <w:r w:rsidDel="00F8650F">
          <w:rPr>
            <w:noProof/>
            <w:webHidden/>
          </w:rPr>
          <w:tab/>
        </w:r>
        <w:r w:rsidR="005D2576" w:rsidDel="00F8650F">
          <w:rPr>
            <w:noProof/>
            <w:webHidden/>
          </w:rPr>
          <w:delText>5</w:delText>
        </w:r>
      </w:del>
    </w:p>
    <w:p w14:paraId="450BC35A" w14:textId="7FCCB06E" w:rsidR="00095204" w:rsidDel="00F8650F" w:rsidRDefault="00095204">
      <w:pPr>
        <w:pStyle w:val="TDC2"/>
        <w:rPr>
          <w:del w:id="90" w:author="TARELA DUQUE Nicole" w:date="2018-12-10T09:38:00Z"/>
          <w:rFonts w:asciiTheme="minorHAnsi" w:eastAsiaTheme="minorEastAsia" w:hAnsiTheme="minorHAnsi" w:cstheme="minorBidi"/>
          <w:b w:val="0"/>
          <w:bCs w:val="0"/>
          <w:noProof/>
          <w:sz w:val="22"/>
          <w:szCs w:val="22"/>
          <w:lang w:val="es-ES" w:eastAsia="es-ES"/>
        </w:rPr>
      </w:pPr>
      <w:del w:id="91" w:author="TARELA DUQUE Nicole" w:date="2018-12-10T09:38:00Z">
        <w:r w:rsidRPr="005D2576" w:rsidDel="00F8650F">
          <w:rPr>
            <w:rStyle w:val="Hipervnculo"/>
            <w:lang w:val="es-ES_tradnl"/>
          </w:rPr>
          <w:delText>1.1.</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_tradnl"/>
          </w:rPr>
          <w:delText>Bases de Datos Relacionales</w:delText>
        </w:r>
        <w:r w:rsidDel="00F8650F">
          <w:rPr>
            <w:noProof/>
            <w:webHidden/>
          </w:rPr>
          <w:tab/>
        </w:r>
        <w:r w:rsidR="005D2576" w:rsidDel="00F8650F">
          <w:rPr>
            <w:noProof/>
            <w:webHidden/>
          </w:rPr>
          <w:delText>5</w:delText>
        </w:r>
      </w:del>
    </w:p>
    <w:p w14:paraId="6F52200B" w14:textId="656AA55F" w:rsidR="00095204" w:rsidDel="00F8650F" w:rsidRDefault="00095204">
      <w:pPr>
        <w:pStyle w:val="TDC2"/>
        <w:rPr>
          <w:del w:id="92" w:author="TARELA DUQUE Nicole" w:date="2018-12-10T09:38:00Z"/>
          <w:rFonts w:asciiTheme="minorHAnsi" w:eastAsiaTheme="minorEastAsia" w:hAnsiTheme="minorHAnsi" w:cstheme="minorBidi"/>
          <w:b w:val="0"/>
          <w:bCs w:val="0"/>
          <w:noProof/>
          <w:sz w:val="22"/>
          <w:szCs w:val="22"/>
          <w:lang w:val="es-ES" w:eastAsia="es-ES"/>
        </w:rPr>
      </w:pPr>
      <w:del w:id="93" w:author="TARELA DUQUE Nicole" w:date="2018-12-10T09:38:00Z">
        <w:r w:rsidRPr="005D2576" w:rsidDel="00F8650F">
          <w:rPr>
            <w:rStyle w:val="Hipervnculo"/>
            <w:lang w:val="es-ES_tradnl"/>
          </w:rPr>
          <w:delText>1.2.</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_tradnl"/>
          </w:rPr>
          <w:delText>Mapeo Objeto-Relacional</w:delText>
        </w:r>
        <w:r w:rsidDel="00F8650F">
          <w:rPr>
            <w:noProof/>
            <w:webHidden/>
          </w:rPr>
          <w:tab/>
        </w:r>
        <w:r w:rsidR="005D2576" w:rsidDel="00F8650F">
          <w:rPr>
            <w:noProof/>
            <w:webHidden/>
          </w:rPr>
          <w:delText>5</w:delText>
        </w:r>
      </w:del>
    </w:p>
    <w:p w14:paraId="3CA449B8" w14:textId="6394B5C2" w:rsidR="00095204" w:rsidDel="00F8650F" w:rsidRDefault="00095204">
      <w:pPr>
        <w:pStyle w:val="TDC3"/>
        <w:rPr>
          <w:del w:id="94" w:author="TARELA DUQUE Nicole" w:date="2018-12-10T09:38:00Z"/>
          <w:rFonts w:asciiTheme="minorHAnsi" w:eastAsiaTheme="minorEastAsia" w:hAnsiTheme="minorHAnsi" w:cstheme="minorBidi"/>
          <w:noProof/>
          <w:sz w:val="22"/>
          <w:szCs w:val="22"/>
          <w:lang w:val="es-ES" w:eastAsia="es-ES"/>
        </w:rPr>
      </w:pPr>
      <w:del w:id="95" w:author="TARELA DUQUE Nicole" w:date="2018-12-10T09:38:00Z">
        <w:r w:rsidRPr="005D2576" w:rsidDel="00F8650F">
          <w:rPr>
            <w:rStyle w:val="Hipervnculo"/>
            <w:lang w:val="es-ES_tradnl"/>
          </w:rPr>
          <w:delText>1.2.1.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Impedance mismatch</w:delText>
        </w:r>
        <w:r w:rsidDel="00F8650F">
          <w:rPr>
            <w:noProof/>
            <w:webHidden/>
          </w:rPr>
          <w:tab/>
        </w:r>
        <w:r w:rsidR="005D2576" w:rsidDel="00F8650F">
          <w:rPr>
            <w:noProof/>
            <w:webHidden/>
          </w:rPr>
          <w:delText>6</w:delText>
        </w:r>
      </w:del>
    </w:p>
    <w:p w14:paraId="05ACFE46" w14:textId="4E77A36A" w:rsidR="00095204" w:rsidDel="00F8650F" w:rsidRDefault="00095204">
      <w:pPr>
        <w:pStyle w:val="TDC3"/>
        <w:rPr>
          <w:del w:id="96" w:author="TARELA DUQUE Nicole" w:date="2018-12-10T09:38:00Z"/>
          <w:rFonts w:asciiTheme="minorHAnsi" w:eastAsiaTheme="minorEastAsia" w:hAnsiTheme="minorHAnsi" w:cstheme="minorBidi"/>
          <w:noProof/>
          <w:sz w:val="22"/>
          <w:szCs w:val="22"/>
          <w:lang w:val="es-ES" w:eastAsia="es-ES"/>
        </w:rPr>
      </w:pPr>
      <w:del w:id="97" w:author="TARELA DUQUE Nicole" w:date="2018-12-10T09:38:00Z">
        <w:r w:rsidRPr="005D2576" w:rsidDel="00F8650F">
          <w:rPr>
            <w:rStyle w:val="Hipervnculo"/>
            <w:lang w:val="es-ES_tradnl"/>
          </w:rPr>
          <w:delText>1.2.2.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Representación de Clases</w:delText>
        </w:r>
        <w:r w:rsidDel="00F8650F">
          <w:rPr>
            <w:noProof/>
            <w:webHidden/>
          </w:rPr>
          <w:tab/>
        </w:r>
        <w:r w:rsidR="005D2576" w:rsidDel="00F8650F">
          <w:rPr>
            <w:noProof/>
            <w:webHidden/>
          </w:rPr>
          <w:delText>6</w:delText>
        </w:r>
      </w:del>
    </w:p>
    <w:p w14:paraId="58A38285" w14:textId="74ED6B89" w:rsidR="00095204" w:rsidDel="00F8650F" w:rsidRDefault="00095204">
      <w:pPr>
        <w:pStyle w:val="TDC3"/>
        <w:rPr>
          <w:del w:id="98" w:author="TARELA DUQUE Nicole" w:date="2018-12-10T09:38:00Z"/>
          <w:rFonts w:asciiTheme="minorHAnsi" w:eastAsiaTheme="minorEastAsia" w:hAnsiTheme="minorHAnsi" w:cstheme="minorBidi"/>
          <w:noProof/>
          <w:sz w:val="22"/>
          <w:szCs w:val="22"/>
          <w:lang w:val="es-ES" w:eastAsia="es-ES"/>
        </w:rPr>
      </w:pPr>
      <w:del w:id="99" w:author="TARELA DUQUE Nicole" w:date="2018-12-10T09:38:00Z">
        <w:r w:rsidRPr="005D2576" w:rsidDel="00F8650F">
          <w:rPr>
            <w:rStyle w:val="Hipervnculo"/>
            <w:lang w:val="es-ES_tradnl"/>
          </w:rPr>
          <w:delText>1.2.3.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Relaciones</w:delText>
        </w:r>
        <w:r w:rsidDel="00F8650F">
          <w:rPr>
            <w:noProof/>
            <w:webHidden/>
          </w:rPr>
          <w:tab/>
        </w:r>
        <w:r w:rsidR="005D2576" w:rsidDel="00F8650F">
          <w:rPr>
            <w:noProof/>
            <w:webHidden/>
          </w:rPr>
          <w:delText>7</w:delText>
        </w:r>
      </w:del>
    </w:p>
    <w:p w14:paraId="13D2FFE9" w14:textId="1100DAE6" w:rsidR="00095204" w:rsidDel="00F8650F" w:rsidRDefault="00095204">
      <w:pPr>
        <w:pStyle w:val="TDC3"/>
        <w:rPr>
          <w:del w:id="100" w:author="TARELA DUQUE Nicole" w:date="2018-12-10T09:38:00Z"/>
          <w:rFonts w:asciiTheme="minorHAnsi" w:eastAsiaTheme="minorEastAsia" w:hAnsiTheme="minorHAnsi" w:cstheme="minorBidi"/>
          <w:noProof/>
          <w:sz w:val="22"/>
          <w:szCs w:val="22"/>
          <w:lang w:val="es-ES" w:eastAsia="es-ES"/>
        </w:rPr>
      </w:pPr>
      <w:del w:id="101" w:author="TARELA DUQUE Nicole" w:date="2018-12-10T09:38:00Z">
        <w:r w:rsidRPr="005D2576" w:rsidDel="00F8650F">
          <w:rPr>
            <w:rStyle w:val="Hipervnculo"/>
            <w:lang w:val="es-ES_tradnl"/>
          </w:rPr>
          <w:delText>1.2.4.</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Herencia</w:delText>
        </w:r>
        <w:r w:rsidDel="00F8650F">
          <w:rPr>
            <w:noProof/>
            <w:webHidden/>
          </w:rPr>
          <w:tab/>
        </w:r>
        <w:r w:rsidR="005D2576" w:rsidDel="00F8650F">
          <w:rPr>
            <w:noProof/>
            <w:webHidden/>
          </w:rPr>
          <w:delText>10</w:delText>
        </w:r>
      </w:del>
    </w:p>
    <w:p w14:paraId="20B04E16" w14:textId="7F1BE11F" w:rsidR="00095204" w:rsidDel="00F8650F" w:rsidRDefault="00095204">
      <w:pPr>
        <w:pStyle w:val="TDC2"/>
        <w:rPr>
          <w:del w:id="102" w:author="TARELA DUQUE Nicole" w:date="2018-12-10T09:38:00Z"/>
          <w:rFonts w:asciiTheme="minorHAnsi" w:eastAsiaTheme="minorEastAsia" w:hAnsiTheme="minorHAnsi" w:cstheme="minorBidi"/>
          <w:b w:val="0"/>
          <w:bCs w:val="0"/>
          <w:noProof/>
          <w:sz w:val="22"/>
          <w:szCs w:val="22"/>
          <w:lang w:val="es-ES" w:eastAsia="es-ES"/>
        </w:rPr>
      </w:pPr>
      <w:del w:id="103" w:author="TARELA DUQUE Nicole" w:date="2018-12-10T09:38:00Z">
        <w:r w:rsidRPr="005D2576" w:rsidDel="00F8650F">
          <w:rPr>
            <w:rStyle w:val="Hipervnculo"/>
            <w:lang w:val="es-ES_tradnl"/>
          </w:rPr>
          <w:delText>1.3.</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_tradnl"/>
          </w:rPr>
          <w:delText>Soporte para la Persistencia en Java</w:delText>
        </w:r>
        <w:r w:rsidDel="00F8650F">
          <w:rPr>
            <w:noProof/>
            <w:webHidden/>
          </w:rPr>
          <w:tab/>
        </w:r>
        <w:r w:rsidR="005D2576" w:rsidDel="00F8650F">
          <w:rPr>
            <w:noProof/>
            <w:webHidden/>
          </w:rPr>
          <w:delText>12</w:delText>
        </w:r>
      </w:del>
    </w:p>
    <w:p w14:paraId="26B05D90" w14:textId="00E6E9C6" w:rsidR="00095204" w:rsidDel="00F8650F" w:rsidRDefault="00095204">
      <w:pPr>
        <w:pStyle w:val="TDC3"/>
        <w:rPr>
          <w:del w:id="104" w:author="TARELA DUQUE Nicole" w:date="2018-12-10T09:38:00Z"/>
          <w:rFonts w:asciiTheme="minorHAnsi" w:eastAsiaTheme="minorEastAsia" w:hAnsiTheme="minorHAnsi" w:cstheme="minorBidi"/>
          <w:noProof/>
          <w:sz w:val="22"/>
          <w:szCs w:val="22"/>
          <w:lang w:val="es-ES" w:eastAsia="es-ES"/>
        </w:rPr>
      </w:pPr>
      <w:del w:id="105" w:author="TARELA DUQUE Nicole" w:date="2018-12-10T09:38:00Z">
        <w:r w:rsidRPr="005D2576" w:rsidDel="00F8650F">
          <w:rPr>
            <w:rStyle w:val="Hipervnculo"/>
            <w:bCs/>
            <w:lang w:val="es-ES_tradnl"/>
          </w:rPr>
          <w:delText>1.3.1.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Soluciones del ORM previas a JPA</w:delText>
        </w:r>
        <w:r w:rsidDel="00F8650F">
          <w:rPr>
            <w:noProof/>
            <w:webHidden/>
          </w:rPr>
          <w:tab/>
        </w:r>
        <w:r w:rsidR="005D2576" w:rsidDel="00F8650F">
          <w:rPr>
            <w:noProof/>
            <w:webHidden/>
          </w:rPr>
          <w:delText>12</w:delText>
        </w:r>
      </w:del>
    </w:p>
    <w:p w14:paraId="5702204C" w14:textId="5228A669" w:rsidR="00095204" w:rsidDel="00F8650F" w:rsidRDefault="00095204">
      <w:pPr>
        <w:pStyle w:val="TDC3"/>
        <w:rPr>
          <w:del w:id="106" w:author="TARELA DUQUE Nicole" w:date="2018-12-10T09:38:00Z"/>
          <w:rFonts w:asciiTheme="minorHAnsi" w:eastAsiaTheme="minorEastAsia" w:hAnsiTheme="minorHAnsi" w:cstheme="minorBidi"/>
          <w:noProof/>
          <w:sz w:val="22"/>
          <w:szCs w:val="22"/>
          <w:lang w:val="es-ES" w:eastAsia="es-ES"/>
        </w:rPr>
      </w:pPr>
      <w:del w:id="107" w:author="TARELA DUQUE Nicole" w:date="2018-12-10T09:38:00Z">
        <w:r w:rsidRPr="005D2576" w:rsidDel="00F8650F">
          <w:rPr>
            <w:rStyle w:val="Hipervnculo"/>
            <w:lang w:val="es-ES_tradnl"/>
          </w:rPr>
          <w:delText>1.3.2.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JDBC</w:delText>
        </w:r>
        <w:r w:rsidDel="00F8650F">
          <w:rPr>
            <w:noProof/>
            <w:webHidden/>
          </w:rPr>
          <w:tab/>
        </w:r>
        <w:r w:rsidR="005D2576" w:rsidDel="00F8650F">
          <w:rPr>
            <w:noProof/>
            <w:webHidden/>
          </w:rPr>
          <w:delText>12</w:delText>
        </w:r>
      </w:del>
    </w:p>
    <w:p w14:paraId="079DEC4A" w14:textId="744EED50" w:rsidR="00095204" w:rsidDel="00F8650F" w:rsidRDefault="00095204">
      <w:pPr>
        <w:pStyle w:val="TDC3"/>
        <w:rPr>
          <w:del w:id="108" w:author="TARELA DUQUE Nicole" w:date="2018-12-10T09:38:00Z"/>
          <w:rFonts w:asciiTheme="minorHAnsi" w:eastAsiaTheme="minorEastAsia" w:hAnsiTheme="minorHAnsi" w:cstheme="minorBidi"/>
          <w:noProof/>
          <w:sz w:val="22"/>
          <w:szCs w:val="22"/>
          <w:lang w:val="es-ES" w:eastAsia="es-ES"/>
        </w:rPr>
      </w:pPr>
      <w:del w:id="109" w:author="TARELA DUQUE Nicole" w:date="2018-12-10T09:38:00Z">
        <w:r w:rsidRPr="005D2576" w:rsidDel="00F8650F">
          <w:rPr>
            <w:rStyle w:val="Hipervnculo"/>
            <w:lang w:val="es-ES_tradnl"/>
          </w:rPr>
          <w:delText>1.3.3.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Enterprise JavaBeans</w:delText>
        </w:r>
        <w:r w:rsidDel="00F8650F">
          <w:rPr>
            <w:noProof/>
            <w:webHidden/>
          </w:rPr>
          <w:tab/>
        </w:r>
        <w:r w:rsidR="005D2576" w:rsidDel="00F8650F">
          <w:rPr>
            <w:noProof/>
            <w:webHidden/>
          </w:rPr>
          <w:delText>12</w:delText>
        </w:r>
      </w:del>
    </w:p>
    <w:p w14:paraId="507E7CD8" w14:textId="0B5614D3" w:rsidR="00095204" w:rsidDel="00F8650F" w:rsidRDefault="00095204">
      <w:pPr>
        <w:pStyle w:val="TDC3"/>
        <w:rPr>
          <w:del w:id="110" w:author="TARELA DUQUE Nicole" w:date="2018-12-10T09:38:00Z"/>
          <w:rFonts w:asciiTheme="minorHAnsi" w:eastAsiaTheme="minorEastAsia" w:hAnsiTheme="minorHAnsi" w:cstheme="minorBidi"/>
          <w:noProof/>
          <w:sz w:val="22"/>
          <w:szCs w:val="22"/>
          <w:lang w:val="es-ES" w:eastAsia="es-ES"/>
        </w:rPr>
      </w:pPr>
      <w:del w:id="111" w:author="TARELA DUQUE Nicole" w:date="2018-12-10T09:38:00Z">
        <w:r w:rsidRPr="005D2576" w:rsidDel="00F8650F">
          <w:rPr>
            <w:rStyle w:val="Hipervnculo"/>
            <w:lang w:val="es-ES_tradnl"/>
          </w:rPr>
          <w:delText>1.3.4.</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Objetos de Datos de Java</w:delText>
        </w:r>
        <w:r w:rsidDel="00F8650F">
          <w:rPr>
            <w:noProof/>
            <w:webHidden/>
          </w:rPr>
          <w:tab/>
        </w:r>
        <w:r w:rsidR="005D2576" w:rsidDel="00F8650F">
          <w:rPr>
            <w:noProof/>
            <w:webHidden/>
          </w:rPr>
          <w:delText>13</w:delText>
        </w:r>
      </w:del>
    </w:p>
    <w:p w14:paraId="1F883985" w14:textId="23B0DAA9" w:rsidR="00095204" w:rsidDel="00F8650F" w:rsidRDefault="00095204">
      <w:pPr>
        <w:pStyle w:val="TDC3"/>
        <w:rPr>
          <w:del w:id="112" w:author="TARELA DUQUE Nicole" w:date="2018-12-10T09:38:00Z"/>
          <w:rFonts w:asciiTheme="minorHAnsi" w:eastAsiaTheme="minorEastAsia" w:hAnsiTheme="minorHAnsi" w:cstheme="minorBidi"/>
          <w:noProof/>
          <w:sz w:val="22"/>
          <w:szCs w:val="22"/>
          <w:lang w:val="es-ES" w:eastAsia="es-ES"/>
        </w:rPr>
      </w:pPr>
      <w:del w:id="113" w:author="TARELA DUQUE Nicole" w:date="2018-12-10T09:38:00Z">
        <w:r w:rsidRPr="005D2576" w:rsidDel="00F8650F">
          <w:rPr>
            <w:rStyle w:val="Hipervnculo"/>
            <w:lang w:val="es-ES_tradnl"/>
          </w:rPr>
          <w:delText>1.3.5.</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¿Por qué otro Estándar?</w:delText>
        </w:r>
        <w:r w:rsidDel="00F8650F">
          <w:rPr>
            <w:noProof/>
            <w:webHidden/>
          </w:rPr>
          <w:tab/>
        </w:r>
        <w:r w:rsidR="005D2576" w:rsidDel="00F8650F">
          <w:rPr>
            <w:noProof/>
            <w:webHidden/>
          </w:rPr>
          <w:delText>13</w:delText>
        </w:r>
      </w:del>
    </w:p>
    <w:p w14:paraId="48136EFE" w14:textId="2E47A7E1" w:rsidR="00095204" w:rsidDel="00F8650F" w:rsidRDefault="00095204">
      <w:pPr>
        <w:pStyle w:val="TDC2"/>
        <w:rPr>
          <w:del w:id="114" w:author="TARELA DUQUE Nicole" w:date="2018-12-10T09:38:00Z"/>
          <w:rFonts w:asciiTheme="minorHAnsi" w:eastAsiaTheme="minorEastAsia" w:hAnsiTheme="minorHAnsi" w:cstheme="minorBidi"/>
          <w:b w:val="0"/>
          <w:bCs w:val="0"/>
          <w:noProof/>
          <w:sz w:val="22"/>
          <w:szCs w:val="22"/>
          <w:lang w:val="es-ES" w:eastAsia="es-ES"/>
        </w:rPr>
      </w:pPr>
      <w:del w:id="115" w:author="TARELA DUQUE Nicole" w:date="2018-12-10T09:38:00Z">
        <w:r w:rsidRPr="005D2576" w:rsidDel="00F8650F">
          <w:rPr>
            <w:rStyle w:val="Hipervnculo"/>
            <w:lang w:val="es-ES_tradnl"/>
          </w:rPr>
          <w:delText>1.4.</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_tradnl"/>
          </w:rPr>
          <w:delText>Java Persistence API (JPA)</w:delText>
        </w:r>
        <w:r w:rsidDel="00F8650F">
          <w:rPr>
            <w:noProof/>
            <w:webHidden/>
          </w:rPr>
          <w:tab/>
        </w:r>
        <w:r w:rsidR="005D2576" w:rsidDel="00F8650F">
          <w:rPr>
            <w:noProof/>
            <w:webHidden/>
          </w:rPr>
          <w:delText>13</w:delText>
        </w:r>
      </w:del>
    </w:p>
    <w:p w14:paraId="2C95F1A6" w14:textId="03012975" w:rsidR="00095204" w:rsidDel="00F8650F" w:rsidRDefault="00095204">
      <w:pPr>
        <w:pStyle w:val="TDC3"/>
        <w:rPr>
          <w:del w:id="116" w:author="TARELA DUQUE Nicole" w:date="2018-12-10T09:38:00Z"/>
          <w:rFonts w:asciiTheme="minorHAnsi" w:eastAsiaTheme="minorEastAsia" w:hAnsiTheme="minorHAnsi" w:cstheme="minorBidi"/>
          <w:noProof/>
          <w:sz w:val="22"/>
          <w:szCs w:val="22"/>
          <w:lang w:val="es-ES" w:eastAsia="es-ES"/>
        </w:rPr>
      </w:pPr>
      <w:del w:id="117" w:author="TARELA DUQUE Nicole" w:date="2018-12-10T09:38:00Z">
        <w:r w:rsidRPr="005D2576" w:rsidDel="00F8650F">
          <w:rPr>
            <w:rStyle w:val="Hipervnculo"/>
            <w:lang w:val="es-ES"/>
          </w:rPr>
          <w:delText>1.4.1.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EJB 3.0 and JPA 1.0</w:delText>
        </w:r>
        <w:r w:rsidDel="00F8650F">
          <w:rPr>
            <w:noProof/>
            <w:webHidden/>
          </w:rPr>
          <w:tab/>
        </w:r>
        <w:r w:rsidR="005D2576" w:rsidDel="00F8650F">
          <w:rPr>
            <w:noProof/>
            <w:webHidden/>
          </w:rPr>
          <w:delText>14</w:delText>
        </w:r>
      </w:del>
    </w:p>
    <w:p w14:paraId="0F642BF3" w14:textId="4F56567B" w:rsidR="00095204" w:rsidDel="00F8650F" w:rsidRDefault="00095204">
      <w:pPr>
        <w:pStyle w:val="TDC3"/>
        <w:rPr>
          <w:del w:id="118" w:author="TARELA DUQUE Nicole" w:date="2018-12-10T09:38:00Z"/>
          <w:rFonts w:asciiTheme="minorHAnsi" w:eastAsiaTheme="minorEastAsia" w:hAnsiTheme="minorHAnsi" w:cstheme="minorBidi"/>
          <w:noProof/>
          <w:sz w:val="22"/>
          <w:szCs w:val="22"/>
          <w:lang w:val="es-ES" w:eastAsia="es-ES"/>
        </w:rPr>
      </w:pPr>
      <w:del w:id="119" w:author="TARELA DUQUE Nicole" w:date="2018-12-10T09:38:00Z">
        <w:r w:rsidRPr="005D2576" w:rsidDel="00F8650F">
          <w:rPr>
            <w:rStyle w:val="Hipervnculo"/>
            <w:lang w:val="es-ES"/>
          </w:rPr>
          <w:delText>1.4.2.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JPA 2.0</w:delText>
        </w:r>
        <w:r w:rsidDel="00F8650F">
          <w:rPr>
            <w:noProof/>
            <w:webHidden/>
          </w:rPr>
          <w:tab/>
        </w:r>
        <w:r w:rsidR="005D2576" w:rsidDel="00F8650F">
          <w:rPr>
            <w:noProof/>
            <w:webHidden/>
          </w:rPr>
          <w:delText>14</w:delText>
        </w:r>
      </w:del>
    </w:p>
    <w:p w14:paraId="10F6B710" w14:textId="4C764A8D" w:rsidR="00095204" w:rsidDel="00F8650F" w:rsidRDefault="00095204">
      <w:pPr>
        <w:pStyle w:val="TDC3"/>
        <w:rPr>
          <w:del w:id="120" w:author="TARELA DUQUE Nicole" w:date="2018-12-10T09:38:00Z"/>
          <w:rFonts w:asciiTheme="minorHAnsi" w:eastAsiaTheme="minorEastAsia" w:hAnsiTheme="minorHAnsi" w:cstheme="minorBidi"/>
          <w:noProof/>
          <w:sz w:val="22"/>
          <w:szCs w:val="22"/>
          <w:lang w:val="es-ES" w:eastAsia="es-ES"/>
        </w:rPr>
      </w:pPr>
      <w:del w:id="121" w:author="TARELA DUQUE Nicole" w:date="2018-12-10T09:38:00Z">
        <w:r w:rsidRPr="005D2576" w:rsidDel="00F8650F">
          <w:rPr>
            <w:rStyle w:val="Hipervnculo"/>
            <w:lang w:val="es-ES"/>
          </w:rPr>
          <w:delText>1.4.3.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JPA 2.1</w:delText>
        </w:r>
        <w:r w:rsidDel="00F8650F">
          <w:rPr>
            <w:noProof/>
            <w:webHidden/>
          </w:rPr>
          <w:tab/>
        </w:r>
        <w:r w:rsidR="005D2576" w:rsidDel="00F8650F">
          <w:rPr>
            <w:noProof/>
            <w:webHidden/>
          </w:rPr>
          <w:delText>14</w:delText>
        </w:r>
      </w:del>
    </w:p>
    <w:p w14:paraId="63D9939D" w14:textId="011483B5" w:rsidR="00095204" w:rsidDel="00F8650F" w:rsidRDefault="00095204">
      <w:pPr>
        <w:pStyle w:val="TDC3"/>
        <w:rPr>
          <w:del w:id="122" w:author="TARELA DUQUE Nicole" w:date="2018-12-10T09:38:00Z"/>
          <w:rFonts w:asciiTheme="minorHAnsi" w:eastAsiaTheme="minorEastAsia" w:hAnsiTheme="minorHAnsi" w:cstheme="minorBidi"/>
          <w:noProof/>
          <w:sz w:val="22"/>
          <w:szCs w:val="22"/>
          <w:lang w:val="es-ES" w:eastAsia="es-ES"/>
        </w:rPr>
      </w:pPr>
      <w:del w:id="123" w:author="TARELA DUQUE Nicole" w:date="2018-12-10T09:38:00Z">
        <w:r w:rsidRPr="005D2576" w:rsidDel="00F8650F">
          <w:rPr>
            <w:rStyle w:val="Hipervnculo"/>
            <w:lang w:val="es-ES"/>
          </w:rPr>
          <w:delText>1.4.4.</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JPA 2.2 and EJB 3.2</w:delText>
        </w:r>
        <w:r w:rsidDel="00F8650F">
          <w:rPr>
            <w:noProof/>
            <w:webHidden/>
          </w:rPr>
          <w:tab/>
        </w:r>
        <w:r w:rsidR="005D2576" w:rsidDel="00F8650F">
          <w:rPr>
            <w:noProof/>
            <w:webHidden/>
          </w:rPr>
          <w:delText>14</w:delText>
        </w:r>
      </w:del>
    </w:p>
    <w:p w14:paraId="2D00CDB8" w14:textId="089D3E17" w:rsidR="00095204" w:rsidDel="00F8650F" w:rsidRDefault="00095204">
      <w:pPr>
        <w:pStyle w:val="TDC2"/>
        <w:rPr>
          <w:del w:id="124" w:author="TARELA DUQUE Nicole" w:date="2018-12-10T09:38:00Z"/>
          <w:rFonts w:asciiTheme="minorHAnsi" w:eastAsiaTheme="minorEastAsia" w:hAnsiTheme="minorHAnsi" w:cstheme="minorBidi"/>
          <w:b w:val="0"/>
          <w:bCs w:val="0"/>
          <w:noProof/>
          <w:sz w:val="22"/>
          <w:szCs w:val="22"/>
          <w:lang w:val="es-ES" w:eastAsia="es-ES"/>
        </w:rPr>
      </w:pPr>
      <w:del w:id="125" w:author="TARELA DUQUE Nicole" w:date="2018-12-10T09:38:00Z">
        <w:r w:rsidRPr="005D2576" w:rsidDel="00F8650F">
          <w:rPr>
            <w:rStyle w:val="Hipervnculo"/>
            <w:lang w:val="es-ES_tradnl"/>
          </w:rPr>
          <w:delText>1.5.</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_tradnl"/>
          </w:rPr>
          <w:delText>Resumen</w:delText>
        </w:r>
        <w:r w:rsidDel="00F8650F">
          <w:rPr>
            <w:noProof/>
            <w:webHidden/>
          </w:rPr>
          <w:tab/>
        </w:r>
        <w:r w:rsidR="005D2576" w:rsidDel="00F8650F">
          <w:rPr>
            <w:noProof/>
            <w:webHidden/>
          </w:rPr>
          <w:delText>15</w:delText>
        </w:r>
      </w:del>
    </w:p>
    <w:p w14:paraId="12E0E3F6" w14:textId="4FC6FF97" w:rsidR="00095204" w:rsidDel="00F8650F" w:rsidRDefault="00095204">
      <w:pPr>
        <w:pStyle w:val="TDC3"/>
        <w:rPr>
          <w:del w:id="126" w:author="TARELA DUQUE Nicole" w:date="2018-12-10T09:38:00Z"/>
          <w:rFonts w:asciiTheme="minorHAnsi" w:eastAsiaTheme="minorEastAsia" w:hAnsiTheme="minorHAnsi" w:cstheme="minorBidi"/>
          <w:noProof/>
          <w:sz w:val="22"/>
          <w:szCs w:val="22"/>
          <w:lang w:val="es-ES" w:eastAsia="es-ES"/>
        </w:rPr>
      </w:pPr>
      <w:del w:id="127" w:author="TARELA DUQUE Nicole" w:date="2018-12-10T09:38:00Z">
        <w:r w:rsidRPr="005D2576" w:rsidDel="00F8650F">
          <w:rPr>
            <w:rStyle w:val="Hipervnculo"/>
            <w:lang w:val="es-ES"/>
          </w:rPr>
          <w:delText>1.5.1.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Persistencia de los POJOs</w:delText>
        </w:r>
        <w:r w:rsidDel="00F8650F">
          <w:rPr>
            <w:noProof/>
            <w:webHidden/>
          </w:rPr>
          <w:tab/>
        </w:r>
        <w:r w:rsidR="005D2576" w:rsidDel="00F8650F">
          <w:rPr>
            <w:noProof/>
            <w:webHidden/>
          </w:rPr>
          <w:delText>15</w:delText>
        </w:r>
      </w:del>
    </w:p>
    <w:p w14:paraId="58961F38" w14:textId="4D74B95C" w:rsidR="00095204" w:rsidDel="00F8650F" w:rsidRDefault="00095204">
      <w:pPr>
        <w:pStyle w:val="TDC3"/>
        <w:rPr>
          <w:del w:id="128" w:author="TARELA DUQUE Nicole" w:date="2018-12-10T09:38:00Z"/>
          <w:rFonts w:asciiTheme="minorHAnsi" w:eastAsiaTheme="minorEastAsia" w:hAnsiTheme="minorHAnsi" w:cstheme="minorBidi"/>
          <w:noProof/>
          <w:sz w:val="22"/>
          <w:szCs w:val="22"/>
          <w:lang w:val="es-ES" w:eastAsia="es-ES"/>
        </w:rPr>
      </w:pPr>
      <w:del w:id="129" w:author="TARELA DUQUE Nicole" w:date="2018-12-10T09:38:00Z">
        <w:r w:rsidRPr="005D2576" w:rsidDel="00F8650F">
          <w:rPr>
            <w:rStyle w:val="Hipervnculo"/>
            <w:lang w:val="es-ES"/>
          </w:rPr>
          <w:delText>1.5.2.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No intrusivo</w:delText>
        </w:r>
        <w:r w:rsidDel="00F8650F">
          <w:rPr>
            <w:noProof/>
            <w:webHidden/>
          </w:rPr>
          <w:tab/>
        </w:r>
        <w:r w:rsidR="005D2576" w:rsidDel="00F8650F">
          <w:rPr>
            <w:noProof/>
            <w:webHidden/>
          </w:rPr>
          <w:delText>15</w:delText>
        </w:r>
      </w:del>
    </w:p>
    <w:p w14:paraId="123892CB" w14:textId="630C438B" w:rsidR="00095204" w:rsidDel="00F8650F" w:rsidRDefault="00095204">
      <w:pPr>
        <w:pStyle w:val="TDC3"/>
        <w:rPr>
          <w:del w:id="130" w:author="TARELA DUQUE Nicole" w:date="2018-12-10T09:38:00Z"/>
          <w:rFonts w:asciiTheme="minorHAnsi" w:eastAsiaTheme="minorEastAsia" w:hAnsiTheme="minorHAnsi" w:cstheme="minorBidi"/>
          <w:noProof/>
          <w:sz w:val="22"/>
          <w:szCs w:val="22"/>
          <w:lang w:val="es-ES" w:eastAsia="es-ES"/>
        </w:rPr>
      </w:pPr>
      <w:del w:id="131" w:author="TARELA DUQUE Nicole" w:date="2018-12-10T09:38:00Z">
        <w:r w:rsidRPr="005D2576" w:rsidDel="00F8650F">
          <w:rPr>
            <w:rStyle w:val="Hipervnculo"/>
            <w:lang w:val="es-ES"/>
          </w:rPr>
          <w:delText>1.5.3.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Object queries</w:delText>
        </w:r>
        <w:r w:rsidDel="00F8650F">
          <w:rPr>
            <w:noProof/>
            <w:webHidden/>
          </w:rPr>
          <w:tab/>
        </w:r>
        <w:r w:rsidR="005D2576" w:rsidDel="00F8650F">
          <w:rPr>
            <w:noProof/>
            <w:webHidden/>
          </w:rPr>
          <w:delText>15</w:delText>
        </w:r>
      </w:del>
    </w:p>
    <w:p w14:paraId="1F643B5B" w14:textId="6BEB871C" w:rsidR="00095204" w:rsidDel="00F8650F" w:rsidRDefault="00095204">
      <w:pPr>
        <w:pStyle w:val="TDC3"/>
        <w:rPr>
          <w:del w:id="132" w:author="TARELA DUQUE Nicole" w:date="2018-12-10T09:38:00Z"/>
          <w:rFonts w:asciiTheme="minorHAnsi" w:eastAsiaTheme="minorEastAsia" w:hAnsiTheme="minorHAnsi" w:cstheme="minorBidi"/>
          <w:noProof/>
          <w:sz w:val="22"/>
          <w:szCs w:val="22"/>
          <w:lang w:val="es-ES" w:eastAsia="es-ES"/>
        </w:rPr>
      </w:pPr>
      <w:del w:id="133" w:author="TARELA DUQUE Nicole" w:date="2018-12-10T09:38:00Z">
        <w:r w:rsidRPr="005D2576" w:rsidDel="00F8650F">
          <w:rPr>
            <w:rStyle w:val="Hipervnculo"/>
            <w:lang w:val="es-ES"/>
          </w:rPr>
          <w:delText>1.5.4.</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Mobile Entities</w:delText>
        </w:r>
        <w:r w:rsidDel="00F8650F">
          <w:rPr>
            <w:noProof/>
            <w:webHidden/>
          </w:rPr>
          <w:tab/>
        </w:r>
        <w:r w:rsidR="005D2576" w:rsidDel="00F8650F">
          <w:rPr>
            <w:noProof/>
            <w:webHidden/>
          </w:rPr>
          <w:delText>15</w:delText>
        </w:r>
      </w:del>
    </w:p>
    <w:p w14:paraId="6345E215" w14:textId="678591B4" w:rsidR="00095204" w:rsidDel="00F8650F" w:rsidRDefault="00095204">
      <w:pPr>
        <w:pStyle w:val="TDC3"/>
        <w:rPr>
          <w:del w:id="134" w:author="TARELA DUQUE Nicole" w:date="2018-12-10T09:38:00Z"/>
          <w:rFonts w:asciiTheme="minorHAnsi" w:eastAsiaTheme="minorEastAsia" w:hAnsiTheme="minorHAnsi" w:cstheme="minorBidi"/>
          <w:noProof/>
          <w:sz w:val="22"/>
          <w:szCs w:val="22"/>
          <w:lang w:val="es-ES" w:eastAsia="es-ES"/>
        </w:rPr>
      </w:pPr>
      <w:del w:id="135" w:author="TARELA DUQUE Nicole" w:date="2018-12-10T09:38:00Z">
        <w:r w:rsidRPr="005D2576" w:rsidDel="00F8650F">
          <w:rPr>
            <w:rStyle w:val="Hipervnculo"/>
            <w:lang w:val="es-ES"/>
          </w:rPr>
          <w:delText>1.5.5.</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Configuración simple</w:delText>
        </w:r>
        <w:r w:rsidDel="00F8650F">
          <w:rPr>
            <w:noProof/>
            <w:webHidden/>
          </w:rPr>
          <w:tab/>
        </w:r>
        <w:r w:rsidR="005D2576" w:rsidDel="00F8650F">
          <w:rPr>
            <w:noProof/>
            <w:webHidden/>
          </w:rPr>
          <w:delText>15</w:delText>
        </w:r>
      </w:del>
    </w:p>
    <w:p w14:paraId="0AFF192C" w14:textId="05FF725C" w:rsidR="00095204" w:rsidDel="00F8650F" w:rsidRDefault="00095204">
      <w:pPr>
        <w:pStyle w:val="TDC3"/>
        <w:rPr>
          <w:del w:id="136" w:author="TARELA DUQUE Nicole" w:date="2018-12-10T09:38:00Z"/>
          <w:rFonts w:asciiTheme="minorHAnsi" w:eastAsiaTheme="minorEastAsia" w:hAnsiTheme="minorHAnsi" w:cstheme="minorBidi"/>
          <w:noProof/>
          <w:sz w:val="22"/>
          <w:szCs w:val="22"/>
          <w:lang w:val="es-ES" w:eastAsia="es-ES"/>
        </w:rPr>
      </w:pPr>
      <w:del w:id="137" w:author="TARELA DUQUE Nicole" w:date="2018-12-10T09:38:00Z">
        <w:r w:rsidRPr="005D2576" w:rsidDel="00F8650F">
          <w:rPr>
            <w:rStyle w:val="Hipervnculo"/>
            <w:lang w:val="es-ES"/>
          </w:rPr>
          <w:delText>1.5.6.</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Integración y Tests.</w:delText>
        </w:r>
        <w:r w:rsidDel="00F8650F">
          <w:rPr>
            <w:noProof/>
            <w:webHidden/>
          </w:rPr>
          <w:tab/>
        </w:r>
        <w:r w:rsidR="005D2576" w:rsidDel="00F8650F">
          <w:rPr>
            <w:noProof/>
            <w:webHidden/>
          </w:rPr>
          <w:delText>16</w:delText>
        </w:r>
      </w:del>
    </w:p>
    <w:p w14:paraId="777562C8" w14:textId="4198C5CB" w:rsidR="00095204" w:rsidDel="00F8650F" w:rsidRDefault="00095204">
      <w:pPr>
        <w:pStyle w:val="TDC2"/>
        <w:rPr>
          <w:del w:id="138" w:author="TARELA DUQUE Nicole" w:date="2018-12-10T09:38:00Z"/>
          <w:rFonts w:asciiTheme="minorHAnsi" w:eastAsiaTheme="minorEastAsia" w:hAnsiTheme="minorHAnsi" w:cstheme="minorBidi"/>
          <w:b w:val="0"/>
          <w:bCs w:val="0"/>
          <w:noProof/>
          <w:sz w:val="22"/>
          <w:szCs w:val="22"/>
          <w:lang w:val="es-ES" w:eastAsia="es-ES"/>
        </w:rPr>
      </w:pPr>
      <w:del w:id="139" w:author="TARELA DUQUE Nicole" w:date="2018-12-10T09:38:00Z">
        <w:r w:rsidRPr="005D2576" w:rsidDel="00F8650F">
          <w:rPr>
            <w:rStyle w:val="Hipervnculo"/>
            <w:lang w:val="es-ES"/>
          </w:rPr>
          <w:delText>1.6.</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rPr>
          <w:delText>Conclusiones</w:delText>
        </w:r>
        <w:r w:rsidDel="00F8650F">
          <w:rPr>
            <w:noProof/>
            <w:webHidden/>
          </w:rPr>
          <w:tab/>
        </w:r>
        <w:r w:rsidR="005D2576" w:rsidDel="00F8650F">
          <w:rPr>
            <w:noProof/>
            <w:webHidden/>
          </w:rPr>
          <w:delText>16</w:delText>
        </w:r>
      </w:del>
    </w:p>
    <w:p w14:paraId="6D5B7C87" w14:textId="4585BD72" w:rsidR="00095204" w:rsidDel="00F8650F" w:rsidRDefault="00095204">
      <w:pPr>
        <w:pStyle w:val="TDC1"/>
        <w:rPr>
          <w:del w:id="140" w:author="TARELA DUQUE Nicole" w:date="2018-12-10T09:38:00Z"/>
          <w:rFonts w:asciiTheme="minorHAnsi" w:eastAsiaTheme="minorEastAsia" w:hAnsiTheme="minorHAnsi" w:cstheme="minorBidi"/>
          <w:bCs w:val="0"/>
          <w:noProof/>
          <w:sz w:val="22"/>
          <w:szCs w:val="22"/>
          <w:lang w:val="es-ES" w:eastAsia="es-ES"/>
        </w:rPr>
      </w:pPr>
      <w:del w:id="141" w:author="TARELA DUQUE Nicole" w:date="2018-12-10T09:38:00Z">
        <w:r w:rsidRPr="005D2576" w:rsidDel="00F8650F">
          <w:rPr>
            <w:rStyle w:val="Hipervnculo"/>
            <w:lang w:val="es-ES"/>
          </w:rPr>
          <w:delText>2.</w:delText>
        </w:r>
        <w:r w:rsidDel="00F8650F">
          <w:rPr>
            <w:rFonts w:asciiTheme="minorHAnsi" w:eastAsiaTheme="minorEastAsia" w:hAnsiTheme="minorHAnsi" w:cstheme="minorBidi"/>
            <w:bCs w:val="0"/>
            <w:noProof/>
            <w:sz w:val="22"/>
            <w:szCs w:val="22"/>
            <w:lang w:val="es-ES" w:eastAsia="es-ES"/>
          </w:rPr>
          <w:tab/>
        </w:r>
        <w:r w:rsidRPr="005D2576" w:rsidDel="00F8650F">
          <w:rPr>
            <w:rStyle w:val="Hipervnculo"/>
            <w:lang w:val="es-ES"/>
          </w:rPr>
          <w:delText>Introducción a Entidades y Persistencia</w:delText>
        </w:r>
        <w:r w:rsidDel="00F8650F">
          <w:rPr>
            <w:noProof/>
            <w:webHidden/>
          </w:rPr>
          <w:tab/>
        </w:r>
        <w:r w:rsidR="005D2576" w:rsidDel="00F8650F">
          <w:rPr>
            <w:noProof/>
            <w:webHidden/>
          </w:rPr>
          <w:delText>17</w:delText>
        </w:r>
      </w:del>
    </w:p>
    <w:p w14:paraId="69C53A35" w14:textId="5CB19D5F" w:rsidR="00095204" w:rsidDel="00F8650F" w:rsidRDefault="00095204">
      <w:pPr>
        <w:pStyle w:val="TDC2"/>
        <w:rPr>
          <w:del w:id="142" w:author="TARELA DUQUE Nicole" w:date="2018-12-10T09:38:00Z"/>
          <w:rFonts w:asciiTheme="minorHAnsi" w:eastAsiaTheme="minorEastAsia" w:hAnsiTheme="minorHAnsi" w:cstheme="minorBidi"/>
          <w:b w:val="0"/>
          <w:bCs w:val="0"/>
          <w:noProof/>
          <w:sz w:val="22"/>
          <w:szCs w:val="22"/>
          <w:lang w:val="es-ES" w:eastAsia="es-ES"/>
        </w:rPr>
      </w:pPr>
      <w:del w:id="143" w:author="TARELA DUQUE Nicole" w:date="2018-12-10T09:38:00Z">
        <w:r w:rsidRPr="005D2576" w:rsidDel="00F8650F">
          <w:rPr>
            <w:rStyle w:val="Hipervnculo"/>
            <w:lang w:val="es-ES" w:eastAsia="en-US"/>
          </w:rPr>
          <w:delText>2.1.</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eastAsia="en-US"/>
          </w:rPr>
          <w:delText>Descripción general de una entidad</w:delText>
        </w:r>
        <w:r w:rsidDel="00F8650F">
          <w:rPr>
            <w:noProof/>
            <w:webHidden/>
          </w:rPr>
          <w:tab/>
        </w:r>
        <w:r w:rsidR="005D2576" w:rsidDel="00F8650F">
          <w:rPr>
            <w:noProof/>
            <w:webHidden/>
          </w:rPr>
          <w:delText>17</w:delText>
        </w:r>
      </w:del>
    </w:p>
    <w:p w14:paraId="4E56E423" w14:textId="28D6DA40" w:rsidR="00095204" w:rsidDel="00F8650F" w:rsidRDefault="00095204">
      <w:pPr>
        <w:pStyle w:val="TDC3"/>
        <w:rPr>
          <w:del w:id="144" w:author="TARELA DUQUE Nicole" w:date="2018-12-10T09:38:00Z"/>
          <w:rFonts w:asciiTheme="minorHAnsi" w:eastAsiaTheme="minorEastAsia" w:hAnsiTheme="minorHAnsi" w:cstheme="minorBidi"/>
          <w:noProof/>
          <w:sz w:val="22"/>
          <w:szCs w:val="22"/>
          <w:lang w:val="es-ES" w:eastAsia="es-ES"/>
        </w:rPr>
      </w:pPr>
      <w:del w:id="145" w:author="TARELA DUQUE Nicole" w:date="2018-12-10T09:38:00Z">
        <w:r w:rsidRPr="005D2576" w:rsidDel="00F8650F">
          <w:rPr>
            <w:rStyle w:val="Hipervnculo"/>
            <w:lang w:val="es-ES" w:eastAsia="en-US"/>
          </w:rPr>
          <w:delText>2.1.1.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eastAsia="en-US"/>
          </w:rPr>
          <w:delText>Persistencia</w:delText>
        </w:r>
        <w:r w:rsidDel="00F8650F">
          <w:rPr>
            <w:noProof/>
            <w:webHidden/>
          </w:rPr>
          <w:tab/>
        </w:r>
        <w:r w:rsidR="005D2576" w:rsidDel="00F8650F">
          <w:rPr>
            <w:noProof/>
            <w:webHidden/>
          </w:rPr>
          <w:delText>17</w:delText>
        </w:r>
      </w:del>
    </w:p>
    <w:p w14:paraId="767AE73B" w14:textId="3D1A55BA" w:rsidR="00095204" w:rsidDel="00F8650F" w:rsidRDefault="00095204">
      <w:pPr>
        <w:pStyle w:val="TDC3"/>
        <w:rPr>
          <w:del w:id="146" w:author="TARELA DUQUE Nicole" w:date="2018-12-10T09:38:00Z"/>
          <w:rFonts w:asciiTheme="minorHAnsi" w:eastAsiaTheme="minorEastAsia" w:hAnsiTheme="minorHAnsi" w:cstheme="minorBidi"/>
          <w:noProof/>
          <w:sz w:val="22"/>
          <w:szCs w:val="22"/>
          <w:lang w:val="es-ES" w:eastAsia="es-ES"/>
        </w:rPr>
      </w:pPr>
      <w:del w:id="147" w:author="TARELA DUQUE Nicole" w:date="2018-12-10T09:38:00Z">
        <w:r w:rsidRPr="005D2576" w:rsidDel="00F8650F">
          <w:rPr>
            <w:rStyle w:val="Hipervnculo"/>
            <w:lang w:val="es-ES" w:eastAsia="en-US"/>
          </w:rPr>
          <w:delText>2.1.2.</w:delText>
        </w:r>
        <w:r w:rsidDel="00F8650F">
          <w:rPr>
            <w:rFonts w:asciiTheme="minorHAnsi" w:eastAsiaTheme="minorEastAsia" w:hAnsiTheme="minorHAnsi" w:cstheme="minorBidi"/>
            <w:noProof/>
            <w:sz w:val="22"/>
            <w:szCs w:val="22"/>
            <w:lang w:val="es-ES" w:eastAsia="es-ES"/>
          </w:rPr>
          <w:tab/>
        </w:r>
        <w:r w:rsidRPr="005D2576" w:rsidDel="00F8650F">
          <w:rPr>
            <w:rStyle w:val="Hipervnculo"/>
            <w:rFonts w:ascii="Verdana" w:hAnsi="Verdana"/>
            <w:lang w:val="es-ES" w:eastAsia="en-US"/>
          </w:rPr>
          <w:delText>Identidad</w:delText>
        </w:r>
        <w:r w:rsidDel="00F8650F">
          <w:rPr>
            <w:noProof/>
            <w:webHidden/>
          </w:rPr>
          <w:tab/>
        </w:r>
        <w:r w:rsidR="005D2576" w:rsidDel="00F8650F">
          <w:rPr>
            <w:noProof/>
            <w:webHidden/>
          </w:rPr>
          <w:delText>17</w:delText>
        </w:r>
      </w:del>
    </w:p>
    <w:p w14:paraId="6405BE70" w14:textId="3A49D1AF" w:rsidR="00095204" w:rsidDel="00F8650F" w:rsidRDefault="00095204">
      <w:pPr>
        <w:pStyle w:val="TDC3"/>
        <w:rPr>
          <w:del w:id="148" w:author="TARELA DUQUE Nicole" w:date="2018-12-10T09:38:00Z"/>
          <w:rFonts w:asciiTheme="minorHAnsi" w:eastAsiaTheme="minorEastAsia" w:hAnsiTheme="minorHAnsi" w:cstheme="minorBidi"/>
          <w:noProof/>
          <w:sz w:val="22"/>
          <w:szCs w:val="22"/>
          <w:lang w:val="es-ES" w:eastAsia="es-ES"/>
        </w:rPr>
      </w:pPr>
      <w:del w:id="149" w:author="TARELA DUQUE Nicole" w:date="2018-12-10T09:38:00Z">
        <w:r w:rsidRPr="005D2576" w:rsidDel="00F8650F">
          <w:rPr>
            <w:rStyle w:val="Hipervnculo"/>
            <w:lang w:val="es-ES" w:eastAsia="en-US"/>
          </w:rPr>
          <w:delText>2.1.3.</w:delText>
        </w:r>
        <w:r w:rsidDel="00F8650F">
          <w:rPr>
            <w:rFonts w:asciiTheme="minorHAnsi" w:eastAsiaTheme="minorEastAsia" w:hAnsiTheme="minorHAnsi" w:cstheme="minorBidi"/>
            <w:noProof/>
            <w:sz w:val="22"/>
            <w:szCs w:val="22"/>
            <w:lang w:val="es-ES" w:eastAsia="es-ES"/>
          </w:rPr>
          <w:tab/>
        </w:r>
        <w:r w:rsidRPr="005D2576" w:rsidDel="00F8650F">
          <w:rPr>
            <w:rStyle w:val="Hipervnculo"/>
            <w:rFonts w:ascii="Verdana" w:hAnsi="Verdana"/>
            <w:lang w:val="es-ES" w:eastAsia="en-US"/>
          </w:rPr>
          <w:delText>Transaccionabilidad</w:delText>
        </w:r>
        <w:r w:rsidDel="00F8650F">
          <w:rPr>
            <w:noProof/>
            <w:webHidden/>
          </w:rPr>
          <w:tab/>
        </w:r>
        <w:r w:rsidR="005D2576" w:rsidDel="00F8650F">
          <w:rPr>
            <w:noProof/>
            <w:webHidden/>
          </w:rPr>
          <w:delText>18</w:delText>
        </w:r>
      </w:del>
    </w:p>
    <w:p w14:paraId="4B67C034" w14:textId="155DBA55" w:rsidR="00095204" w:rsidDel="00F8650F" w:rsidRDefault="00095204">
      <w:pPr>
        <w:pStyle w:val="TDC3"/>
        <w:rPr>
          <w:del w:id="150" w:author="TARELA DUQUE Nicole" w:date="2018-12-10T09:38:00Z"/>
          <w:rFonts w:asciiTheme="minorHAnsi" w:eastAsiaTheme="minorEastAsia" w:hAnsiTheme="minorHAnsi" w:cstheme="minorBidi"/>
          <w:noProof/>
          <w:sz w:val="22"/>
          <w:szCs w:val="22"/>
          <w:lang w:val="es-ES" w:eastAsia="es-ES"/>
        </w:rPr>
      </w:pPr>
      <w:del w:id="151" w:author="TARELA DUQUE Nicole" w:date="2018-12-10T09:38:00Z">
        <w:r w:rsidRPr="005D2576" w:rsidDel="00F8650F">
          <w:rPr>
            <w:rStyle w:val="Hipervnculo"/>
            <w:lang w:val="es-ES" w:eastAsia="en-US"/>
          </w:rPr>
          <w:delText>2.1.4.</w:delText>
        </w:r>
        <w:r w:rsidDel="00F8650F">
          <w:rPr>
            <w:rFonts w:asciiTheme="minorHAnsi" w:eastAsiaTheme="minorEastAsia" w:hAnsiTheme="minorHAnsi" w:cstheme="minorBidi"/>
            <w:noProof/>
            <w:sz w:val="22"/>
            <w:szCs w:val="22"/>
            <w:lang w:val="es-ES" w:eastAsia="es-ES"/>
          </w:rPr>
          <w:tab/>
        </w:r>
        <w:r w:rsidRPr="005D2576" w:rsidDel="00F8650F">
          <w:rPr>
            <w:rStyle w:val="Hipervnculo"/>
            <w:rFonts w:ascii="Verdana" w:hAnsi="Verdana"/>
            <w:lang w:val="es-ES" w:eastAsia="en-US"/>
          </w:rPr>
          <w:delText>Granularidad</w:delText>
        </w:r>
        <w:r w:rsidDel="00F8650F">
          <w:rPr>
            <w:noProof/>
            <w:webHidden/>
          </w:rPr>
          <w:tab/>
        </w:r>
        <w:r w:rsidR="005D2576" w:rsidDel="00F8650F">
          <w:rPr>
            <w:noProof/>
            <w:webHidden/>
          </w:rPr>
          <w:delText>18</w:delText>
        </w:r>
      </w:del>
    </w:p>
    <w:p w14:paraId="66456BD9" w14:textId="4AE59A3D" w:rsidR="00095204" w:rsidDel="00F8650F" w:rsidRDefault="00095204">
      <w:pPr>
        <w:pStyle w:val="TDC2"/>
        <w:rPr>
          <w:del w:id="152" w:author="TARELA DUQUE Nicole" w:date="2018-12-10T09:38:00Z"/>
          <w:rFonts w:asciiTheme="minorHAnsi" w:eastAsiaTheme="minorEastAsia" w:hAnsiTheme="minorHAnsi" w:cstheme="minorBidi"/>
          <w:b w:val="0"/>
          <w:bCs w:val="0"/>
          <w:noProof/>
          <w:sz w:val="22"/>
          <w:szCs w:val="22"/>
          <w:lang w:val="es-ES" w:eastAsia="es-ES"/>
        </w:rPr>
      </w:pPr>
      <w:del w:id="153" w:author="TARELA DUQUE Nicole" w:date="2018-12-10T09:38:00Z">
        <w:r w:rsidRPr="005D2576" w:rsidDel="00F8650F">
          <w:rPr>
            <w:rStyle w:val="Hipervnculo"/>
            <w:rFonts w:ascii="Verdana" w:hAnsi="Verdana"/>
            <w:lang w:val="es-ES" w:eastAsia="en-US"/>
          </w:rPr>
          <w:delText>2.2.</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rFonts w:ascii="Verdana" w:hAnsi="Verdana"/>
            <w:lang w:val="es-ES" w:eastAsia="en-US"/>
          </w:rPr>
          <w:delText>Enitity Metadata</w:delText>
        </w:r>
        <w:r w:rsidDel="00F8650F">
          <w:rPr>
            <w:noProof/>
            <w:webHidden/>
          </w:rPr>
          <w:tab/>
        </w:r>
        <w:r w:rsidR="005D2576" w:rsidDel="00F8650F">
          <w:rPr>
            <w:noProof/>
            <w:webHidden/>
          </w:rPr>
          <w:delText>18</w:delText>
        </w:r>
      </w:del>
    </w:p>
    <w:p w14:paraId="10473F53" w14:textId="7CAE46A3" w:rsidR="00095204" w:rsidDel="00F8650F" w:rsidRDefault="00095204">
      <w:pPr>
        <w:pStyle w:val="TDC3"/>
        <w:rPr>
          <w:del w:id="154" w:author="TARELA DUQUE Nicole" w:date="2018-12-10T09:38:00Z"/>
          <w:rFonts w:asciiTheme="minorHAnsi" w:eastAsiaTheme="minorEastAsia" w:hAnsiTheme="minorHAnsi" w:cstheme="minorBidi"/>
          <w:noProof/>
          <w:sz w:val="22"/>
          <w:szCs w:val="22"/>
          <w:lang w:val="es-ES" w:eastAsia="es-ES"/>
        </w:rPr>
      </w:pPr>
      <w:del w:id="155" w:author="TARELA DUQUE Nicole" w:date="2018-12-10T09:38:00Z">
        <w:r w:rsidRPr="005D2576" w:rsidDel="00F8650F">
          <w:rPr>
            <w:rStyle w:val="Hipervnculo"/>
            <w:lang w:val="es-ES" w:eastAsia="en-US"/>
          </w:rPr>
          <w:delText>2.2.1.</w:delText>
        </w:r>
        <w:r w:rsidDel="00F8650F">
          <w:rPr>
            <w:rFonts w:asciiTheme="minorHAnsi" w:eastAsiaTheme="minorEastAsia" w:hAnsiTheme="minorHAnsi" w:cstheme="minorBidi"/>
            <w:noProof/>
            <w:sz w:val="22"/>
            <w:szCs w:val="22"/>
            <w:lang w:val="es-ES" w:eastAsia="es-ES"/>
          </w:rPr>
          <w:tab/>
        </w:r>
        <w:r w:rsidRPr="005D2576" w:rsidDel="00F8650F">
          <w:rPr>
            <w:rStyle w:val="Hipervnculo"/>
            <w:rFonts w:ascii="Verdana" w:hAnsi="Verdana"/>
            <w:lang w:val="es-ES" w:eastAsia="en-US"/>
          </w:rPr>
          <w:delText>Anotaciones</w:delText>
        </w:r>
        <w:r w:rsidDel="00F8650F">
          <w:rPr>
            <w:noProof/>
            <w:webHidden/>
          </w:rPr>
          <w:tab/>
        </w:r>
        <w:r w:rsidR="005D2576" w:rsidDel="00F8650F">
          <w:rPr>
            <w:noProof/>
            <w:webHidden/>
          </w:rPr>
          <w:delText>18</w:delText>
        </w:r>
      </w:del>
    </w:p>
    <w:p w14:paraId="1854FE50" w14:textId="54AE5209" w:rsidR="00095204" w:rsidDel="00F8650F" w:rsidRDefault="00095204">
      <w:pPr>
        <w:pStyle w:val="TDC3"/>
        <w:rPr>
          <w:del w:id="156" w:author="TARELA DUQUE Nicole" w:date="2018-12-10T09:38:00Z"/>
          <w:rFonts w:asciiTheme="minorHAnsi" w:eastAsiaTheme="minorEastAsia" w:hAnsiTheme="minorHAnsi" w:cstheme="minorBidi"/>
          <w:noProof/>
          <w:sz w:val="22"/>
          <w:szCs w:val="22"/>
          <w:lang w:val="es-ES" w:eastAsia="es-ES"/>
        </w:rPr>
      </w:pPr>
      <w:del w:id="157" w:author="TARELA DUQUE Nicole" w:date="2018-12-10T09:38:00Z">
        <w:r w:rsidRPr="005D2576" w:rsidDel="00F8650F">
          <w:rPr>
            <w:rStyle w:val="Hipervnculo"/>
            <w:lang w:val="es-ES" w:eastAsia="en-US"/>
          </w:rPr>
          <w:delText>2.2.2.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eastAsia="en-US"/>
          </w:rPr>
          <w:delText>XML</w:delText>
        </w:r>
        <w:r w:rsidDel="00F8650F">
          <w:rPr>
            <w:noProof/>
            <w:webHidden/>
          </w:rPr>
          <w:tab/>
        </w:r>
        <w:r w:rsidR="005D2576" w:rsidDel="00F8650F">
          <w:rPr>
            <w:noProof/>
            <w:webHidden/>
          </w:rPr>
          <w:delText>19</w:delText>
        </w:r>
      </w:del>
    </w:p>
    <w:p w14:paraId="0FAD0E85" w14:textId="771C7253" w:rsidR="00095204" w:rsidDel="00F8650F" w:rsidRDefault="00095204">
      <w:pPr>
        <w:pStyle w:val="TDC3"/>
        <w:rPr>
          <w:del w:id="158" w:author="TARELA DUQUE Nicole" w:date="2018-12-10T09:38:00Z"/>
          <w:rFonts w:asciiTheme="minorHAnsi" w:eastAsiaTheme="minorEastAsia" w:hAnsiTheme="minorHAnsi" w:cstheme="minorBidi"/>
          <w:noProof/>
          <w:sz w:val="22"/>
          <w:szCs w:val="22"/>
          <w:lang w:val="es-ES" w:eastAsia="es-ES"/>
        </w:rPr>
      </w:pPr>
      <w:del w:id="159" w:author="TARELA DUQUE Nicole" w:date="2018-12-10T09:38:00Z">
        <w:r w:rsidRPr="005D2576" w:rsidDel="00F8650F">
          <w:rPr>
            <w:rStyle w:val="Hipervnculo"/>
            <w:lang w:val="es-ES" w:eastAsia="en-US"/>
          </w:rPr>
          <w:delText>2.2.3.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eastAsia="en-US"/>
          </w:rPr>
          <w:delText>Configuración por excepción</w:delText>
        </w:r>
        <w:r w:rsidDel="00F8650F">
          <w:rPr>
            <w:noProof/>
            <w:webHidden/>
          </w:rPr>
          <w:tab/>
        </w:r>
        <w:r w:rsidR="005D2576" w:rsidDel="00F8650F">
          <w:rPr>
            <w:noProof/>
            <w:webHidden/>
          </w:rPr>
          <w:delText>20</w:delText>
        </w:r>
      </w:del>
    </w:p>
    <w:p w14:paraId="7D12B46B" w14:textId="51BEAB04" w:rsidR="00095204" w:rsidDel="00F8650F" w:rsidRDefault="00095204">
      <w:pPr>
        <w:pStyle w:val="TDC2"/>
        <w:rPr>
          <w:del w:id="160" w:author="TARELA DUQUE Nicole" w:date="2018-12-10T09:38:00Z"/>
          <w:rFonts w:asciiTheme="minorHAnsi" w:eastAsiaTheme="minorEastAsia" w:hAnsiTheme="minorHAnsi" w:cstheme="minorBidi"/>
          <w:b w:val="0"/>
          <w:bCs w:val="0"/>
          <w:noProof/>
          <w:sz w:val="22"/>
          <w:szCs w:val="22"/>
          <w:lang w:val="es-ES" w:eastAsia="es-ES"/>
        </w:rPr>
      </w:pPr>
      <w:del w:id="161" w:author="TARELA DUQUE Nicole" w:date="2018-12-10T09:38:00Z">
        <w:r w:rsidRPr="005D2576" w:rsidDel="00F8650F">
          <w:rPr>
            <w:rStyle w:val="Hipervnculo"/>
            <w:lang w:val="es-ES" w:eastAsia="en-US"/>
          </w:rPr>
          <w:delText>2.3.</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eastAsia="en-US"/>
          </w:rPr>
          <w:delText>Creando una entidad</w:delText>
        </w:r>
        <w:r w:rsidDel="00F8650F">
          <w:rPr>
            <w:noProof/>
            <w:webHidden/>
          </w:rPr>
          <w:tab/>
        </w:r>
        <w:r w:rsidR="005D2576" w:rsidDel="00F8650F">
          <w:rPr>
            <w:noProof/>
            <w:webHidden/>
          </w:rPr>
          <w:delText>20</w:delText>
        </w:r>
      </w:del>
    </w:p>
    <w:p w14:paraId="51A05E3D" w14:textId="6CE1F944" w:rsidR="00095204" w:rsidDel="00F8650F" w:rsidRDefault="00095204">
      <w:pPr>
        <w:pStyle w:val="TDC2"/>
        <w:rPr>
          <w:del w:id="162" w:author="TARELA DUQUE Nicole" w:date="2018-12-10T09:38:00Z"/>
          <w:rFonts w:asciiTheme="minorHAnsi" w:eastAsiaTheme="minorEastAsia" w:hAnsiTheme="minorHAnsi" w:cstheme="minorBidi"/>
          <w:b w:val="0"/>
          <w:bCs w:val="0"/>
          <w:noProof/>
          <w:sz w:val="22"/>
          <w:szCs w:val="22"/>
          <w:lang w:val="es-ES" w:eastAsia="es-ES"/>
        </w:rPr>
      </w:pPr>
      <w:del w:id="163" w:author="TARELA DUQUE Nicole" w:date="2018-12-10T09:38:00Z">
        <w:r w:rsidRPr="005D2576" w:rsidDel="00F8650F">
          <w:rPr>
            <w:rStyle w:val="Hipervnculo"/>
          </w:rPr>
          <w:delText>2.4.</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rPr>
          <w:delText>Entity Manager</w:delText>
        </w:r>
        <w:r w:rsidDel="00F8650F">
          <w:rPr>
            <w:noProof/>
            <w:webHidden/>
          </w:rPr>
          <w:tab/>
        </w:r>
        <w:r w:rsidR="005D2576" w:rsidDel="00F8650F">
          <w:rPr>
            <w:noProof/>
            <w:webHidden/>
          </w:rPr>
          <w:delText>22</w:delText>
        </w:r>
      </w:del>
    </w:p>
    <w:p w14:paraId="104C1D42" w14:textId="3BFC772B" w:rsidR="00095204" w:rsidDel="00F8650F" w:rsidRDefault="00095204">
      <w:pPr>
        <w:pStyle w:val="TDC3"/>
        <w:rPr>
          <w:del w:id="164" w:author="TARELA DUQUE Nicole" w:date="2018-12-10T09:38:00Z"/>
          <w:rFonts w:asciiTheme="minorHAnsi" w:eastAsiaTheme="minorEastAsia" w:hAnsiTheme="minorHAnsi" w:cstheme="minorBidi"/>
          <w:noProof/>
          <w:sz w:val="22"/>
          <w:szCs w:val="22"/>
          <w:lang w:val="es-ES" w:eastAsia="es-ES"/>
        </w:rPr>
      </w:pPr>
      <w:del w:id="165" w:author="TARELA DUQUE Nicole" w:date="2018-12-10T09:38:00Z">
        <w:r w:rsidRPr="005D2576" w:rsidDel="00F8650F">
          <w:rPr>
            <w:rStyle w:val="Hipervnculo"/>
            <w:lang w:val="es-ES_tradnl"/>
          </w:rPr>
          <w:delText>2.4.1.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Obtener un Entity Manager</w:delText>
        </w:r>
        <w:r w:rsidDel="00F8650F">
          <w:rPr>
            <w:noProof/>
            <w:webHidden/>
          </w:rPr>
          <w:tab/>
        </w:r>
        <w:r w:rsidR="005D2576" w:rsidDel="00F8650F">
          <w:rPr>
            <w:noProof/>
            <w:webHidden/>
          </w:rPr>
          <w:delText>23</w:delText>
        </w:r>
      </w:del>
    </w:p>
    <w:p w14:paraId="530B314F" w14:textId="5BE09279" w:rsidR="00095204" w:rsidDel="00F8650F" w:rsidRDefault="00095204">
      <w:pPr>
        <w:pStyle w:val="TDC3"/>
        <w:rPr>
          <w:del w:id="166" w:author="TARELA DUQUE Nicole" w:date="2018-12-10T09:38:00Z"/>
          <w:rFonts w:asciiTheme="minorHAnsi" w:eastAsiaTheme="minorEastAsia" w:hAnsiTheme="minorHAnsi" w:cstheme="minorBidi"/>
          <w:noProof/>
          <w:sz w:val="22"/>
          <w:szCs w:val="22"/>
          <w:lang w:val="es-ES" w:eastAsia="es-ES"/>
        </w:rPr>
      </w:pPr>
      <w:del w:id="167" w:author="TARELA DUQUE Nicole" w:date="2018-12-10T09:38:00Z">
        <w:r w:rsidRPr="005D2576" w:rsidDel="00F8650F">
          <w:rPr>
            <w:rStyle w:val="Hipervnculo"/>
            <w:lang w:val="es-ES_tradnl"/>
          </w:rPr>
          <w:delText>2.4.2.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 xml:space="preserve">El método </w:delText>
        </w:r>
        <w:r w:rsidRPr="005D2576" w:rsidDel="00F8650F">
          <w:rPr>
            <w:rStyle w:val="Hipervnculo"/>
            <w:rFonts w:ascii="Lucida Sans Typewriter" w:hAnsi="Lucida Sans Typewriter"/>
            <w:lang w:val="es-ES_tradnl"/>
          </w:rPr>
          <w:delText>persist</w:delText>
        </w:r>
        <w:r w:rsidRPr="005D2576" w:rsidDel="00F8650F">
          <w:rPr>
            <w:rStyle w:val="Hipervnculo"/>
            <w:lang w:val="es-ES_tradnl"/>
          </w:rPr>
          <w:delText>.</w:delText>
        </w:r>
        <w:r w:rsidDel="00F8650F">
          <w:rPr>
            <w:noProof/>
            <w:webHidden/>
          </w:rPr>
          <w:tab/>
        </w:r>
        <w:r w:rsidR="005D2576" w:rsidDel="00F8650F">
          <w:rPr>
            <w:noProof/>
            <w:webHidden/>
          </w:rPr>
          <w:delText>24</w:delText>
        </w:r>
      </w:del>
    </w:p>
    <w:p w14:paraId="6F6F96B6" w14:textId="506E4D8C" w:rsidR="00095204" w:rsidDel="00F8650F" w:rsidRDefault="00095204">
      <w:pPr>
        <w:pStyle w:val="TDC3"/>
        <w:rPr>
          <w:del w:id="168" w:author="TARELA DUQUE Nicole" w:date="2018-12-10T09:38:00Z"/>
          <w:rFonts w:asciiTheme="minorHAnsi" w:eastAsiaTheme="minorEastAsia" w:hAnsiTheme="minorHAnsi" w:cstheme="minorBidi"/>
          <w:noProof/>
          <w:sz w:val="22"/>
          <w:szCs w:val="22"/>
          <w:lang w:val="es-ES" w:eastAsia="es-ES"/>
        </w:rPr>
      </w:pPr>
      <w:del w:id="169" w:author="TARELA DUQUE Nicole" w:date="2018-12-10T09:38:00Z">
        <w:r w:rsidRPr="005D2576" w:rsidDel="00F8650F">
          <w:rPr>
            <w:rStyle w:val="Hipervnculo"/>
            <w:lang w:val="es-ES_tradnl"/>
          </w:rPr>
          <w:delText>2.4.3.</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 xml:space="preserve">El método </w:delText>
        </w:r>
        <w:r w:rsidRPr="005D2576" w:rsidDel="00F8650F">
          <w:rPr>
            <w:rStyle w:val="Hipervnculo"/>
            <w:rFonts w:ascii="Lucida Sans Typewriter" w:hAnsi="Lucida Sans Typewriter"/>
            <w:lang w:val="es-ES_tradnl"/>
          </w:rPr>
          <w:delText>find</w:delText>
        </w:r>
        <w:r w:rsidRPr="005D2576" w:rsidDel="00F8650F">
          <w:rPr>
            <w:rStyle w:val="Hipervnculo"/>
            <w:lang w:val="es-ES_tradnl"/>
          </w:rPr>
          <w:delText>.</w:delText>
        </w:r>
        <w:r w:rsidDel="00F8650F">
          <w:rPr>
            <w:noProof/>
            <w:webHidden/>
          </w:rPr>
          <w:tab/>
        </w:r>
        <w:r w:rsidR="005D2576" w:rsidDel="00F8650F">
          <w:rPr>
            <w:noProof/>
            <w:webHidden/>
          </w:rPr>
          <w:delText>24</w:delText>
        </w:r>
      </w:del>
    </w:p>
    <w:p w14:paraId="26F5BD5A" w14:textId="7B9B1C25" w:rsidR="00095204" w:rsidDel="00F8650F" w:rsidRDefault="00095204">
      <w:pPr>
        <w:pStyle w:val="TDC3"/>
        <w:rPr>
          <w:del w:id="170" w:author="TARELA DUQUE Nicole" w:date="2018-12-10T09:38:00Z"/>
          <w:rFonts w:asciiTheme="minorHAnsi" w:eastAsiaTheme="minorEastAsia" w:hAnsiTheme="minorHAnsi" w:cstheme="minorBidi"/>
          <w:noProof/>
          <w:sz w:val="22"/>
          <w:szCs w:val="22"/>
          <w:lang w:val="es-ES" w:eastAsia="es-ES"/>
        </w:rPr>
      </w:pPr>
      <w:del w:id="171" w:author="TARELA DUQUE Nicole" w:date="2018-12-10T09:38:00Z">
        <w:r w:rsidRPr="005D2576" w:rsidDel="00F8650F">
          <w:rPr>
            <w:rStyle w:val="Hipervnculo"/>
            <w:lang w:val="es-ES_tradnl"/>
          </w:rPr>
          <w:delText>2.4.4.</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 xml:space="preserve">El método </w:delText>
        </w:r>
        <w:r w:rsidRPr="005D2576" w:rsidDel="00F8650F">
          <w:rPr>
            <w:rStyle w:val="Hipervnculo"/>
            <w:rFonts w:ascii="Lucida Sans Typewriter" w:hAnsi="Lucida Sans Typewriter"/>
            <w:lang w:val="es-ES_tradnl"/>
          </w:rPr>
          <w:delText>remove</w:delText>
        </w:r>
        <w:r w:rsidRPr="005D2576" w:rsidDel="00F8650F">
          <w:rPr>
            <w:rStyle w:val="Hipervnculo"/>
            <w:lang w:val="es-ES_tradnl"/>
          </w:rPr>
          <w:delText>.</w:delText>
        </w:r>
        <w:r w:rsidDel="00F8650F">
          <w:rPr>
            <w:noProof/>
            <w:webHidden/>
          </w:rPr>
          <w:tab/>
        </w:r>
        <w:r w:rsidR="005D2576" w:rsidDel="00F8650F">
          <w:rPr>
            <w:noProof/>
            <w:webHidden/>
          </w:rPr>
          <w:delText>25</w:delText>
        </w:r>
      </w:del>
    </w:p>
    <w:p w14:paraId="3C6DFBA3" w14:textId="30CD5FC4" w:rsidR="00095204" w:rsidDel="00F8650F" w:rsidRDefault="00095204">
      <w:pPr>
        <w:pStyle w:val="TDC3"/>
        <w:rPr>
          <w:del w:id="172" w:author="TARELA DUQUE Nicole" w:date="2018-12-10T09:38:00Z"/>
          <w:rFonts w:asciiTheme="minorHAnsi" w:eastAsiaTheme="minorEastAsia" w:hAnsiTheme="minorHAnsi" w:cstheme="minorBidi"/>
          <w:noProof/>
          <w:sz w:val="22"/>
          <w:szCs w:val="22"/>
          <w:lang w:val="es-ES" w:eastAsia="es-ES"/>
        </w:rPr>
      </w:pPr>
      <w:del w:id="173" w:author="TARELA DUQUE Nicole" w:date="2018-12-10T09:38:00Z">
        <w:r w:rsidRPr="005D2576" w:rsidDel="00F8650F">
          <w:rPr>
            <w:rStyle w:val="Hipervnculo"/>
            <w:lang w:val="es-ES_tradnl"/>
          </w:rPr>
          <w:delText>2.4.5.</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_tradnl"/>
          </w:rPr>
          <w:delText>Modificando una entidad</w:delText>
        </w:r>
        <w:r w:rsidDel="00F8650F">
          <w:rPr>
            <w:noProof/>
            <w:webHidden/>
          </w:rPr>
          <w:tab/>
        </w:r>
        <w:r w:rsidR="005D2576" w:rsidDel="00F8650F">
          <w:rPr>
            <w:noProof/>
            <w:webHidden/>
          </w:rPr>
          <w:delText>25</w:delText>
        </w:r>
      </w:del>
    </w:p>
    <w:p w14:paraId="625B832A" w14:textId="05F23736" w:rsidR="00095204" w:rsidDel="00F8650F" w:rsidRDefault="00095204">
      <w:pPr>
        <w:pStyle w:val="TDC2"/>
        <w:rPr>
          <w:del w:id="174" w:author="TARELA DUQUE Nicole" w:date="2018-12-10T09:38:00Z"/>
          <w:rFonts w:asciiTheme="minorHAnsi" w:eastAsiaTheme="minorEastAsia" w:hAnsiTheme="minorHAnsi" w:cstheme="minorBidi"/>
          <w:b w:val="0"/>
          <w:bCs w:val="0"/>
          <w:noProof/>
          <w:sz w:val="22"/>
          <w:szCs w:val="22"/>
          <w:lang w:val="es-ES" w:eastAsia="es-ES"/>
        </w:rPr>
      </w:pPr>
      <w:del w:id="175" w:author="TARELA DUQUE Nicole" w:date="2018-12-10T09:38:00Z">
        <w:r w:rsidRPr="005D2576" w:rsidDel="00F8650F">
          <w:rPr>
            <w:rStyle w:val="Hipervnculo"/>
            <w:lang w:val="es-ES"/>
          </w:rPr>
          <w:delText>2.5.</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rPr>
          <w:delText>Transacciones</w:delText>
        </w:r>
        <w:r w:rsidDel="00F8650F">
          <w:rPr>
            <w:noProof/>
            <w:webHidden/>
          </w:rPr>
          <w:tab/>
        </w:r>
        <w:r w:rsidR="005D2576" w:rsidDel="00F8650F">
          <w:rPr>
            <w:noProof/>
            <w:webHidden/>
          </w:rPr>
          <w:delText>26</w:delText>
        </w:r>
      </w:del>
    </w:p>
    <w:p w14:paraId="6BC3D220" w14:textId="67E4872F" w:rsidR="00095204" w:rsidDel="00F8650F" w:rsidRDefault="00095204">
      <w:pPr>
        <w:pStyle w:val="TDC2"/>
        <w:rPr>
          <w:del w:id="176" w:author="TARELA DUQUE Nicole" w:date="2018-12-10T09:38:00Z"/>
          <w:rFonts w:asciiTheme="minorHAnsi" w:eastAsiaTheme="minorEastAsia" w:hAnsiTheme="minorHAnsi" w:cstheme="minorBidi"/>
          <w:b w:val="0"/>
          <w:bCs w:val="0"/>
          <w:noProof/>
          <w:sz w:val="22"/>
          <w:szCs w:val="22"/>
          <w:lang w:val="es-ES" w:eastAsia="es-ES"/>
        </w:rPr>
      </w:pPr>
      <w:del w:id="177" w:author="TARELA DUQUE Nicole" w:date="2018-12-10T09:38:00Z">
        <w:r w:rsidRPr="005D2576" w:rsidDel="00F8650F">
          <w:rPr>
            <w:rStyle w:val="Hipervnculo"/>
            <w:highlight w:val="yellow"/>
            <w:lang w:val="es-ES"/>
          </w:rPr>
          <w:delText>2.6.</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highlight w:val="yellow"/>
            <w:lang w:val="es-ES"/>
          </w:rPr>
          <w:delText>Queries</w:delText>
        </w:r>
        <w:r w:rsidDel="00F8650F">
          <w:rPr>
            <w:noProof/>
            <w:webHidden/>
          </w:rPr>
          <w:tab/>
        </w:r>
        <w:r w:rsidR="005D2576" w:rsidDel="00F8650F">
          <w:rPr>
            <w:noProof/>
            <w:webHidden/>
          </w:rPr>
          <w:delText>27</w:delText>
        </w:r>
      </w:del>
    </w:p>
    <w:p w14:paraId="5260F6BB" w14:textId="3CB7FE31" w:rsidR="00095204" w:rsidDel="00F8650F" w:rsidRDefault="00095204">
      <w:pPr>
        <w:pStyle w:val="TDC2"/>
        <w:rPr>
          <w:del w:id="178" w:author="TARELA DUQUE Nicole" w:date="2018-12-10T09:38:00Z"/>
          <w:rFonts w:asciiTheme="minorHAnsi" w:eastAsiaTheme="minorEastAsia" w:hAnsiTheme="minorHAnsi" w:cstheme="minorBidi"/>
          <w:b w:val="0"/>
          <w:bCs w:val="0"/>
          <w:noProof/>
          <w:sz w:val="22"/>
          <w:szCs w:val="22"/>
          <w:lang w:val="es-ES" w:eastAsia="es-ES"/>
        </w:rPr>
      </w:pPr>
      <w:del w:id="179" w:author="TARELA DUQUE Nicole" w:date="2018-12-10T09:38:00Z">
        <w:r w:rsidRPr="005D2576" w:rsidDel="00F8650F">
          <w:rPr>
            <w:rStyle w:val="Hipervnculo"/>
            <w:lang w:val="es-ES"/>
          </w:rPr>
          <w:delText>2.7.</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rPr>
          <w:delText>Recopilación</w:delText>
        </w:r>
        <w:r w:rsidDel="00F8650F">
          <w:rPr>
            <w:noProof/>
            <w:webHidden/>
          </w:rPr>
          <w:tab/>
        </w:r>
        <w:r w:rsidR="005D2576" w:rsidDel="00F8650F">
          <w:rPr>
            <w:noProof/>
            <w:webHidden/>
          </w:rPr>
          <w:delText>28</w:delText>
        </w:r>
      </w:del>
    </w:p>
    <w:p w14:paraId="6CE64D5B" w14:textId="6930CEAD" w:rsidR="00095204" w:rsidDel="00F8650F" w:rsidRDefault="00095204">
      <w:pPr>
        <w:pStyle w:val="TDC2"/>
        <w:rPr>
          <w:del w:id="180" w:author="TARELA DUQUE Nicole" w:date="2018-12-10T09:38:00Z"/>
          <w:rFonts w:asciiTheme="minorHAnsi" w:eastAsiaTheme="minorEastAsia" w:hAnsiTheme="minorHAnsi" w:cstheme="minorBidi"/>
          <w:b w:val="0"/>
          <w:bCs w:val="0"/>
          <w:noProof/>
          <w:sz w:val="22"/>
          <w:szCs w:val="22"/>
          <w:lang w:val="es-ES" w:eastAsia="es-ES"/>
        </w:rPr>
      </w:pPr>
      <w:del w:id="181" w:author="TARELA DUQUE Nicole" w:date="2018-12-10T09:38:00Z">
        <w:r w:rsidRPr="005D2576" w:rsidDel="00F8650F">
          <w:rPr>
            <w:rStyle w:val="Hipervnculo"/>
            <w:lang w:val="es-ES"/>
          </w:rPr>
          <w:delText>2.8.</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rPr>
          <w:delText>Uniendo todas las piezas.</w:delText>
        </w:r>
        <w:r w:rsidDel="00F8650F">
          <w:rPr>
            <w:noProof/>
            <w:webHidden/>
          </w:rPr>
          <w:tab/>
        </w:r>
        <w:r w:rsidR="005D2576" w:rsidDel="00F8650F">
          <w:rPr>
            <w:noProof/>
            <w:webHidden/>
          </w:rPr>
          <w:delText>31</w:delText>
        </w:r>
      </w:del>
    </w:p>
    <w:p w14:paraId="5A328BB3" w14:textId="6E58F19C" w:rsidR="00095204" w:rsidDel="00F8650F" w:rsidRDefault="00095204">
      <w:pPr>
        <w:pStyle w:val="TDC3"/>
        <w:rPr>
          <w:del w:id="182" w:author="TARELA DUQUE Nicole" w:date="2018-12-10T09:38:00Z"/>
          <w:rFonts w:asciiTheme="minorHAnsi" w:eastAsiaTheme="minorEastAsia" w:hAnsiTheme="minorHAnsi" w:cstheme="minorBidi"/>
          <w:noProof/>
          <w:sz w:val="22"/>
          <w:szCs w:val="22"/>
          <w:lang w:val="es-ES" w:eastAsia="es-ES"/>
        </w:rPr>
      </w:pPr>
      <w:del w:id="183" w:author="TARELA DUQUE Nicole" w:date="2018-12-10T09:38:00Z">
        <w:r w:rsidRPr="005D2576" w:rsidDel="00F8650F">
          <w:rPr>
            <w:rStyle w:val="Hipervnculo"/>
            <w:lang w:val="es-ES"/>
          </w:rPr>
          <w:delText>2.8.1.</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Unidad de Persistencia</w:delText>
        </w:r>
        <w:r w:rsidDel="00F8650F">
          <w:rPr>
            <w:noProof/>
            <w:webHidden/>
          </w:rPr>
          <w:tab/>
        </w:r>
        <w:r w:rsidR="005D2576" w:rsidDel="00F8650F">
          <w:rPr>
            <w:noProof/>
            <w:webHidden/>
          </w:rPr>
          <w:delText>31</w:delText>
        </w:r>
      </w:del>
    </w:p>
    <w:p w14:paraId="602644BE" w14:textId="62EEA973" w:rsidR="00095204" w:rsidDel="00F8650F" w:rsidRDefault="00095204">
      <w:pPr>
        <w:pStyle w:val="TDC3"/>
        <w:rPr>
          <w:del w:id="184" w:author="TARELA DUQUE Nicole" w:date="2018-12-10T09:38:00Z"/>
          <w:rFonts w:asciiTheme="minorHAnsi" w:eastAsiaTheme="minorEastAsia" w:hAnsiTheme="minorHAnsi" w:cstheme="minorBidi"/>
          <w:noProof/>
          <w:sz w:val="22"/>
          <w:szCs w:val="22"/>
          <w:lang w:val="es-ES" w:eastAsia="es-ES"/>
        </w:rPr>
      </w:pPr>
      <w:del w:id="185" w:author="TARELA DUQUE Nicole" w:date="2018-12-10T09:38:00Z">
        <w:r w:rsidRPr="005D2576" w:rsidDel="00F8650F">
          <w:rPr>
            <w:rStyle w:val="Hipervnculo"/>
            <w:lang w:val="es-ES"/>
          </w:rPr>
          <w:delText>2.8.2.</w:delText>
        </w:r>
        <w:r w:rsidDel="00F8650F">
          <w:rPr>
            <w:rFonts w:asciiTheme="minorHAnsi" w:eastAsiaTheme="minorEastAsia" w:hAnsiTheme="minorHAnsi" w:cstheme="minorBidi"/>
            <w:noProof/>
            <w:sz w:val="22"/>
            <w:szCs w:val="22"/>
            <w:lang w:val="es-ES" w:eastAsia="es-ES"/>
          </w:rPr>
          <w:tab/>
        </w:r>
        <w:r w:rsidRPr="005D2576" w:rsidDel="00F8650F">
          <w:rPr>
            <w:rStyle w:val="Hipervnculo"/>
            <w:lang w:val="es-ES"/>
          </w:rPr>
          <w:delText>Archivo de Persistencia</w:delText>
        </w:r>
        <w:r w:rsidDel="00F8650F">
          <w:rPr>
            <w:noProof/>
            <w:webHidden/>
          </w:rPr>
          <w:tab/>
        </w:r>
        <w:r w:rsidR="005D2576" w:rsidDel="00F8650F">
          <w:rPr>
            <w:noProof/>
            <w:webHidden/>
          </w:rPr>
          <w:delText>32</w:delText>
        </w:r>
      </w:del>
    </w:p>
    <w:p w14:paraId="37280A63" w14:textId="5014FFBC" w:rsidR="00095204" w:rsidDel="00F8650F" w:rsidRDefault="00095204">
      <w:pPr>
        <w:pStyle w:val="TDC2"/>
        <w:rPr>
          <w:del w:id="186" w:author="TARELA DUQUE Nicole" w:date="2018-12-10T09:38:00Z"/>
          <w:rFonts w:asciiTheme="minorHAnsi" w:eastAsiaTheme="minorEastAsia" w:hAnsiTheme="minorHAnsi" w:cstheme="minorBidi"/>
          <w:b w:val="0"/>
          <w:bCs w:val="0"/>
          <w:noProof/>
          <w:sz w:val="22"/>
          <w:szCs w:val="22"/>
          <w:lang w:val="es-ES" w:eastAsia="es-ES"/>
        </w:rPr>
      </w:pPr>
      <w:del w:id="187" w:author="TARELA DUQUE Nicole" w:date="2018-12-10T09:38:00Z">
        <w:r w:rsidRPr="005D2576" w:rsidDel="00F8650F">
          <w:rPr>
            <w:rStyle w:val="Hipervnculo"/>
            <w:lang w:val="es-ES"/>
          </w:rPr>
          <w:delText>2.9.</w:delText>
        </w:r>
        <w:r w:rsidDel="00F8650F">
          <w:rPr>
            <w:rFonts w:asciiTheme="minorHAnsi" w:eastAsiaTheme="minorEastAsia" w:hAnsiTheme="minorHAnsi" w:cstheme="minorBidi"/>
            <w:b w:val="0"/>
            <w:bCs w:val="0"/>
            <w:noProof/>
            <w:sz w:val="22"/>
            <w:szCs w:val="22"/>
            <w:lang w:val="es-ES" w:eastAsia="es-ES"/>
          </w:rPr>
          <w:tab/>
        </w:r>
        <w:r w:rsidRPr="005D2576" w:rsidDel="00F8650F">
          <w:rPr>
            <w:rStyle w:val="Hipervnculo"/>
            <w:lang w:val="es-ES"/>
          </w:rPr>
          <w:delText>Conclusiones</w:delText>
        </w:r>
        <w:r w:rsidDel="00F8650F">
          <w:rPr>
            <w:noProof/>
            <w:webHidden/>
          </w:rPr>
          <w:tab/>
        </w:r>
        <w:r w:rsidR="005D2576" w:rsidDel="00F8650F">
          <w:rPr>
            <w:noProof/>
            <w:webHidden/>
          </w:rPr>
          <w:delText>33</w:delText>
        </w:r>
      </w:del>
    </w:p>
    <w:p w14:paraId="2763C7DC" w14:textId="43354C31" w:rsidR="000E4807" w:rsidRPr="007E7140" w:rsidRDefault="000E4807" w:rsidP="000E4807">
      <w:pPr>
        <w:spacing w:after="120" w:line="240" w:lineRule="auto"/>
        <w:rPr>
          <w:rFonts w:cs="Arial"/>
          <w:bCs/>
          <w:sz w:val="28"/>
          <w:szCs w:val="32"/>
        </w:rPr>
      </w:pPr>
      <w:r w:rsidRPr="007E7140">
        <w:rPr>
          <w:rFonts w:cs="Arial"/>
          <w:bCs/>
          <w:sz w:val="28"/>
          <w:szCs w:val="32"/>
        </w:rPr>
        <w:fldChar w:fldCharType="end"/>
      </w:r>
    </w:p>
    <w:p w14:paraId="54CF0392" w14:textId="5AD0EB4E" w:rsidR="002217BF" w:rsidRPr="00D52825" w:rsidRDefault="000E4807" w:rsidP="002217BF">
      <w:pPr>
        <w:pStyle w:val="Ttulo1"/>
        <w:spacing w:after="0"/>
        <w:rPr>
          <w:lang w:val="es-ES_tradnl"/>
        </w:rPr>
      </w:pPr>
      <w:r w:rsidRPr="007E7140">
        <w:br w:type="page"/>
      </w:r>
      <w:bookmarkStart w:id="188" w:name="_Toc532387530"/>
      <w:del w:id="189" w:author="COLMENA MATEOS Adrian" w:date="2018-11-26T10:53:00Z">
        <w:r w:rsidR="00B92974" w:rsidRPr="00D52825" w:rsidDel="0022657F">
          <w:rPr>
            <w:lang w:val="es-ES_tradnl"/>
          </w:rPr>
          <w:lastRenderedPageBreak/>
          <w:delText>Introducció</w:delText>
        </w:r>
        <w:r w:rsidR="00E10DBD" w:rsidRPr="00D52825" w:rsidDel="0022657F">
          <w:rPr>
            <w:lang w:val="es-ES_tradnl"/>
          </w:rPr>
          <w:delText>n</w:delText>
        </w:r>
      </w:del>
      <w:ins w:id="190" w:author="COLMENA MATEOS Adrian" w:date="2018-11-26T10:53:00Z">
        <w:r w:rsidR="0022657F">
          <w:rPr>
            <w:lang w:val="es-ES_tradnl"/>
          </w:rPr>
          <w:t>Tutorial Capítulo 2</w:t>
        </w:r>
      </w:ins>
      <w:bookmarkEnd w:id="188"/>
    </w:p>
    <w:p w14:paraId="3B224680" w14:textId="3E765D6F" w:rsidR="005D3532" w:rsidDel="00BB7FD3" w:rsidRDefault="002217BF" w:rsidP="0033769B">
      <w:pPr>
        <w:ind w:left="709"/>
        <w:rPr>
          <w:del w:id="191" w:author="BERMEJO SOLIS Alba" w:date="2018-11-21T10:38:00Z"/>
        </w:rPr>
      </w:pPr>
      <w:del w:id="192" w:author="BERMEJO SOLIS Alba" w:date="2018-11-21T10:38:00Z">
        <w:r w:rsidRPr="002217BF" w:rsidDel="00BB7FD3">
          <w:delText>Las distintas necesidades referentes a la manipulación de información</w:delText>
        </w:r>
        <w:r w:rsidR="005B6095" w:rsidDel="00BB7FD3">
          <w:delText xml:space="preserve"> determinan las aplicaciones de </w:delText>
        </w:r>
        <w:r w:rsidRPr="002217BF" w:rsidDel="00BB7FD3">
          <w:delText xml:space="preserve">una empresa. </w:delText>
        </w:r>
        <w:r w:rsidDel="00BB7FD3">
          <w:delText xml:space="preserve">Por supuesto, esa información tiene que almacenarse en alguna parte. El crecimiento del mercado de bases de datos, así como el surgimiento de </w:delText>
        </w:r>
        <w:r w:rsidRPr="002217BF" w:rsidDel="00BB7FD3">
          <w:delText>servicios de almacenamiento basados en la nube</w:delText>
        </w:r>
        <w:r w:rsidDel="00BB7FD3">
          <w:delText xml:space="preserve"> (cloud-storage) han hecho del sector del almacenamiento y tratamiento de datos un negocio multimillonario. No obstante, a pesar de la inmensa cantidad de tecnologías disponibles para la manipulación de datos, los desarrolladores aún ocupan gran parte de su tiempo tratando de realizar las transaccione</w:delText>
        </w:r>
        <w:r w:rsidR="005D3532" w:rsidDel="00BB7FD3">
          <w:delText>s de datos de manera eficiente.</w:delText>
        </w:r>
        <w:r w:rsidR="005D3532" w:rsidDel="00BB7FD3">
          <w:tab/>
        </w:r>
      </w:del>
    </w:p>
    <w:p w14:paraId="0A27E340" w14:textId="31B9F818" w:rsidR="005D3532" w:rsidDel="0022657F" w:rsidRDefault="005D3532" w:rsidP="0033769B">
      <w:pPr>
        <w:ind w:left="709"/>
        <w:rPr>
          <w:del w:id="193" w:author="COLMENA MATEOS Adrian" w:date="2018-11-26T10:53:00Z"/>
        </w:rPr>
      </w:pPr>
      <w:del w:id="194" w:author="COLMENA MATEOS Adrian" w:date="2018-11-26T10:53:00Z">
        <w:r w:rsidDel="0022657F">
          <w:delText xml:space="preserve">A pesar del éxito adquirido por la plataforma Java en el desarrollo en sistemas de bases de datos, durante un largo tiempo sufrió el mismo problema que muchos otros lenguajes de programación orientados a objetos. El intercambio de datos entre el sistema de la base de datos y el modelo </w:delText>
        </w:r>
        <w:r w:rsidR="00680B77" w:rsidDel="0022657F">
          <w:delText>de una aplicación Java era innecesariamente complicado. Los desarrolladores de Java se encontraban con la necesidad de escribir una gran cantidad de código para convertir las columnas y filas de la base de datos en objetos, o se hallaban sujetos a las especificaciones de</w:delText>
        </w:r>
        <w:r w:rsidR="008448B4" w:rsidDel="0022657F">
          <w:delText xml:space="preserve"> los proveedores del framework</w:delText>
        </w:r>
      </w:del>
      <w:ins w:id="195" w:author="BERMEJO SOLIS Alba" w:date="2018-11-21T10:39:00Z">
        <w:del w:id="196" w:author="COLMENA MATEOS Adrian" w:date="2018-11-26T10:53:00Z">
          <w:r w:rsidR="007B57F8" w:rsidDel="0022657F">
            <w:delText xml:space="preserve">s que intentaban abstraer la </w:delText>
          </w:r>
        </w:del>
      </w:ins>
      <w:ins w:id="197" w:author="BERMEJO SOLIS Alba" w:date="2018-11-21T10:40:00Z">
        <w:del w:id="198" w:author="COLMENA MATEOS Adrian" w:date="2018-11-26T10:53:00Z">
          <w:r w:rsidR="007B57F8" w:rsidDel="0022657F">
            <w:delText xml:space="preserve">complejidad de la </w:delText>
          </w:r>
        </w:del>
      </w:ins>
      <w:ins w:id="199" w:author="BERMEJO SOLIS Alba" w:date="2018-11-21T10:39:00Z">
        <w:del w:id="200" w:author="COLMENA MATEOS Adrian" w:date="2018-11-26T10:53:00Z">
          <w:r w:rsidR="007B57F8" w:rsidDel="0022657F">
            <w:delText>base de datos</w:delText>
          </w:r>
        </w:del>
      </w:ins>
      <w:del w:id="201" w:author="COLMENA MATEOS Adrian" w:date="2018-11-26T10:53:00Z">
        <w:r w:rsidR="008448B4" w:rsidDel="0022657F">
          <w:delText xml:space="preserve">, que </w:delText>
        </w:r>
        <w:r w:rsidR="00680B77" w:rsidDel="0022657F">
          <w:delText xml:space="preserve">trataban de </w:delText>
        </w:r>
        <w:r w:rsidR="008448B4" w:rsidDel="0022657F">
          <w:delText>impedirles el acceso a</w:delText>
        </w:r>
        <w:r w:rsidR="00680B77" w:rsidDel="0022657F">
          <w:delText xml:space="preserve"> la base de datos.</w:delText>
        </w:r>
        <w:r w:rsidR="008448B4" w:rsidDel="0022657F">
          <w:delText xml:space="preserve"> Afortunadamente, se introdujo una solución estándar en la plataforma para eliminar la brecha existente entre los modelos de dominio orientado a objetos y los sistemas de base de datos relacionales: la API de Persistencia de Java (JPA).</w:delText>
        </w:r>
      </w:del>
    </w:p>
    <w:p w14:paraId="05C1FF0E" w14:textId="0F1E4DA2" w:rsidR="008448B4" w:rsidRPr="009A1477" w:rsidDel="0022657F" w:rsidRDefault="008448B4" w:rsidP="0033769B">
      <w:pPr>
        <w:ind w:left="709"/>
        <w:rPr>
          <w:del w:id="202" w:author="COLMENA MATEOS Adrian" w:date="2018-11-26T10:53:00Z"/>
        </w:rPr>
      </w:pPr>
      <w:del w:id="203" w:author="COLMENA MATEOS Adrian" w:date="2018-11-26T10:53:00Z">
        <w:r w:rsidDel="0022657F">
          <w:delText>Este manual introduce la versión 2.2 de la API de Persistencia de Java dentro del contexto de Java EE 8 y explora todo lo q</w:delText>
        </w:r>
        <w:r w:rsidR="009A1477" w:rsidDel="0022657F">
          <w:delText>ue ofrece a los desarrolladores.</w:delText>
        </w:r>
      </w:del>
    </w:p>
    <w:p w14:paraId="18C5043B" w14:textId="6856F7AD" w:rsidR="008448B4" w:rsidDel="0022657F" w:rsidRDefault="008448B4" w:rsidP="0033769B">
      <w:pPr>
        <w:ind w:left="709"/>
        <w:rPr>
          <w:del w:id="204" w:author="COLMENA MATEOS Adrian" w:date="2018-11-26T10:53:00Z"/>
        </w:rPr>
      </w:pPr>
      <w:del w:id="205" w:author="COLMENA MATEOS Adrian" w:date="2018-11-26T10:53:00Z">
        <w:r w:rsidRPr="008448B4" w:rsidDel="0022657F">
          <w:delText xml:space="preserve">Uno de los puntos </w:delText>
        </w:r>
        <w:r w:rsidDel="0022657F">
          <w:delText xml:space="preserve">fuertes de JPA es la posibilidad de </w:delText>
        </w:r>
      </w:del>
      <w:ins w:id="206" w:author="BERMEJO SOLIS Alba" w:date="2018-11-21T10:41:00Z">
        <w:del w:id="207" w:author="COLMENA MATEOS Adrian" w:date="2018-11-26T10:53:00Z">
          <w:r w:rsidR="007B57F8" w:rsidDel="0022657F">
            <w:delText>usarlo en cualquier tipo de aplicación (web, escritorio, etc).</w:delText>
          </w:r>
        </w:del>
      </w:ins>
      <w:del w:id="208" w:author="COLMENA MATEOS Adrian" w:date="2018-11-26T10:53:00Z">
        <w:r w:rsidDel="0022657F">
          <w:delText>implementarla en cualquier capa, nivel o framework que la aplicaci</w:delText>
        </w:r>
        <w:r w:rsidR="005B6095" w:rsidDel="0022657F">
          <w:delText>ón requiera, indiferentemente del tipo de proyecto que sea, proporcionando persistencia de la manera más efectiva.</w:delText>
        </w:r>
      </w:del>
    </w:p>
    <w:p w14:paraId="508A06D5" w14:textId="10DD15D9" w:rsidR="002217BF" w:rsidRDefault="005B6095" w:rsidP="0033769B">
      <w:pPr>
        <w:ind w:left="709"/>
        <w:rPr>
          <w:ins w:id="209" w:author="COLMENA MATEOS Adrian" w:date="2018-11-26T11:44:00Z"/>
        </w:rPr>
      </w:pPr>
      <w:del w:id="210" w:author="COLMENA MATEOS Adrian" w:date="2018-11-26T10:53:00Z">
        <w:r w:rsidDel="0022657F">
          <w:delText xml:space="preserve">Para entender el marco de creación </w:delText>
        </w:r>
      </w:del>
      <w:ins w:id="211" w:author="BERMEJO SOLIS Alba" w:date="2018-11-21T10:42:00Z">
        <w:del w:id="212" w:author="COLMENA MATEOS Adrian" w:date="2018-11-26T10:53:00Z">
          <w:r w:rsidR="007B57F8" w:rsidDel="0022657F">
            <w:delText xml:space="preserve">cómo surge </w:delText>
          </w:r>
        </w:del>
      </w:ins>
      <w:del w:id="213" w:author="COLMENA MATEOS Adrian" w:date="2018-11-26T10:53:00Z">
        <w:r w:rsidDel="0022657F">
          <w:delText xml:space="preserve">de JPA, en este primer capítulo se dará un </w:delText>
        </w:r>
      </w:del>
      <w:ins w:id="214" w:author="BERMEJO SOLIS Alba" w:date="2018-11-21T10:42:00Z">
        <w:del w:id="215" w:author="COLMENA MATEOS Adrian" w:date="2018-11-26T10:53:00Z">
          <w:r w:rsidR="007B57F8" w:rsidDel="0022657F">
            <w:delText>re</w:delText>
          </w:r>
        </w:del>
      </w:ins>
      <w:del w:id="216" w:author="COLMENA MATEOS Adrian" w:date="2018-11-26T10:53:00Z">
        <w:r w:rsidDel="0022657F">
          <w:delText xml:space="preserve">paso atrás hacia </w:delText>
        </w:r>
      </w:del>
      <w:ins w:id="217" w:author="BERMEJO SOLIS Alba" w:date="2018-11-21T10:42:00Z">
        <w:del w:id="218" w:author="COLMENA MATEOS Adrian" w:date="2018-11-26T10:53:00Z">
          <w:r w:rsidR="007B57F8" w:rsidDel="0022657F">
            <w:delText xml:space="preserve">a </w:delText>
          </w:r>
        </w:del>
      </w:ins>
      <w:del w:id="219" w:author="COLMENA MATEOS Adrian" w:date="2018-11-26T10:53:00Z">
        <w:r w:rsidDel="0022657F">
          <w:delText xml:space="preserve">los problemas </w:delText>
        </w:r>
      </w:del>
      <w:ins w:id="220" w:author="BERMEJO SOLIS Alba" w:date="2018-11-21T10:42:00Z">
        <w:del w:id="221" w:author="COLMENA MATEOS Adrian" w:date="2018-11-26T10:53:00Z">
          <w:r w:rsidR="007B57F8" w:rsidDel="0022657F">
            <w:delText>previos a su aparici</w:delText>
          </w:r>
        </w:del>
      </w:ins>
      <w:ins w:id="222" w:author="BERMEJO SOLIS Alba" w:date="2018-11-21T10:43:00Z">
        <w:del w:id="223" w:author="COLMENA MATEOS Adrian" w:date="2018-11-26T10:53:00Z">
          <w:r w:rsidR="007B57F8" w:rsidDel="0022657F">
            <w:delText>ón</w:delText>
          </w:r>
        </w:del>
      </w:ins>
      <w:del w:id="224" w:author="COLMENA MATEOS Adrian" w:date="2018-11-26T10:53:00Z">
        <w:r w:rsidDel="0022657F">
          <w:delText>y motivaciones, así como su historia, para adquirir un mayor nivel de entendimiento de lo que nos ofrece.</w:delText>
        </w:r>
      </w:del>
      <w:ins w:id="225" w:author="COLMENA MATEOS Adrian" w:date="2018-11-26T10:53:00Z">
        <w:r w:rsidR="0022657F">
          <w:t>A continuación, se va a introducir a la parte práctica de desarrollar una aplicación Java con JPA.</w:t>
        </w:r>
      </w:ins>
      <w:ins w:id="226" w:author="COLMENA MATEOS Adrian" w:date="2018-11-26T10:54:00Z">
        <w:r w:rsidR="00302AB0">
          <w:t xml:space="preserve"> Para ello lo primero será configurar nuestro IDE de programación (Eclipse) para que pueda conectar con nuestra base de datos, en este c</w:t>
        </w:r>
        <w:r w:rsidR="00DD09A5">
          <w:t>aso la de Oracle (SQL Developer</w:t>
        </w:r>
      </w:ins>
      <w:ins w:id="227" w:author="COLMENA MATEOS Adrian" w:date="2018-11-26T11:26:00Z">
        <w:r w:rsidR="00DD09A5">
          <w:t xml:space="preserve">, </w:t>
        </w:r>
      </w:ins>
      <w:ins w:id="228" w:author="COLMENA MATEOS Adrian" w:date="2018-11-26T11:27:00Z">
        <w:r w:rsidR="00DD09A5">
          <w:t>HR</w:t>
        </w:r>
      </w:ins>
      <w:ins w:id="229" w:author="COLMENA MATEOS Adrian" w:date="2018-11-26T10:54:00Z">
        <w:r w:rsidR="00DD09A5">
          <w:t>)</w:t>
        </w:r>
      </w:ins>
      <w:ins w:id="230" w:author="COLMENA MATEOS Adrian" w:date="2018-11-26T11:27:00Z">
        <w:r w:rsidR="00DD09A5">
          <w:t>.</w:t>
        </w:r>
      </w:ins>
      <w:ins w:id="231" w:author="COLMENA MATEOS Adrian" w:date="2018-11-26T10:54:00Z">
        <w:r w:rsidR="00302AB0">
          <w:t xml:space="preserve"> </w:t>
        </w:r>
      </w:ins>
    </w:p>
    <w:p w14:paraId="0C9BD185" w14:textId="2C7A988A" w:rsidR="0099177D" w:rsidRPr="008448B4" w:rsidRDefault="0099177D" w:rsidP="0033769B">
      <w:pPr>
        <w:ind w:left="709"/>
      </w:pPr>
    </w:p>
    <w:p w14:paraId="2763C7DE" w14:textId="5BE05B32" w:rsidR="000E4807" w:rsidRDefault="005B6095" w:rsidP="0033769B">
      <w:pPr>
        <w:pStyle w:val="Ttulo2"/>
        <w:jc w:val="both"/>
        <w:rPr>
          <w:lang w:val="es-ES_tradnl"/>
        </w:rPr>
      </w:pPr>
      <w:bookmarkStart w:id="232" w:name="_Toc532387531"/>
      <w:del w:id="233" w:author="COLMENA MATEOS Adrian" w:date="2018-11-26T11:29:00Z">
        <w:r w:rsidRPr="005B6095" w:rsidDel="00DD09A5">
          <w:rPr>
            <w:lang w:val="es-ES_tradnl"/>
          </w:rPr>
          <w:delText>Bases de Datos Relacionales</w:delText>
        </w:r>
      </w:del>
      <w:ins w:id="234" w:author="COLMENA MATEOS Adrian" w:date="2018-11-26T11:29:00Z">
        <w:r w:rsidR="00DD09A5">
          <w:rPr>
            <w:lang w:val="es-ES_tradnl"/>
          </w:rPr>
          <w:t>Configuración inicial</w:t>
        </w:r>
      </w:ins>
      <w:bookmarkEnd w:id="232"/>
    </w:p>
    <w:p w14:paraId="78AC9687" w14:textId="6F9E1366" w:rsidR="005B6095" w:rsidDel="00DD09A5" w:rsidRDefault="00345DE8" w:rsidP="0033769B">
      <w:pPr>
        <w:ind w:left="709"/>
        <w:rPr>
          <w:del w:id="235" w:author="COLMENA MATEOS Adrian" w:date="2018-11-26T11:29:00Z"/>
          <w:lang w:val="es-ES_tradnl"/>
        </w:rPr>
      </w:pPr>
      <w:del w:id="236" w:author="COLMENA MATEOS Adrian" w:date="2018-11-26T11:29:00Z">
        <w:r w:rsidDel="00DD09A5">
          <w:rPr>
            <w:lang w:val="es-ES_tradnl"/>
          </w:rPr>
          <w:delText>Las bases de datos relacionales continúan siendo las más versátiles y populares y son donde se almacena la gran mayoría de los datos corporativos del mundo. Son el punto de partida de cualquier aplicación empresarial y, a menudo, su vida útil supera a la de la propia aplicación.</w:delText>
        </w:r>
      </w:del>
    </w:p>
    <w:p w14:paraId="2501416D" w14:textId="77777777" w:rsidR="00DD09A5" w:rsidRDefault="00345DE8" w:rsidP="0033769B">
      <w:pPr>
        <w:ind w:left="709"/>
        <w:rPr>
          <w:ins w:id="237" w:author="COLMENA MATEOS Adrian" w:date="2018-11-26T11:33:00Z"/>
          <w:lang w:val="es-ES_tradnl"/>
        </w:rPr>
      </w:pPr>
      <w:del w:id="238" w:author="COLMENA MATEOS Adrian" w:date="2018-11-26T11:29:00Z">
        <w:r w:rsidDel="00DD09A5">
          <w:rPr>
            <w:lang w:val="es-ES_tradnl"/>
          </w:rPr>
          <w:delText>Entender las bases de datos relacionales es fundamental para el de</w:delText>
        </w:r>
        <w:r w:rsidR="005A5CC4" w:rsidDel="00DD09A5">
          <w:rPr>
            <w:lang w:val="es-ES_tradnl"/>
          </w:rPr>
          <w:delText>sarroll</w:delText>
        </w:r>
      </w:del>
      <w:ins w:id="239" w:author="BERMEJO SOLIS Alba" w:date="2018-11-21T10:44:00Z">
        <w:del w:id="240" w:author="COLMENA MATEOS Adrian" w:date="2018-11-26T11:29:00Z">
          <w:r w:rsidR="007B57F8" w:rsidDel="00DD09A5">
            <w:rPr>
              <w:lang w:val="es-ES_tradnl"/>
            </w:rPr>
            <w:delText>ar aplicaciones empresariales</w:delText>
          </w:r>
        </w:del>
      </w:ins>
      <w:del w:id="241" w:author="COLMENA MATEOS Adrian" w:date="2018-11-26T11:29:00Z">
        <w:r w:rsidR="005A5CC4" w:rsidDel="00DD09A5">
          <w:rPr>
            <w:lang w:val="es-ES_tradnl"/>
          </w:rPr>
          <w:delText>o exitos</w:delText>
        </w:r>
      </w:del>
      <w:ins w:id="242" w:author="BERMEJO SOLIS Alba" w:date="2018-11-21T10:44:00Z">
        <w:del w:id="243" w:author="COLMENA MATEOS Adrian" w:date="2018-11-26T11:29:00Z">
          <w:r w:rsidR="007B57F8" w:rsidDel="00DD09A5">
            <w:rPr>
              <w:lang w:val="es-ES_tradnl"/>
            </w:rPr>
            <w:delText>amente</w:delText>
          </w:r>
        </w:del>
      </w:ins>
      <w:del w:id="244" w:author="COLMENA MATEOS Adrian" w:date="2018-11-26T11:29:00Z">
        <w:r w:rsidR="005A5CC4" w:rsidDel="00DD09A5">
          <w:rPr>
            <w:lang w:val="es-ES_tradnl"/>
          </w:rPr>
          <w:delText>o de una empresa y,</w:delText>
        </w:r>
        <w:r w:rsidDel="00DD09A5">
          <w:rPr>
            <w:lang w:val="es-ES_tradnl"/>
          </w:rPr>
          <w:delText xml:space="preserve"> </w:delText>
        </w:r>
        <w:r w:rsidR="005A5CC4" w:rsidDel="00DD09A5">
          <w:rPr>
            <w:lang w:val="es-ES_tradnl"/>
          </w:rPr>
          <w:delText>e</w:delText>
        </w:r>
        <w:r w:rsidDel="00DD09A5">
          <w:rPr>
            <w:lang w:val="es-ES_tradnl"/>
          </w:rPr>
          <w:delText>n ocasiones, el desarrollo de aplicaci</w:delText>
        </w:r>
        <w:r w:rsidR="005A5CC4" w:rsidDel="00DD09A5">
          <w:rPr>
            <w:lang w:val="es-ES_tradnl"/>
          </w:rPr>
          <w:delText>ones que permitan operar de manera adecuada con la base de datos puede convertirse en un obstáculo</w:delText>
        </w:r>
      </w:del>
      <w:ins w:id="245" w:author="BERMEJO SOLIS Alba" w:date="2018-11-21T10:45:00Z">
        <w:del w:id="246" w:author="COLMENA MATEOS Adrian" w:date="2018-11-26T11:29:00Z">
          <w:r w:rsidR="007B57F8" w:rsidDel="00DD09A5">
            <w:rPr>
              <w:lang w:val="es-ES_tradnl"/>
            </w:rPr>
            <w:delText>y suele ser una de las partes que más quebraderos de cabeza genera</w:delText>
          </w:r>
        </w:del>
      </w:ins>
      <w:del w:id="247" w:author="COLMENA MATEOS Adrian" w:date="2018-11-26T11:29:00Z">
        <w:r w:rsidR="005A5CC4" w:rsidDel="00DD09A5">
          <w:rPr>
            <w:lang w:val="es-ES_tradnl"/>
          </w:rPr>
          <w:delText xml:space="preserve">. Uno de los principales motivos del éxito de Java puede atribuirse a su utilización generalizada en la creación de sistemas de bases de datos corporativos. Desde páginas web para consumidores hasta puertas automatizadas, las aplicaciones Java son el corazón del desarrollo de aplicaciones de una empresa. </w:delText>
        </w:r>
      </w:del>
      <w:bookmarkStart w:id="248" w:name="Figura1"/>
      <w:ins w:id="249" w:author="COLMENA MATEOS Adrian" w:date="2018-11-26T11:30:00Z">
        <w:r w:rsidR="00DD09A5">
          <w:rPr>
            <w:lang w:val="es-ES_tradnl"/>
          </w:rPr>
          <w:t xml:space="preserve">En primer lugar, es necesaria una base de datos (usaremos HR de </w:t>
        </w:r>
      </w:ins>
      <w:ins w:id="250" w:author="COLMENA MATEOS Adrian" w:date="2018-11-26T11:31:00Z">
        <w:r w:rsidR="00DD09A5">
          <w:rPr>
            <w:lang w:val="es-ES_tradnl"/>
          </w:rPr>
          <w:t>Oracle</w:t>
        </w:r>
      </w:ins>
      <w:ins w:id="251" w:author="COLMENA MATEOS Adrian" w:date="2018-11-26T11:30:00Z">
        <w:r w:rsidR="00DD09A5">
          <w:rPr>
            <w:lang w:val="es-ES_tradnl"/>
          </w:rPr>
          <w:t>)</w:t>
        </w:r>
      </w:ins>
      <w:ins w:id="252" w:author="COLMENA MATEOS Adrian" w:date="2018-11-26T11:31:00Z">
        <w:r w:rsidR="00DD09A5">
          <w:rPr>
            <w:lang w:val="es-ES_tradnl"/>
          </w:rPr>
          <w:t xml:space="preserve"> y crear las tablas sobre las que se vaya a trabajar. En este tutorial, solo se va a utilizar una tabla. </w:t>
        </w:r>
      </w:ins>
    </w:p>
    <w:p w14:paraId="0D82394C" w14:textId="239170C1" w:rsidR="009702B1" w:rsidRDefault="00DD09A5" w:rsidP="0033769B">
      <w:pPr>
        <w:ind w:left="709"/>
        <w:rPr>
          <w:ins w:id="253" w:author="COLMENA MATEOS Adrian" w:date="2018-11-26T11:39:00Z"/>
          <w:lang w:val="es-ES_tradnl"/>
        </w:rPr>
      </w:pPr>
      <w:ins w:id="254" w:author="COLMENA MATEOS Adrian" w:date="2018-11-26T11:33:00Z">
        <w:r>
          <w:rPr>
            <w:lang w:val="es-ES_tradnl"/>
          </w:rPr>
          <w:t xml:space="preserve">A continuación, se crea la tabla </w:t>
        </w:r>
        <w:r>
          <w:rPr>
            <w:i/>
            <w:lang w:val="es-ES_tradnl"/>
          </w:rPr>
          <w:t>animal</w:t>
        </w:r>
        <w:r>
          <w:rPr>
            <w:lang w:val="es-ES_tradnl"/>
          </w:rPr>
          <w:t xml:space="preserve"> en SQL Developer con </w:t>
        </w:r>
      </w:ins>
      <w:ins w:id="255" w:author="COLMENA MATEOS Adrian" w:date="2018-11-26T11:34:00Z">
        <w:r>
          <w:rPr>
            <w:lang w:val="es-ES_tradnl"/>
          </w:rPr>
          <w:t>los</w:t>
        </w:r>
      </w:ins>
      <w:ins w:id="256" w:author="COLMENA MATEOS Adrian" w:date="2018-11-26T11:33:00Z">
        <w:r>
          <w:rPr>
            <w:lang w:val="es-ES_tradnl"/>
          </w:rPr>
          <w:t xml:space="preserve"> campos </w:t>
        </w:r>
      </w:ins>
      <w:ins w:id="257" w:author="COLMENA MATEOS Adrian" w:date="2018-11-26T11:34:00Z">
        <w:r>
          <w:rPr>
            <w:lang w:val="es-ES_tradnl"/>
          </w:rPr>
          <w:t>id (clave primaria), nombre del animal (en lat</w:t>
        </w:r>
      </w:ins>
      <w:ins w:id="258" w:author="COLMENA MATEOS Adrian" w:date="2018-11-26T11:38:00Z">
        <w:r>
          <w:rPr>
            <w:lang w:val="es-ES_tradnl"/>
          </w:rPr>
          <w:t xml:space="preserve">ín), clase y hábitat. </w:t>
        </w:r>
        <w:r w:rsidR="0099177D">
          <w:rPr>
            <w:lang w:val="es-ES_tradnl"/>
          </w:rPr>
          <w:t>Todos los ca</w:t>
        </w:r>
      </w:ins>
      <w:ins w:id="259" w:author="COLMENA MATEOS Adrian" w:date="2018-11-26T11:34:00Z">
        <w:r w:rsidR="0099177D">
          <w:rPr>
            <w:lang w:val="es-ES_tradnl"/>
          </w:rPr>
          <w:t>mpos ser</w:t>
        </w:r>
      </w:ins>
      <w:ins w:id="260" w:author="COLMENA MATEOS Adrian" w:date="2018-11-26T11:38:00Z">
        <w:r w:rsidR="0099177D">
          <w:rPr>
            <w:lang w:val="es-ES_tradnl"/>
          </w:rPr>
          <w:t xml:space="preserve">án de tipo </w:t>
        </w:r>
      </w:ins>
      <w:ins w:id="261" w:author="COLMENA MATEOS Adrian" w:date="2018-11-26T11:39:00Z">
        <w:r w:rsidR="0099177D">
          <w:rPr>
            <w:lang w:val="es-ES_tradnl"/>
          </w:rPr>
          <w:t>varchar2</w:t>
        </w:r>
      </w:ins>
      <w:ins w:id="262" w:author="COLMENA MATEOS Adrian" w:date="2018-11-26T11:38:00Z">
        <w:r w:rsidR="0099177D">
          <w:rPr>
            <w:lang w:val="es-ES_tradnl"/>
          </w:rPr>
          <w:t>.</w:t>
        </w:r>
      </w:ins>
    </w:p>
    <w:p w14:paraId="4C6A978B" w14:textId="436D766B" w:rsidR="0099177D" w:rsidRDefault="0099177D" w:rsidP="00914633">
      <w:pPr>
        <w:ind w:left="709"/>
        <w:rPr>
          <w:ins w:id="263" w:author="COLMENA MATEOS Adrian" w:date="2018-11-26T11:38:00Z"/>
          <w:lang w:val="es-ES_tradnl"/>
        </w:rPr>
      </w:pPr>
    </w:p>
    <w:p w14:paraId="182CFCEB" w14:textId="5964AFA0" w:rsidR="0099177D" w:rsidRDefault="0099177D" w:rsidP="00914633">
      <w:pPr>
        <w:ind w:left="709"/>
        <w:rPr>
          <w:ins w:id="264" w:author="COLMENA MATEOS Adrian" w:date="2018-11-26T11:33:00Z"/>
          <w:lang w:val="es-ES_tradnl"/>
        </w:rPr>
      </w:pPr>
      <w:ins w:id="265" w:author="COLMENA MATEOS Adrian" w:date="2018-11-26T11:48:00Z">
        <w:r>
          <w:rPr>
            <w:noProof/>
            <w:lang w:eastAsia="es-ES"/>
          </w:rPr>
          <w:drawing>
            <wp:anchor distT="0" distB="0" distL="114300" distR="114300" simplePos="0" relativeHeight="251744256" behindDoc="0" locked="0" layoutInCell="1" allowOverlap="1" wp14:anchorId="2959FFC1" wp14:editId="0D4C613A">
              <wp:simplePos x="0" y="0"/>
              <wp:positionH relativeFrom="margin">
                <wp:align>center</wp:align>
              </wp:positionH>
              <wp:positionV relativeFrom="paragraph">
                <wp:posOffset>24181</wp:posOffset>
              </wp:positionV>
              <wp:extent cx="2774950" cy="1996440"/>
              <wp:effectExtent l="0" t="0" r="635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74950" cy="1996440"/>
                      </a:xfrm>
                      <a:prstGeom prst="rect">
                        <a:avLst/>
                      </a:prstGeom>
                    </pic:spPr>
                  </pic:pic>
                </a:graphicData>
              </a:graphic>
              <wp14:sizeRelH relativeFrom="page">
                <wp14:pctWidth>0</wp14:pctWidth>
              </wp14:sizeRelH>
              <wp14:sizeRelV relativeFrom="page">
                <wp14:pctHeight>0</wp14:pctHeight>
              </wp14:sizeRelV>
            </wp:anchor>
          </w:drawing>
        </w:r>
      </w:ins>
    </w:p>
    <w:p w14:paraId="55B61BFF" w14:textId="12CDC0F4" w:rsidR="00DD09A5" w:rsidRPr="00914633" w:rsidRDefault="00DD09A5" w:rsidP="00914633">
      <w:pPr>
        <w:ind w:left="709"/>
        <w:rPr>
          <w:rStyle w:val="Textoennegrita"/>
          <w:rFonts w:ascii="Verdana" w:hAnsi="Verdana"/>
          <w:b w:val="0"/>
          <w:bCs w:val="0"/>
        </w:rPr>
      </w:pPr>
    </w:p>
    <w:bookmarkEnd w:id="248"/>
    <w:p w14:paraId="48D45576" w14:textId="27B951AA" w:rsidR="0099177D" w:rsidRDefault="0099177D" w:rsidP="0099177D">
      <w:pPr>
        <w:pStyle w:val="Ttulo2"/>
        <w:numPr>
          <w:ilvl w:val="0"/>
          <w:numId w:val="0"/>
        </w:numPr>
        <w:rPr>
          <w:ins w:id="266" w:author="COLMENA MATEOS Adrian" w:date="2018-11-26T11:45:00Z"/>
          <w:lang w:val="es-ES_tradnl"/>
        </w:rPr>
      </w:pPr>
    </w:p>
    <w:p w14:paraId="7CD1775B" w14:textId="77777777" w:rsidR="0099177D" w:rsidRDefault="0099177D" w:rsidP="0099177D">
      <w:pPr>
        <w:pStyle w:val="Ttulo2"/>
        <w:numPr>
          <w:ilvl w:val="0"/>
          <w:numId w:val="0"/>
        </w:numPr>
        <w:rPr>
          <w:ins w:id="267" w:author="COLMENA MATEOS Adrian" w:date="2018-11-26T11:45:00Z"/>
          <w:lang w:val="es-ES_tradnl"/>
        </w:rPr>
      </w:pPr>
    </w:p>
    <w:p w14:paraId="24D2E028" w14:textId="56A398E1" w:rsidR="0099177D" w:rsidRDefault="0099177D" w:rsidP="0099177D">
      <w:pPr>
        <w:pStyle w:val="Ttulo2"/>
        <w:numPr>
          <w:ilvl w:val="0"/>
          <w:numId w:val="0"/>
        </w:numPr>
        <w:rPr>
          <w:ins w:id="268" w:author="COLMENA MATEOS Adrian" w:date="2018-11-26T11:45:00Z"/>
          <w:lang w:val="es-ES_tradnl"/>
        </w:rPr>
      </w:pPr>
    </w:p>
    <w:p w14:paraId="49251506" w14:textId="2D684320" w:rsidR="0099177D" w:rsidRDefault="0099177D" w:rsidP="0099177D">
      <w:pPr>
        <w:rPr>
          <w:ins w:id="269" w:author="COLMENA MATEOS Adrian" w:date="2018-11-26T11:48:00Z"/>
          <w:lang w:val="es-ES_tradnl"/>
        </w:rPr>
      </w:pPr>
    </w:p>
    <w:p w14:paraId="4467E40A" w14:textId="41C947FC" w:rsidR="0099177D" w:rsidRDefault="007D58DF" w:rsidP="0033769B">
      <w:pPr>
        <w:jc w:val="left"/>
        <w:rPr>
          <w:ins w:id="270" w:author="COLMENA MATEOS Adrian" w:date="2018-11-26T11:50:00Z"/>
          <w:lang w:val="es-ES_tradnl"/>
        </w:rPr>
      </w:pPr>
      <w:ins w:id="271" w:author="COLMENA MATEOS Adrian" w:date="2018-11-26T11:48:00Z">
        <w:r>
          <w:rPr>
            <w:lang w:val="es-ES_tradnl"/>
          </w:rPr>
          <w:t xml:space="preserve">Una vez creada la tabla, será necesario conectarla con el IDE Eclipse. </w:t>
        </w:r>
      </w:ins>
      <w:ins w:id="272" w:author="COLMENA MATEOS Adrian" w:date="2018-11-26T11:49:00Z">
        <w:r>
          <w:rPr>
            <w:lang w:val="es-ES_tradnl"/>
          </w:rPr>
          <w:t>En Eclipse, se crea un nuevo proyecto JPA con su archivo Persistence.xml.</w:t>
        </w:r>
      </w:ins>
    </w:p>
    <w:p w14:paraId="416E1A71" w14:textId="697551E3" w:rsidR="007D58DF" w:rsidRDefault="007D58DF" w:rsidP="0099177D">
      <w:pPr>
        <w:rPr>
          <w:ins w:id="273" w:author="COLMENA MATEOS Adrian" w:date="2018-11-26T11:45:00Z"/>
          <w:lang w:val="es-ES_tradnl"/>
        </w:rPr>
      </w:pPr>
      <w:ins w:id="274" w:author="COLMENA MATEOS Adrian" w:date="2018-11-26T11:52:00Z">
        <w:r>
          <w:rPr>
            <w:noProof/>
            <w:lang w:eastAsia="es-ES"/>
          </w:rPr>
          <w:drawing>
            <wp:anchor distT="0" distB="0" distL="114300" distR="114300" simplePos="0" relativeHeight="251745280" behindDoc="0" locked="0" layoutInCell="1" allowOverlap="1" wp14:anchorId="47031CDE" wp14:editId="755E4CAC">
              <wp:simplePos x="0" y="0"/>
              <wp:positionH relativeFrom="margin">
                <wp:posOffset>1605179</wp:posOffset>
              </wp:positionH>
              <wp:positionV relativeFrom="paragraph">
                <wp:posOffset>43485</wp:posOffset>
              </wp:positionV>
              <wp:extent cx="3449955" cy="293306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9790" b="6338"/>
                      <a:stretch/>
                    </pic:blipFill>
                    <pic:spPr bwMode="auto">
                      <a:xfrm>
                        <a:off x="0" y="0"/>
                        <a:ext cx="3449955" cy="2933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763C7E0" w14:textId="585F2538" w:rsidR="000E4807" w:rsidDel="007D58DF" w:rsidRDefault="00895F7D" w:rsidP="007D58DF">
      <w:pPr>
        <w:spacing w:before="0" w:line="240" w:lineRule="auto"/>
        <w:ind w:left="0"/>
        <w:jc w:val="left"/>
        <w:rPr>
          <w:del w:id="275" w:author="COLMENA MATEOS Adrian" w:date="2018-11-26T11:51:00Z"/>
          <w:lang w:val="es-ES_tradnl"/>
        </w:rPr>
      </w:pPr>
      <w:del w:id="276" w:author="COLMENA MATEOS Adrian" w:date="2018-11-26T11:51:00Z">
        <w:r w:rsidRPr="00895F7D" w:rsidDel="007D58DF">
          <w:rPr>
            <w:lang w:val="es-ES_tradnl"/>
          </w:rPr>
          <w:delText xml:space="preserve">Mapeo </w:delText>
        </w:r>
        <w:r w:rsidR="001C6ED4" w:rsidDel="007D58DF">
          <w:rPr>
            <w:lang w:val="es-ES_tradnl"/>
          </w:rPr>
          <w:delText>Objeto-Relacional</w:delText>
        </w:r>
      </w:del>
    </w:p>
    <w:p w14:paraId="0F315E9B" w14:textId="29913474" w:rsidR="00895F7D" w:rsidDel="007D58DF" w:rsidRDefault="007B57F8" w:rsidP="007D58DF">
      <w:pPr>
        <w:spacing w:before="0" w:line="240" w:lineRule="auto"/>
        <w:ind w:left="0"/>
        <w:jc w:val="left"/>
        <w:rPr>
          <w:del w:id="277" w:author="COLMENA MATEOS Adrian" w:date="2018-11-26T11:51:00Z"/>
          <w:lang w:val="es-ES_tradnl"/>
        </w:rPr>
      </w:pPr>
      <w:ins w:id="278" w:author="BERMEJO SOLIS Alba" w:date="2018-11-21T10:47:00Z">
        <w:del w:id="279" w:author="COLMENA MATEOS Adrian" w:date="2018-11-26T11:51:00Z">
          <w:r w:rsidDel="007D58DF">
            <w:rPr>
              <w:lang w:val="es-ES_tradnl"/>
            </w:rPr>
            <w:delText>Puede parecer que e</w:delText>
          </w:r>
        </w:del>
      </w:ins>
      <w:del w:id="280" w:author="COLMENA MATEOS Adrian" w:date="2018-11-26T11:51:00Z">
        <w:r w:rsidR="00895F7D" w:rsidDel="007D58DF">
          <w:rPr>
            <w:lang w:val="es-ES_tradnl"/>
          </w:rPr>
          <w:delText>El modelo de dominio</w:delText>
        </w:r>
        <w:r w:rsidR="001472D6" w:rsidDel="007D58DF">
          <w:rPr>
            <w:lang w:val="es-ES_tradnl"/>
          </w:rPr>
          <w:delText xml:space="preserve"> (objetos)</w:delText>
        </w:r>
        <w:r w:rsidR="00895F7D" w:rsidDel="007D58DF">
          <w:rPr>
            <w:lang w:val="es-ES_tradnl"/>
          </w:rPr>
          <w:delText xml:space="preserve"> </w:delText>
        </w:r>
        <w:r w:rsidR="001472D6" w:rsidDel="007D58DF">
          <w:rPr>
            <w:lang w:val="es-ES_tradnl"/>
          </w:rPr>
          <w:delText>se parece lo suficiente</w:delText>
        </w:r>
        <w:r w:rsidR="00895F7D" w:rsidDel="007D58DF">
          <w:rPr>
            <w:lang w:val="es-ES_tradnl"/>
          </w:rPr>
          <w:delText xml:space="preserve"> al modelo relacional de la base de datos </w:delText>
        </w:r>
        <w:r w:rsidR="0035029D" w:rsidDel="007D58DF">
          <w:rPr>
            <w:lang w:val="es-ES_tradnl"/>
          </w:rPr>
          <w:delText>como para tener una manera sencilla de conseguir relacionarlos</w:delText>
        </w:r>
      </w:del>
      <w:ins w:id="281" w:author="BERMEJO SOLIS Alba" w:date="2018-11-21T10:47:00Z">
        <w:del w:id="282" w:author="COLMENA MATEOS Adrian" w:date="2018-11-26T11:51:00Z">
          <w:r w:rsidDel="007D58DF">
            <w:rPr>
              <w:lang w:val="es-ES_tradnl"/>
            </w:rPr>
            <w:delText xml:space="preserve"> pero </w:delText>
          </w:r>
        </w:del>
      </w:ins>
      <w:ins w:id="283" w:author="BERMEJO SOLIS Alba" w:date="2018-11-21T10:48:00Z">
        <w:del w:id="284" w:author="COLMENA MATEOS Adrian" w:date="2018-11-26T11:51:00Z">
          <w:r w:rsidDel="007D58DF">
            <w:rPr>
              <w:lang w:val="es-ES_tradnl"/>
            </w:rPr>
            <w:delText>las diferencias son importantes y la relación no es directa</w:delText>
          </w:r>
        </w:del>
      </w:ins>
      <w:del w:id="285" w:author="COLMENA MATEOS Adrian" w:date="2018-11-26T11:51:00Z">
        <w:r w:rsidR="0035029D" w:rsidDel="007D58DF">
          <w:rPr>
            <w:lang w:val="es-ES_tradnl"/>
          </w:rPr>
          <w:delText>.</w:delText>
        </w:r>
      </w:del>
    </w:p>
    <w:p w14:paraId="0D108FFA" w14:textId="1944F58F" w:rsidR="0035029D" w:rsidDel="007D58DF" w:rsidRDefault="0035029D" w:rsidP="007D58DF">
      <w:pPr>
        <w:spacing w:before="0" w:line="240" w:lineRule="auto"/>
        <w:ind w:left="0"/>
        <w:jc w:val="left"/>
        <w:rPr>
          <w:del w:id="286" w:author="COLMENA MATEOS Adrian" w:date="2018-11-26T11:51:00Z"/>
          <w:lang w:val="es-ES_tradnl"/>
        </w:rPr>
      </w:pPr>
      <w:del w:id="287" w:author="COLMENA MATEOS Adrian" w:date="2018-11-26T11:51:00Z">
        <w:r w:rsidDel="007D58DF">
          <w:rPr>
            <w:lang w:val="es-ES_tradnl"/>
          </w:rPr>
          <w:delText xml:space="preserve">La técnica de unir la brecha que </w:delText>
        </w:r>
      </w:del>
      <w:ins w:id="288" w:author="BERMEJO SOLIS Alba" w:date="2018-11-21T10:48:00Z">
        <w:del w:id="289" w:author="COLMENA MATEOS Adrian" w:date="2018-11-26T11:51:00Z">
          <w:r w:rsidR="007B57F8" w:rsidDel="007D58DF">
            <w:rPr>
              <w:lang w:val="es-ES_tradnl"/>
            </w:rPr>
            <w:delText xml:space="preserve">consiste en relacionar </w:delText>
          </w:r>
        </w:del>
      </w:ins>
      <w:del w:id="290" w:author="COLMENA MATEOS Adrian" w:date="2018-11-26T11:51:00Z">
        <w:r w:rsidDel="007D58DF">
          <w:rPr>
            <w:lang w:val="es-ES_tradnl"/>
          </w:rPr>
          <w:delText xml:space="preserve">separa el modelo de objetos y el modelo relacional es conocida como </w:delText>
        </w:r>
        <w:r w:rsidR="001C6ED4" w:rsidDel="007D58DF">
          <w:rPr>
            <w:lang w:val="es-ES_tradnl"/>
          </w:rPr>
          <w:delText>Mapeo Objeto-Relacional</w:delText>
        </w:r>
        <w:r w:rsidDel="007D58DF">
          <w:rPr>
            <w:lang w:val="es-ES_tradnl"/>
          </w:rPr>
          <w:delText xml:space="preserve">, a veces referido como mapeo O-R o simplemente ORM. </w:delText>
        </w:r>
      </w:del>
      <w:ins w:id="291" w:author="BERMEJO SOLIS Alba" w:date="2018-11-21T10:50:00Z">
        <w:del w:id="292" w:author="COLMENA MATEOS Adrian" w:date="2018-11-26T11:51:00Z">
          <w:r w:rsidR="00254EB5" w:rsidDel="007D58DF">
            <w:rPr>
              <w:lang w:val="es-ES_tradnl"/>
            </w:rPr>
            <w:delText>Se llama mapeo porque consiste en relacionar conceptos de un modelo con conceptos de</w:delText>
          </w:r>
        </w:del>
      </w:ins>
      <w:ins w:id="293" w:author="BERMEJO SOLIS Alba" w:date="2018-11-21T10:51:00Z">
        <w:del w:id="294" w:author="COLMENA MATEOS Adrian" w:date="2018-11-26T11:51:00Z">
          <w:r w:rsidR="00254EB5" w:rsidDel="007D58DF">
            <w:rPr>
              <w:lang w:val="es-ES_tradnl"/>
            </w:rPr>
            <w:delText>l otro, por ejemplo relacionar objeto con tabla, relación entre dos tablas con atributo de una clase, etc</w:delText>
          </w:r>
        </w:del>
      </w:ins>
      <w:ins w:id="295" w:author="BERMEJO SOLIS Alba" w:date="2018-11-21T10:52:00Z">
        <w:del w:id="296" w:author="COLMENA MATEOS Adrian" w:date="2018-11-26T11:51:00Z">
          <w:r w:rsidR="00254EB5" w:rsidDel="007D58DF">
            <w:rPr>
              <w:lang w:val="es-ES_tradnl"/>
            </w:rPr>
            <w:delText xml:space="preserve"> de manera a que el paso de uno a otro sea casi automático.</w:delText>
          </w:r>
        </w:del>
      </w:ins>
      <w:del w:id="297" w:author="COLMENA MATEOS Adrian" w:date="2018-11-26T11:51:00Z">
        <w:r w:rsidDel="007D58DF">
          <w:rPr>
            <w:lang w:val="es-ES_tradnl"/>
          </w:rPr>
          <w:delText>Este término alude al mapeo de conceptos en ambos modelos con el objetivo final de mediar entre ambos para conseguir una transformación automática.</w:delText>
        </w:r>
      </w:del>
    </w:p>
    <w:p w14:paraId="26893B1D" w14:textId="5ABEBB15" w:rsidR="009702B1" w:rsidDel="007D58DF" w:rsidRDefault="00254EB5" w:rsidP="007D58DF">
      <w:pPr>
        <w:spacing w:before="0" w:line="240" w:lineRule="auto"/>
        <w:ind w:left="0"/>
        <w:jc w:val="left"/>
        <w:rPr>
          <w:del w:id="298" w:author="COLMENA MATEOS Adrian" w:date="2018-11-26T11:51:00Z"/>
          <w:lang w:val="es-ES_tradnl"/>
        </w:rPr>
      </w:pPr>
      <w:ins w:id="299" w:author="BERMEJO SOLIS Alba" w:date="2018-11-21T10:58:00Z">
        <w:del w:id="300" w:author="COLMENA MATEOS Adrian" w:date="2018-11-26T11:51:00Z">
          <w:r w:rsidDel="007D58DF">
            <w:rPr>
              <w:lang w:val="es-ES_tradnl"/>
            </w:rPr>
            <w:delText xml:space="preserve">Tres ideas claves en un </w:delText>
          </w:r>
        </w:del>
      </w:ins>
      <w:ins w:id="301" w:author="BERMEJO SOLIS Alba" w:date="2018-11-21T10:53:00Z">
        <w:del w:id="302" w:author="COLMENA MATEOS Adrian" w:date="2018-11-26T11:51:00Z">
          <w:r w:rsidDel="007D58DF">
            <w:rPr>
              <w:lang w:val="es-ES_tradnl"/>
            </w:rPr>
            <w:delText>ORM son</w:delText>
          </w:r>
        </w:del>
      </w:ins>
      <w:del w:id="303" w:author="COLMENA MATEOS Adrian" w:date="2018-11-26T11:51:00Z">
        <w:r w:rsidR="0035029D" w:rsidDel="007D58DF">
          <w:rPr>
            <w:lang w:val="es-ES_tradnl"/>
          </w:rPr>
          <w:delText>Antes de entrar en conceptos específicos del ORM, es necesario definir algunos conceptos sobre cómo debería ser la solución ideal.</w:delText>
        </w:r>
      </w:del>
      <w:ins w:id="304" w:author="BERMEJO SOLIS Alba" w:date="2018-11-21T10:53:00Z">
        <w:del w:id="305" w:author="COLMENA MATEOS Adrian" w:date="2018-11-26T11:51:00Z">
          <w:r w:rsidDel="007D58DF">
            <w:rPr>
              <w:lang w:val="es-ES_tradnl"/>
            </w:rPr>
            <w:delText>:</w:delText>
          </w:r>
        </w:del>
      </w:ins>
      <w:del w:id="306" w:author="COLMENA MATEOS Adrian" w:date="2018-11-26T11:51:00Z">
        <w:r w:rsidR="009702B1" w:rsidDel="007D58DF">
          <w:rPr>
            <w:lang w:val="es-ES_tradnl"/>
          </w:rPr>
          <w:tab/>
        </w:r>
      </w:del>
    </w:p>
    <w:p w14:paraId="304F4CB8" w14:textId="156B8263" w:rsidR="0035029D" w:rsidRPr="009702B1" w:rsidDel="007D58DF" w:rsidRDefault="0035029D" w:rsidP="007D58DF">
      <w:pPr>
        <w:spacing w:before="0" w:line="240" w:lineRule="auto"/>
        <w:ind w:left="0"/>
        <w:jc w:val="left"/>
        <w:rPr>
          <w:del w:id="307" w:author="COLMENA MATEOS Adrian" w:date="2018-11-26T11:51:00Z"/>
          <w:lang w:val="es-ES_tradnl"/>
        </w:rPr>
      </w:pPr>
      <w:del w:id="308" w:author="COLMENA MATEOS Adrian" w:date="2018-11-26T11:51:00Z">
        <w:r w:rsidRPr="0035029D" w:rsidDel="007D58DF">
          <w:rPr>
            <w:i/>
            <w:lang w:val="es-ES_tradnl"/>
          </w:rPr>
          <w:delText>Objetos, no tablas</w:delText>
        </w:r>
        <w:r w:rsidDel="007D58DF">
          <w:rPr>
            <w:lang w:val="es-ES_tradnl"/>
          </w:rPr>
          <w:delText xml:space="preserve">: </w:delText>
        </w:r>
      </w:del>
      <w:ins w:id="309" w:author="BERMEJO SOLIS Alba" w:date="2018-11-21T10:53:00Z">
        <w:del w:id="310" w:author="COLMENA MATEOS Adrian" w:date="2018-11-26T11:51:00Z">
          <w:r w:rsidR="00254EB5" w:rsidDel="007D58DF">
            <w:rPr>
              <w:lang w:val="es-ES_tradnl"/>
            </w:rPr>
            <w:delText xml:space="preserve">El ORM debe abstraer de los detalles de la </w:delText>
          </w:r>
        </w:del>
      </w:ins>
      <w:ins w:id="311" w:author="BERMEJO SOLIS Alba" w:date="2018-11-21T10:54:00Z">
        <w:del w:id="312" w:author="COLMENA MATEOS Adrian" w:date="2018-11-26T11:51:00Z">
          <w:r w:rsidR="00254EB5" w:rsidDel="007D58DF">
            <w:rPr>
              <w:lang w:val="es-ES_tradnl"/>
            </w:rPr>
            <w:delText>base de datos. Tendríamos que seguir programando en Java sin tener que estar pensando en los detalles de la base de datos como tablas, columnas, etc</w:delText>
          </w:r>
        </w:del>
      </w:ins>
      <w:del w:id="313" w:author="COLMENA MATEOS Adrian" w:date="2018-11-26T11:51:00Z">
        <w:r w:rsidR="009702B1" w:rsidDel="007D58DF">
          <w:rPr>
            <w:lang w:val="es-ES_tradnl"/>
          </w:rPr>
          <w:delText>.</w:delText>
        </w:r>
        <w:r w:rsidDel="007D58DF">
          <w:rPr>
            <w:lang w:val="es-ES_tradnl"/>
          </w:rPr>
          <w:delText>Las aplicaciones deben escribirse en términos del modelo de dominio, no ligada al modelo relacional. Debe ser posible operar con la base de datos en el modelo de dominio sin recurrir a conceptos de la base de datos tales como tablas o columnas.</w:delText>
        </w:r>
        <w:r w:rsidRPr="009702B1" w:rsidDel="007D58DF">
          <w:rPr>
            <w:i/>
            <w:lang w:val="es-ES_tradnl"/>
          </w:rPr>
          <w:delText>Conveniencia, no ignorancia</w:delText>
        </w:r>
        <w:r w:rsidRPr="009702B1" w:rsidDel="007D58DF">
          <w:rPr>
            <w:lang w:val="es-ES_tradnl"/>
          </w:rPr>
          <w:delText xml:space="preserve">: Las herramientas de mapeo deben ser usadas únicamente cuando se está familiarizado con la tecnología relacional. El mapeo O-R no está pensado para evitar al desarrollador resolver los problemas sin entender </w:delText>
        </w:r>
        <w:r w:rsidR="001C6ED4" w:rsidRPr="009702B1" w:rsidDel="007D58DF">
          <w:rPr>
            <w:lang w:val="es-ES_tradnl"/>
          </w:rPr>
          <w:delText>cuál es el problema,</w:delText>
        </w:r>
        <w:r w:rsidRPr="009702B1" w:rsidDel="007D58DF">
          <w:rPr>
            <w:lang w:val="es-ES_tradnl"/>
          </w:rPr>
          <w:delText xml:space="preserve"> sino </w:delText>
        </w:r>
        <w:r w:rsidR="001C6ED4" w:rsidRPr="009702B1" w:rsidDel="007D58DF">
          <w:rPr>
            <w:lang w:val="es-ES_tradnl"/>
          </w:rPr>
          <w:delText>como una herramienta para aquellos que han comprendido el problema y saben lo que necesitan, pero que no quieren malgastar cientos de líneas de código en resolver un problema que ya tiene solución.</w:delText>
        </w:r>
      </w:del>
    </w:p>
    <w:p w14:paraId="309923BB" w14:textId="5875DAD1" w:rsidR="001C6ED4" w:rsidDel="007D58DF" w:rsidRDefault="001C6ED4" w:rsidP="007D58DF">
      <w:pPr>
        <w:spacing w:before="0" w:line="240" w:lineRule="auto"/>
        <w:ind w:left="0"/>
        <w:jc w:val="left"/>
        <w:rPr>
          <w:del w:id="314" w:author="COLMENA MATEOS Adrian" w:date="2018-11-26T11:51:00Z"/>
          <w:lang w:val="es-ES_tradnl"/>
        </w:rPr>
      </w:pPr>
    </w:p>
    <w:p w14:paraId="55EFE18B" w14:textId="4276AD7E" w:rsidR="001C6ED4" w:rsidRPr="009702B1" w:rsidDel="007D58DF" w:rsidRDefault="001C6ED4" w:rsidP="007D58DF">
      <w:pPr>
        <w:spacing w:before="0" w:line="240" w:lineRule="auto"/>
        <w:ind w:left="0"/>
        <w:jc w:val="left"/>
        <w:rPr>
          <w:del w:id="315" w:author="COLMENA MATEOS Adrian" w:date="2018-11-26T11:51:00Z"/>
          <w:lang w:val="es-ES_tradnl"/>
        </w:rPr>
      </w:pPr>
      <w:del w:id="316" w:author="COLMENA MATEOS Adrian" w:date="2018-11-26T11:51:00Z">
        <w:r w:rsidRPr="009702B1" w:rsidDel="007D58DF">
          <w:rPr>
            <w:i/>
            <w:lang w:val="es-ES_tradnl"/>
          </w:rPr>
          <w:delText>Accesible, no transparente</w:delText>
        </w:r>
        <w:r w:rsidRPr="009702B1" w:rsidDel="007D58DF">
          <w:rPr>
            <w:lang w:val="es-ES_tradnl"/>
          </w:rPr>
          <w:delText xml:space="preserve">: No es razonable esperar que la persistencia sea transparente, ya que una </w:delText>
        </w:r>
      </w:del>
      <w:ins w:id="317" w:author="BERMEJO SOLIS Alba" w:date="2018-11-21T10:55:00Z">
        <w:del w:id="318" w:author="COLMENA MATEOS Adrian" w:date="2018-11-26T11:51:00Z">
          <w:r w:rsidR="00254EB5" w:rsidRPr="009702B1" w:rsidDel="007D58DF">
            <w:rPr>
              <w:i/>
              <w:lang w:val="es-ES_tradnl"/>
            </w:rPr>
            <w:delText xml:space="preserve">La </w:delText>
          </w:r>
        </w:del>
      </w:ins>
      <w:del w:id="319" w:author="COLMENA MATEOS Adrian" w:date="2018-11-26T11:51:00Z">
        <w:r w:rsidRPr="009702B1" w:rsidDel="007D58DF">
          <w:rPr>
            <w:lang w:val="es-ES_tradnl"/>
          </w:rPr>
          <w:delText xml:space="preserve">aplicación </w:delText>
        </w:r>
      </w:del>
      <w:ins w:id="320" w:author="BERMEJO SOLIS Alba" w:date="2018-11-21T10:55:00Z">
        <w:del w:id="321" w:author="COLMENA MATEOS Adrian" w:date="2018-11-26T11:51:00Z">
          <w:r w:rsidR="00254EB5" w:rsidRPr="009702B1" w:rsidDel="007D58DF">
            <w:rPr>
              <w:lang w:val="es-ES_tradnl"/>
            </w:rPr>
            <w:delText xml:space="preserve">Java </w:delText>
          </w:r>
        </w:del>
      </w:ins>
      <w:del w:id="322" w:author="COLMENA MATEOS Adrian" w:date="2018-11-26T11:51:00Z">
        <w:r w:rsidRPr="009702B1" w:rsidDel="007D58DF">
          <w:rPr>
            <w:lang w:val="es-ES_tradnl"/>
          </w:rPr>
          <w:delText>siempre necesita tener control sobre los objetos que persiste y estar al tanto del</w:delText>
        </w:r>
      </w:del>
      <w:ins w:id="323" w:author="BERMEJO SOLIS Alba" w:date="2018-11-21T10:56:00Z">
        <w:del w:id="324" w:author="COLMENA MATEOS Adrian" w:date="2018-11-26T11:51:00Z">
          <w:r w:rsidR="00254EB5" w:rsidRPr="009702B1" w:rsidDel="007D58DF">
            <w:rPr>
              <w:lang w:val="es-ES_tradnl"/>
            </w:rPr>
            <w:delText xml:space="preserve"> su</w:delText>
          </w:r>
        </w:del>
      </w:ins>
      <w:del w:id="325" w:author="COLMENA MATEOS Adrian" w:date="2018-11-26T11:51:00Z">
        <w:r w:rsidRPr="009702B1" w:rsidDel="007D58DF">
          <w:rPr>
            <w:lang w:val="es-ES_tradnl"/>
          </w:rPr>
          <w:delText xml:space="preserve"> ciclo de vida de la entidad. No obstante, la solución de persistencia no debe entrometerse en el modelo de dominio, así como las clases del dominio no deben ser requeridas para extender otras clases o implementar interfaces para poder persistir. </w:delText>
        </w:r>
      </w:del>
    </w:p>
    <w:p w14:paraId="2C33F83C" w14:textId="5DEA8780" w:rsidR="001C6ED4" w:rsidRPr="00254EB5" w:rsidDel="007D58DF" w:rsidRDefault="001C6ED4" w:rsidP="007D58DF">
      <w:pPr>
        <w:spacing w:before="0" w:line="240" w:lineRule="auto"/>
        <w:ind w:left="0"/>
        <w:jc w:val="left"/>
        <w:rPr>
          <w:del w:id="326" w:author="COLMENA MATEOS Adrian" w:date="2018-11-26T11:51:00Z"/>
          <w:lang w:val="es-ES_tradnl"/>
        </w:rPr>
      </w:pPr>
    </w:p>
    <w:p w14:paraId="7F868319" w14:textId="78B129EB" w:rsidR="009702B1" w:rsidRPr="009702B1" w:rsidDel="007D58DF" w:rsidRDefault="001C6ED4" w:rsidP="007D58DF">
      <w:pPr>
        <w:spacing w:before="0" w:line="240" w:lineRule="auto"/>
        <w:ind w:left="0"/>
        <w:jc w:val="left"/>
        <w:rPr>
          <w:del w:id="327" w:author="COLMENA MATEOS Adrian" w:date="2018-11-26T11:51:00Z"/>
          <w:lang w:val="es-ES_tradnl"/>
        </w:rPr>
      </w:pPr>
      <w:del w:id="328" w:author="COLMENA MATEOS Adrian" w:date="2018-11-26T11:51:00Z">
        <w:r w:rsidRPr="009702B1" w:rsidDel="007D58DF">
          <w:rPr>
            <w:i/>
            <w:lang w:val="es-ES_tradnl"/>
          </w:rPr>
          <w:delText xml:space="preserve">Datos antiguos, objetos nuevos: </w:delText>
        </w:r>
        <w:r w:rsidRPr="009702B1" w:rsidDel="007D58DF">
          <w:rPr>
            <w:lang w:val="es-ES_tradnl"/>
          </w:rPr>
          <w:delText>Es mucho más común que una aplicaci</w:delText>
        </w:r>
        <w:r w:rsidR="00E145E6" w:rsidRPr="009702B1" w:rsidDel="007D58DF">
          <w:rPr>
            <w:lang w:val="es-ES_tradnl"/>
          </w:rPr>
          <w:delText xml:space="preserve">ón se adapte a un esquema de </w:delText>
        </w:r>
        <w:r w:rsidRPr="009702B1" w:rsidDel="007D58DF">
          <w:rPr>
            <w:lang w:val="es-ES_tradnl"/>
          </w:rPr>
          <w:delText xml:space="preserve">base de </w:delText>
        </w:r>
        <w:r w:rsidR="00E145E6" w:rsidRPr="009702B1" w:rsidDel="007D58DF">
          <w:rPr>
            <w:lang w:val="es-ES_tradnl"/>
          </w:rPr>
          <w:delText>datos ya existente que crear uno nuevo</w:delText>
        </w:r>
        <w:r w:rsidRPr="009702B1" w:rsidDel="007D58DF">
          <w:rPr>
            <w:lang w:val="es-ES_tradnl"/>
          </w:rPr>
          <w:delText xml:space="preserve"> desde cero. </w:delText>
        </w:r>
        <w:r w:rsidR="00E145E6" w:rsidRPr="009702B1" w:rsidDel="007D58DF">
          <w:rPr>
            <w:lang w:val="es-ES_tradnl"/>
          </w:rPr>
          <w:delText>El soporte para esquemas heredados es uno de los casos más relevantes que pueden surgir, y es muy probable que tales bases de datos sobrevivan incluso más que nosotros mismos.</w:delText>
        </w:r>
      </w:del>
    </w:p>
    <w:p w14:paraId="1600AB70" w14:textId="6F7BC5B1" w:rsidR="00E145E6" w:rsidRPr="004C4EEF" w:rsidDel="007D58DF" w:rsidRDefault="00E145E6" w:rsidP="007D58DF">
      <w:pPr>
        <w:spacing w:before="0" w:line="240" w:lineRule="auto"/>
        <w:ind w:left="0"/>
        <w:jc w:val="left"/>
        <w:rPr>
          <w:del w:id="329" w:author="COLMENA MATEOS Adrian" w:date="2018-11-26T11:51:00Z"/>
          <w:lang w:val="es-ES_tradnl"/>
        </w:rPr>
      </w:pPr>
      <w:del w:id="330" w:author="COLMENA MATEOS Adrian" w:date="2018-11-26T11:51:00Z">
        <w:r w:rsidDel="007D58DF">
          <w:rPr>
            <w:i/>
            <w:lang w:val="es-ES_tradnl"/>
          </w:rPr>
          <w:delText>Local, pero móvi</w:delText>
        </w:r>
        <w:r w:rsidRPr="00E145E6" w:rsidDel="007D58DF">
          <w:rPr>
            <w:i/>
            <w:lang w:val="es-ES_tradnl"/>
          </w:rPr>
          <w:delText>l</w:delText>
        </w:r>
        <w:r w:rsidDel="007D58DF">
          <w:rPr>
            <w:lang w:val="es-ES_tradnl"/>
          </w:rPr>
          <w:delText>: Una representación persistente de datos no tiene por qué ser modelado como un objeto remoto completo. La distribución es algo que existe como parte de la aplicación, no como parte de la capa de persistencia. No obstante, las entidades que contienen el estado persistente, deben ser capaces de trasladarse a cualquier capa que la necesite para que, si una aplicación se distribuye, las entidades soporten una determinada arquitectu</w:delText>
        </w:r>
        <w:r w:rsidRPr="004C4EEF" w:rsidDel="007D58DF">
          <w:rPr>
            <w:i/>
            <w:lang w:val="es-ES_tradnl"/>
          </w:rPr>
          <w:delText>API estándar, con implementaciones acoplables</w:delText>
        </w:r>
        <w:r w:rsidRPr="004C4EEF" w:rsidDel="007D58DF">
          <w:rPr>
            <w:lang w:val="es-ES_tradnl"/>
          </w:rPr>
          <w:delText xml:space="preserve">: Las grandes compañías con aplicaciones </w:delText>
        </w:r>
        <w:r w:rsidR="00DB29C0" w:rsidRPr="004C4EEF" w:rsidDel="007D58DF">
          <w:rPr>
            <w:lang w:val="es-ES_tradnl"/>
          </w:rPr>
          <w:delText xml:space="preserve">de gran tamaño no quieren arriesgarse a estar ligadas a librerías e interfaces específicas. Dependiendo únicamente de interfaces estándar, la aplicación se desvincula de APIs privadas y puede intercambiar implementaciones si alguna parece más conveniente. </w:delText>
        </w:r>
      </w:del>
    </w:p>
    <w:p w14:paraId="649D79B9" w14:textId="7A5C175A" w:rsidR="00DB29C0" w:rsidRPr="00DB29C0" w:rsidDel="007D58DF" w:rsidRDefault="00DB29C0" w:rsidP="007D58DF">
      <w:pPr>
        <w:spacing w:before="0" w:line="240" w:lineRule="auto"/>
        <w:ind w:left="0"/>
        <w:jc w:val="left"/>
        <w:rPr>
          <w:del w:id="331" w:author="COLMENA MATEOS Adrian" w:date="2018-11-26T11:51:00Z"/>
          <w:lang w:val="es-ES_tradnl"/>
        </w:rPr>
      </w:pPr>
    </w:p>
    <w:p w14:paraId="057B141B" w14:textId="7F5A2279" w:rsidR="0035029D" w:rsidRPr="00895F7D" w:rsidDel="007D58DF" w:rsidRDefault="00DB29C0" w:rsidP="007D58DF">
      <w:pPr>
        <w:spacing w:before="0" w:line="240" w:lineRule="auto"/>
        <w:ind w:left="0"/>
        <w:jc w:val="left"/>
        <w:rPr>
          <w:del w:id="332" w:author="COLMENA MATEOS Adrian" w:date="2018-11-26T11:51:00Z"/>
          <w:lang w:val="es-ES_tradnl"/>
        </w:rPr>
      </w:pPr>
      <w:del w:id="333" w:author="COLMENA MATEOS Adrian" w:date="2018-11-26T11:51:00Z">
        <w:r w:rsidDel="007D58DF">
          <w:rPr>
            <w:lang w:val="es-ES_tradnl"/>
          </w:rPr>
          <w:delText>Todo esto puede parecer una demanda de requisitos, pero es tan solo una serie de pautas obtenidas de la experiencia y la necesidad. Las aplicaciones empresariales tienen necesidades muy específicas y esta lista de requerimientos es una representación ajustada de la experiencia de la comunidad empresarial.</w:delText>
        </w:r>
        <w:bookmarkStart w:id="334" w:name="_Toc530570022"/>
        <w:bookmarkStart w:id="335" w:name="_Toc530570124"/>
        <w:bookmarkStart w:id="336" w:name="_Toc530570349"/>
        <w:bookmarkStart w:id="337" w:name="_Toc530583679"/>
        <w:bookmarkStart w:id="338" w:name="_Toc530586186"/>
        <w:bookmarkStart w:id="339" w:name="_Toc530586913"/>
        <w:bookmarkStart w:id="340" w:name="_Toc530587271"/>
        <w:bookmarkStart w:id="341" w:name="_Toc530587352"/>
        <w:bookmarkStart w:id="342" w:name="_Toc530671957"/>
        <w:bookmarkStart w:id="343" w:name="_Toc530725923"/>
        <w:bookmarkStart w:id="344" w:name="_Toc530726501"/>
        <w:bookmarkStart w:id="345" w:name="_Toc530726692"/>
        <w:bookmarkEnd w:id="334"/>
        <w:bookmarkEnd w:id="335"/>
        <w:bookmarkEnd w:id="336"/>
        <w:bookmarkEnd w:id="337"/>
        <w:bookmarkEnd w:id="338"/>
        <w:bookmarkEnd w:id="339"/>
        <w:bookmarkEnd w:id="340"/>
        <w:bookmarkEnd w:id="341"/>
        <w:bookmarkEnd w:id="342"/>
        <w:bookmarkEnd w:id="343"/>
        <w:bookmarkEnd w:id="344"/>
        <w:bookmarkEnd w:id="345"/>
      </w:del>
    </w:p>
    <w:p w14:paraId="2763C7E2" w14:textId="796015FA" w:rsidR="00401137" w:rsidDel="007D58DF" w:rsidRDefault="001472D6" w:rsidP="007D58DF">
      <w:pPr>
        <w:spacing w:before="0" w:line="240" w:lineRule="auto"/>
        <w:ind w:left="0"/>
        <w:jc w:val="left"/>
        <w:rPr>
          <w:del w:id="346" w:author="COLMENA MATEOS Adrian" w:date="2018-11-26T11:51:00Z"/>
          <w:lang w:val="es-ES_tradnl"/>
        </w:rPr>
      </w:pPr>
      <w:del w:id="347" w:author="COLMENA MATEOS Adrian" w:date="2018-11-26T11:51:00Z">
        <w:r w:rsidDel="007D58DF">
          <w:rPr>
            <w:lang w:val="es-ES_tradnl"/>
          </w:rPr>
          <w:delText>El Des</w:delText>
        </w:r>
        <w:r w:rsidR="00DB29C0" w:rsidRPr="00DB29C0" w:rsidDel="007D58DF">
          <w:rPr>
            <w:lang w:val="es-ES_tradnl"/>
          </w:rPr>
          <w:delText>ajuste en la Impedancia</w:delText>
        </w:r>
      </w:del>
      <w:ins w:id="348" w:author="BERMEJO SOLIS Alba" w:date="2018-11-21T10:58:00Z">
        <w:del w:id="349" w:author="COLMENA MATEOS Adrian" w:date="2018-11-26T11:51:00Z">
          <w:r w:rsidR="00254EB5" w:rsidDel="007D58DF">
            <w:rPr>
              <w:lang w:val="es-ES_tradnl"/>
            </w:rPr>
            <w:delText>Impedance mismatch</w:delText>
          </w:r>
        </w:del>
      </w:ins>
    </w:p>
    <w:p w14:paraId="5E01CD3A" w14:textId="65C00540" w:rsidR="00DB29C0" w:rsidDel="007D58DF" w:rsidRDefault="00DB29C0" w:rsidP="007D58DF">
      <w:pPr>
        <w:spacing w:before="0" w:line="240" w:lineRule="auto"/>
        <w:ind w:left="0"/>
        <w:jc w:val="left"/>
        <w:rPr>
          <w:del w:id="350" w:author="COLMENA MATEOS Adrian" w:date="2018-11-26T11:51:00Z"/>
          <w:lang w:val="es-ES_tradnl"/>
        </w:rPr>
      </w:pPr>
      <w:del w:id="351" w:author="COLMENA MATEOS Adrian" w:date="2018-11-26T11:51:00Z">
        <w:r w:rsidDel="007D58DF">
          <w:rPr>
            <w:lang w:val="es-ES_tradnl"/>
          </w:rPr>
          <w:delText xml:space="preserve">Los defensores de el mapeo objeto-relacional usualmente describen la diferencia entre el modelo objeto y el modelo relacional como </w:delText>
        </w:r>
      </w:del>
      <w:ins w:id="352" w:author="BERMEJO SOLIS Alba" w:date="2018-11-21T10:59:00Z">
        <w:del w:id="353" w:author="COLMENA MATEOS Adrian" w:date="2018-11-26T11:51:00Z">
          <w:r w:rsidR="000E72DE" w:rsidDel="007D58DF">
            <w:rPr>
              <w:lang w:val="es-ES_tradnl"/>
            </w:rPr>
            <w:delText>la “impedance mismatch”</w:delText>
          </w:r>
        </w:del>
      </w:ins>
      <w:del w:id="354" w:author="COLMENA MATEOS Adrian" w:date="2018-11-26T11:51:00Z">
        <w:r w:rsidDel="007D58DF">
          <w:rPr>
            <w:lang w:val="es-ES_tradnl"/>
          </w:rPr>
          <w:delText>un desajuste en la impedancia entre ambos. Esto es una descripción apropiada</w:delText>
        </w:r>
        <w:r w:rsidR="00EA4248" w:rsidDel="007D58DF">
          <w:rPr>
            <w:lang w:val="es-ES_tradnl"/>
          </w:rPr>
          <w:delText xml:space="preserve">, ya que el reto de mapear uno con el otro reside no en las similitudes entre ambos, sino en los conceptos de ambos modelos que no tienen un equivalente lógico en el otro. </w:delText>
        </w:r>
      </w:del>
    </w:p>
    <w:p w14:paraId="4FD32614" w14:textId="3F2A70B2" w:rsidR="00EA4248" w:rsidRPr="00DB29C0" w:rsidDel="007D58DF" w:rsidRDefault="00EA4248" w:rsidP="007D58DF">
      <w:pPr>
        <w:spacing w:before="0" w:line="240" w:lineRule="auto"/>
        <w:ind w:left="0"/>
        <w:jc w:val="left"/>
        <w:rPr>
          <w:del w:id="355" w:author="COLMENA MATEOS Adrian" w:date="2018-11-26T11:51:00Z"/>
          <w:lang w:val="es-ES_tradnl"/>
        </w:rPr>
      </w:pPr>
      <w:del w:id="356" w:author="COLMENA MATEOS Adrian" w:date="2018-11-26T11:51:00Z">
        <w:r w:rsidDel="007D58DF">
          <w:rPr>
            <w:lang w:val="es-ES_tradnl"/>
          </w:rPr>
          <w:delText xml:space="preserve">En las siguientes secciones se presentan algunos ejemplos básicos de modelos de dominio orientado </w:delText>
        </w:r>
      </w:del>
      <w:ins w:id="357" w:author="BERMEJO SOLIS Alba" w:date="2018-11-21T11:36:00Z">
        <w:del w:id="358" w:author="COLMENA MATEOS Adrian" w:date="2018-11-26T11:51:00Z">
          <w:r w:rsidR="00991E72" w:rsidDel="007D58DF">
            <w:rPr>
              <w:lang w:val="es-ES_tradnl"/>
            </w:rPr>
            <w:delText xml:space="preserve">a </w:delText>
          </w:r>
        </w:del>
      </w:ins>
      <w:del w:id="359" w:author="COLMENA MATEOS Adrian" w:date="2018-11-26T11:51:00Z">
        <w:r w:rsidDel="007D58DF">
          <w:rPr>
            <w:lang w:val="es-ES_tradnl"/>
          </w:rPr>
          <w:delText xml:space="preserve">objetos y una variedad de modelos relacionales para persistir los mismos datos. Como se verá, el reto en el mapeo objeto-relacional reside en la multitud de posibilidades existentes para un </w:delText>
        </w:r>
        <w:r w:rsidR="007526F5" w:rsidDel="007D58DF">
          <w:rPr>
            <w:lang w:val="es-ES_tradnl"/>
          </w:rPr>
          <w:delText xml:space="preserve">mismo caso. </w:delText>
        </w:r>
      </w:del>
    </w:p>
    <w:p w14:paraId="2763C7E3" w14:textId="54C6347F" w:rsidR="000E4807" w:rsidRPr="007E7140" w:rsidDel="007D58DF" w:rsidRDefault="000E4807" w:rsidP="007D58DF">
      <w:pPr>
        <w:spacing w:before="0" w:line="240" w:lineRule="auto"/>
        <w:ind w:left="0"/>
        <w:jc w:val="left"/>
        <w:rPr>
          <w:del w:id="360" w:author="COLMENA MATEOS Adrian" w:date="2018-11-26T11:51:00Z"/>
          <w:i/>
          <w:vanish/>
          <w:color w:val="FF0000"/>
        </w:rPr>
      </w:pPr>
      <w:del w:id="361" w:author="COLMENA MATEOS Adrian" w:date="2018-11-26T11:51:00Z">
        <w:r w:rsidRPr="007E7140" w:rsidDel="007D58DF">
          <w:rPr>
            <w:i/>
            <w:vanish/>
            <w:color w:val="FF0000"/>
          </w:rPr>
          <w:delText>Paragraph to be deleted if there are no entries in the table.</w:delText>
        </w:r>
      </w:del>
    </w:p>
    <w:p w14:paraId="2763C840" w14:textId="52D8DF9A" w:rsidR="000E4807" w:rsidRPr="007E7140" w:rsidDel="007D58DF" w:rsidRDefault="000E4807" w:rsidP="007D58DF">
      <w:pPr>
        <w:spacing w:before="0" w:line="240" w:lineRule="auto"/>
        <w:ind w:left="0"/>
        <w:jc w:val="left"/>
        <w:rPr>
          <w:del w:id="362" w:author="COLMENA MATEOS Adrian" w:date="2018-11-26T11:51:00Z"/>
        </w:rPr>
      </w:pPr>
    </w:p>
    <w:p w14:paraId="2763C841" w14:textId="55C906C5" w:rsidR="009C310D" w:rsidRPr="009A1477" w:rsidDel="007D58DF" w:rsidRDefault="007526F5" w:rsidP="007D58DF">
      <w:pPr>
        <w:spacing w:before="0" w:line="240" w:lineRule="auto"/>
        <w:ind w:left="0"/>
        <w:jc w:val="left"/>
        <w:rPr>
          <w:del w:id="363" w:author="COLMENA MATEOS Adrian" w:date="2018-11-26T11:51:00Z"/>
          <w:lang w:val="es-ES_tradnl"/>
        </w:rPr>
      </w:pPr>
      <w:del w:id="364" w:author="COLMENA MATEOS Adrian" w:date="2018-11-26T11:51:00Z">
        <w:r w:rsidRPr="009A1477" w:rsidDel="007D58DF">
          <w:rPr>
            <w:lang w:val="es-ES_tradnl"/>
          </w:rPr>
          <w:delText>Representación de Clases</w:delText>
        </w:r>
      </w:del>
    </w:p>
    <w:p w14:paraId="6EB01F61" w14:textId="170BB596" w:rsidR="007526F5" w:rsidDel="007D58DF" w:rsidRDefault="007526F5" w:rsidP="007D58DF">
      <w:pPr>
        <w:spacing w:before="0" w:line="240" w:lineRule="auto"/>
        <w:ind w:left="0"/>
        <w:jc w:val="left"/>
        <w:rPr>
          <w:del w:id="365" w:author="COLMENA MATEOS Adrian" w:date="2018-11-26T11:51:00Z"/>
          <w:lang w:val="es-ES_tradnl"/>
        </w:rPr>
      </w:pPr>
      <w:del w:id="366" w:author="COLMENA MATEOS Adrian" w:date="2018-11-26T11:51:00Z">
        <w:r w:rsidDel="007D58DF">
          <w:rPr>
            <w:lang w:val="es-ES_tradnl"/>
          </w:rPr>
          <w:delText>Se empezará la discusión co</w:delText>
        </w:r>
        <w:r w:rsidR="00914633" w:rsidDel="007D58DF">
          <w:rPr>
            <w:lang w:val="es-ES_tradnl"/>
          </w:rPr>
          <w:delText>n una clase simple. La Figura 1</w:delText>
        </w:r>
        <w:r w:rsidDel="007D58DF">
          <w:rPr>
            <w:lang w:val="es-ES_tradnl"/>
          </w:rPr>
          <w:delText xml:space="preserve"> muestra la clase Empleado, la cual tiene cuatro atributos: id, nombre, fecha de inicio y salario.</w:delText>
        </w:r>
      </w:del>
    </w:p>
    <w:p w14:paraId="547AB069" w14:textId="77C70E45" w:rsidR="009A1477" w:rsidRPr="004C4EEF" w:rsidDel="007D58DF" w:rsidRDefault="0067676F" w:rsidP="007D58DF">
      <w:pPr>
        <w:spacing w:before="0" w:line="240" w:lineRule="auto"/>
        <w:ind w:left="0"/>
        <w:jc w:val="left"/>
        <w:rPr>
          <w:del w:id="367" w:author="COLMENA MATEOS Adrian" w:date="2018-11-26T11:51:00Z"/>
        </w:rPr>
      </w:pPr>
      <w:del w:id="368" w:author="COLMENA MATEOS Adrian" w:date="2018-11-26T11:51:00Z">
        <w:r w:rsidDel="007D58DF">
          <w:rPr>
            <w:noProof/>
            <w:lang w:eastAsia="es-ES"/>
          </w:rPr>
          <w:drawing>
            <wp:anchor distT="0" distB="0" distL="114300" distR="114300" simplePos="0" relativeHeight="251717632" behindDoc="0" locked="0" layoutInCell="1" allowOverlap="1" wp14:anchorId="1C407270" wp14:editId="0AEEF1F5">
              <wp:simplePos x="0" y="0"/>
              <wp:positionH relativeFrom="page">
                <wp:align>center</wp:align>
              </wp:positionH>
              <wp:positionV relativeFrom="paragraph">
                <wp:posOffset>165735</wp:posOffset>
              </wp:positionV>
              <wp:extent cx="1285875" cy="115252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8187" t="8053" r="12864" b="10738"/>
                      <a:stretch/>
                    </pic:blipFill>
                    <pic:spPr bwMode="auto">
                      <a:xfrm>
                        <a:off x="0" y="0"/>
                        <a:ext cx="1285875"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562789FE" w14:textId="657522A2" w:rsidR="0067676F" w:rsidDel="007D58DF" w:rsidRDefault="0067676F" w:rsidP="007D58DF">
      <w:pPr>
        <w:spacing w:before="0" w:line="240" w:lineRule="auto"/>
        <w:ind w:left="0"/>
        <w:jc w:val="left"/>
        <w:rPr>
          <w:del w:id="369" w:author="COLMENA MATEOS Adrian" w:date="2018-11-26T11:51:00Z"/>
          <w:lang w:val="es-ES_tradnl"/>
        </w:rPr>
      </w:pPr>
    </w:p>
    <w:p w14:paraId="7A79CD5E" w14:textId="59BE8CAC" w:rsidR="0067676F" w:rsidDel="007D58DF" w:rsidRDefault="0067676F" w:rsidP="007D58DF">
      <w:pPr>
        <w:spacing w:before="0" w:line="240" w:lineRule="auto"/>
        <w:ind w:left="0"/>
        <w:jc w:val="left"/>
        <w:rPr>
          <w:del w:id="370" w:author="COLMENA MATEOS Adrian" w:date="2018-11-26T11:51:00Z"/>
          <w:lang w:val="es-ES_tradnl"/>
        </w:rPr>
      </w:pPr>
    </w:p>
    <w:p w14:paraId="29676B04" w14:textId="7E278AEE" w:rsidR="0067676F" w:rsidDel="007D58DF" w:rsidRDefault="0067676F" w:rsidP="007D58DF">
      <w:pPr>
        <w:spacing w:before="0" w:line="240" w:lineRule="auto"/>
        <w:ind w:left="0"/>
        <w:jc w:val="left"/>
        <w:rPr>
          <w:del w:id="371" w:author="COLMENA MATEOS Adrian" w:date="2018-11-26T11:51:00Z"/>
          <w:lang w:val="es-ES_tradnl"/>
        </w:rPr>
      </w:pPr>
    </w:p>
    <w:p w14:paraId="2BBDA854" w14:textId="4E09D49B" w:rsidR="0067676F" w:rsidDel="007D58DF" w:rsidRDefault="0067676F" w:rsidP="007D58DF">
      <w:pPr>
        <w:spacing w:before="0" w:line="240" w:lineRule="auto"/>
        <w:ind w:left="0"/>
        <w:jc w:val="left"/>
        <w:rPr>
          <w:del w:id="372" w:author="COLMENA MATEOS Adrian" w:date="2018-11-26T11:51:00Z"/>
          <w:lang w:val="es-ES_tradnl"/>
        </w:rPr>
      </w:pPr>
    </w:p>
    <w:p w14:paraId="16F5522C" w14:textId="6A2E19CB" w:rsidR="0067676F" w:rsidDel="007D58DF" w:rsidRDefault="0067676F" w:rsidP="007D58DF">
      <w:pPr>
        <w:spacing w:before="0" w:line="240" w:lineRule="auto"/>
        <w:ind w:left="0"/>
        <w:jc w:val="left"/>
        <w:rPr>
          <w:del w:id="373" w:author="COLMENA MATEOS Adrian" w:date="2018-11-26T11:51:00Z"/>
          <w:lang w:val="es-ES_tradnl"/>
        </w:rPr>
      </w:pPr>
    </w:p>
    <w:p w14:paraId="466AA5BB" w14:textId="7840AA4D" w:rsidR="007526F5" w:rsidRPr="0067676F" w:rsidDel="007D58DF" w:rsidRDefault="00914633" w:rsidP="007D58DF">
      <w:pPr>
        <w:spacing w:before="0" w:line="240" w:lineRule="auto"/>
        <w:ind w:left="0"/>
        <w:jc w:val="left"/>
        <w:rPr>
          <w:del w:id="374" w:author="COLMENA MATEOS Adrian" w:date="2018-11-26T11:51:00Z"/>
          <w:rStyle w:val="Textoennegrita"/>
        </w:rPr>
      </w:pPr>
      <w:del w:id="375" w:author="COLMENA MATEOS Adrian" w:date="2018-11-26T11:51:00Z">
        <w:r w:rsidDel="007D58DF">
          <w:rPr>
            <w:rStyle w:val="Textoennegrita"/>
          </w:rPr>
          <w:delText>Figura 1</w:delText>
        </w:r>
        <w:r w:rsidR="007526F5" w:rsidRPr="0067676F" w:rsidDel="007D58DF">
          <w:rPr>
            <w:rStyle w:val="Textoennegrita"/>
          </w:rPr>
          <w:delText>: Esquema de la clase Empleado</w:delText>
        </w:r>
      </w:del>
    </w:p>
    <w:p w14:paraId="58C45F6B" w14:textId="3DDB729D" w:rsidR="007526F5" w:rsidDel="007D58DF" w:rsidRDefault="007526F5" w:rsidP="007D58DF">
      <w:pPr>
        <w:spacing w:before="0" w:line="240" w:lineRule="auto"/>
        <w:ind w:left="0"/>
        <w:jc w:val="left"/>
        <w:rPr>
          <w:del w:id="376" w:author="COLMENA MATEOS Adrian" w:date="2018-11-26T11:51:00Z"/>
          <w:lang w:val="es-ES_tradnl"/>
        </w:rPr>
      </w:pPr>
      <w:del w:id="377" w:author="COLMENA MATEOS Adrian" w:date="2018-11-26T11:51:00Z">
        <w:r w:rsidDel="007D58DF">
          <w:rPr>
            <w:lang w:val="es-ES_tradnl"/>
          </w:rPr>
          <w:delText>Ahora se tienen tres modelos relacio</w:delText>
        </w:r>
        <w:r w:rsidR="00914633" w:rsidDel="007D58DF">
          <w:rPr>
            <w:lang w:val="es-ES_tradnl"/>
          </w:rPr>
          <w:delText>nales distintos en la Figura 2</w:delText>
        </w:r>
        <w:r w:rsidDel="007D58DF">
          <w:rPr>
            <w:lang w:val="es-ES_tradnl"/>
          </w:rPr>
          <w:delText xml:space="preserve">. </w:delText>
        </w:r>
        <w:r w:rsidR="009768F1" w:rsidDel="007D58DF">
          <w:rPr>
            <w:lang w:val="es-ES_tradnl"/>
          </w:rPr>
          <w:delText>La representación ideal de esta clase en la base de datos corresponde al caso (A). Cada campo en la clase conecta directamente con una columna de la tabla. El id del empleado es la primary key.  Con la excepción de alguna variación en los nombres de los atributos, este caso es un mapeo directo.</w:delText>
        </w:r>
      </w:del>
    </w:p>
    <w:p w14:paraId="37E5FA50" w14:textId="7F9D4ABC" w:rsidR="009768F1" w:rsidDel="007D58DF" w:rsidRDefault="000C4FCB" w:rsidP="007D58DF">
      <w:pPr>
        <w:spacing w:before="0" w:line="240" w:lineRule="auto"/>
        <w:ind w:left="0"/>
        <w:jc w:val="left"/>
        <w:rPr>
          <w:del w:id="378" w:author="COLMENA MATEOS Adrian" w:date="2018-11-26T11:51:00Z"/>
          <w:lang w:val="es-ES_tradnl"/>
        </w:rPr>
      </w:pPr>
      <w:del w:id="379" w:author="COLMENA MATEOS Adrian" w:date="2018-11-26T11:51:00Z">
        <w:r w:rsidDel="007D58DF">
          <w:rPr>
            <w:noProof/>
            <w:lang w:eastAsia="es-ES"/>
          </w:rPr>
          <w:drawing>
            <wp:anchor distT="0" distB="0" distL="114300" distR="114300" simplePos="0" relativeHeight="251741184" behindDoc="0" locked="0" layoutInCell="1" allowOverlap="1" wp14:anchorId="32E3F171" wp14:editId="51069D63">
              <wp:simplePos x="0" y="0"/>
              <wp:positionH relativeFrom="page">
                <wp:align>center</wp:align>
              </wp:positionH>
              <wp:positionV relativeFrom="paragraph">
                <wp:posOffset>47625</wp:posOffset>
              </wp:positionV>
              <wp:extent cx="5534025" cy="32480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324802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4B8F8CC8" w14:textId="5C602187" w:rsidR="009768F1" w:rsidDel="007D58DF" w:rsidRDefault="009768F1" w:rsidP="007D58DF">
      <w:pPr>
        <w:spacing w:before="0" w:line="240" w:lineRule="auto"/>
        <w:ind w:left="0"/>
        <w:jc w:val="left"/>
        <w:rPr>
          <w:del w:id="380" w:author="COLMENA MATEOS Adrian" w:date="2018-11-26T11:51:00Z"/>
          <w:lang w:val="es-ES_tradnl"/>
        </w:rPr>
      </w:pPr>
    </w:p>
    <w:p w14:paraId="2E30FE64" w14:textId="6EF310AE" w:rsidR="009768F1" w:rsidDel="007D58DF" w:rsidRDefault="009768F1" w:rsidP="007D58DF">
      <w:pPr>
        <w:spacing w:before="0" w:line="240" w:lineRule="auto"/>
        <w:ind w:left="0"/>
        <w:jc w:val="left"/>
        <w:rPr>
          <w:del w:id="381" w:author="COLMENA MATEOS Adrian" w:date="2018-11-26T11:51:00Z"/>
          <w:lang w:val="es-ES_tradnl"/>
        </w:rPr>
      </w:pPr>
    </w:p>
    <w:p w14:paraId="6F28BA2A" w14:textId="7DD3DED7" w:rsidR="009768F1" w:rsidDel="007D58DF" w:rsidRDefault="009768F1" w:rsidP="007D58DF">
      <w:pPr>
        <w:spacing w:before="0" w:line="240" w:lineRule="auto"/>
        <w:ind w:left="0"/>
        <w:jc w:val="left"/>
        <w:rPr>
          <w:del w:id="382" w:author="COLMENA MATEOS Adrian" w:date="2018-11-26T11:51:00Z"/>
          <w:lang w:val="es-ES_tradnl"/>
        </w:rPr>
      </w:pPr>
    </w:p>
    <w:p w14:paraId="6E7CFE63" w14:textId="4418D338" w:rsidR="009768F1" w:rsidDel="007D58DF" w:rsidRDefault="009768F1" w:rsidP="007D58DF">
      <w:pPr>
        <w:spacing w:before="0" w:line="240" w:lineRule="auto"/>
        <w:ind w:left="0"/>
        <w:jc w:val="left"/>
        <w:rPr>
          <w:del w:id="383" w:author="COLMENA MATEOS Adrian" w:date="2018-11-26T11:51:00Z"/>
          <w:lang w:val="es-ES_tradnl"/>
        </w:rPr>
      </w:pPr>
    </w:p>
    <w:p w14:paraId="0FB322DC" w14:textId="076BE197" w:rsidR="009768F1" w:rsidDel="007D58DF" w:rsidRDefault="009768F1" w:rsidP="007D58DF">
      <w:pPr>
        <w:spacing w:before="0" w:line="240" w:lineRule="auto"/>
        <w:ind w:left="0"/>
        <w:jc w:val="left"/>
        <w:rPr>
          <w:del w:id="384" w:author="COLMENA MATEOS Adrian" w:date="2018-11-26T11:51:00Z"/>
          <w:lang w:val="es-ES_tradnl"/>
        </w:rPr>
      </w:pPr>
    </w:p>
    <w:p w14:paraId="47F6D471" w14:textId="50BA13F4" w:rsidR="009768F1" w:rsidDel="007D58DF" w:rsidRDefault="009768F1" w:rsidP="007D58DF">
      <w:pPr>
        <w:spacing w:before="0" w:line="240" w:lineRule="auto"/>
        <w:ind w:left="0"/>
        <w:jc w:val="left"/>
        <w:rPr>
          <w:del w:id="385" w:author="COLMENA MATEOS Adrian" w:date="2018-11-26T11:51:00Z"/>
          <w:lang w:val="es-ES_tradnl"/>
        </w:rPr>
      </w:pPr>
    </w:p>
    <w:p w14:paraId="0798F25D" w14:textId="0D9C5707" w:rsidR="009768F1" w:rsidDel="007D58DF" w:rsidRDefault="009768F1" w:rsidP="007D58DF">
      <w:pPr>
        <w:spacing w:before="0" w:line="240" w:lineRule="auto"/>
        <w:ind w:left="0"/>
        <w:jc w:val="left"/>
        <w:rPr>
          <w:del w:id="386" w:author="COLMENA MATEOS Adrian" w:date="2018-11-26T11:51:00Z"/>
          <w:lang w:val="es-ES_tradnl"/>
        </w:rPr>
      </w:pPr>
    </w:p>
    <w:p w14:paraId="45B0DE9A" w14:textId="41C363C9" w:rsidR="009768F1" w:rsidDel="007D58DF" w:rsidRDefault="009768F1" w:rsidP="007D58DF">
      <w:pPr>
        <w:spacing w:before="0" w:line="240" w:lineRule="auto"/>
        <w:ind w:left="0"/>
        <w:jc w:val="left"/>
        <w:rPr>
          <w:del w:id="387" w:author="COLMENA MATEOS Adrian" w:date="2018-11-26T11:51:00Z"/>
          <w:lang w:val="es-ES_tradnl"/>
        </w:rPr>
      </w:pPr>
    </w:p>
    <w:p w14:paraId="74FF54B9" w14:textId="7FD7F15B" w:rsidR="009768F1" w:rsidDel="007D58DF" w:rsidRDefault="009768F1" w:rsidP="007D58DF">
      <w:pPr>
        <w:spacing w:before="0" w:line="240" w:lineRule="auto"/>
        <w:ind w:left="0"/>
        <w:jc w:val="left"/>
        <w:rPr>
          <w:del w:id="388" w:author="COLMENA MATEOS Adrian" w:date="2018-11-26T11:51:00Z"/>
          <w:lang w:val="es-ES_tradnl"/>
        </w:rPr>
      </w:pPr>
    </w:p>
    <w:p w14:paraId="275CB7B3" w14:textId="1A531A03" w:rsidR="009768F1" w:rsidDel="007D58DF" w:rsidRDefault="009768F1" w:rsidP="007D58DF">
      <w:pPr>
        <w:spacing w:before="0" w:line="240" w:lineRule="auto"/>
        <w:ind w:left="0"/>
        <w:jc w:val="left"/>
        <w:rPr>
          <w:del w:id="389" w:author="COLMENA MATEOS Adrian" w:date="2018-11-26T11:51:00Z"/>
          <w:lang w:val="es-ES_tradnl"/>
        </w:rPr>
      </w:pPr>
    </w:p>
    <w:p w14:paraId="6480BC82" w14:textId="01199293" w:rsidR="009768F1" w:rsidDel="007D58DF" w:rsidRDefault="009768F1" w:rsidP="007D58DF">
      <w:pPr>
        <w:spacing w:before="0" w:line="240" w:lineRule="auto"/>
        <w:ind w:left="0"/>
        <w:jc w:val="left"/>
        <w:rPr>
          <w:del w:id="390" w:author="COLMENA MATEOS Adrian" w:date="2018-11-26T11:51:00Z"/>
          <w:lang w:val="es-ES_tradnl"/>
        </w:rPr>
      </w:pPr>
    </w:p>
    <w:p w14:paraId="08232D53" w14:textId="79C70FFF" w:rsidR="007526F5" w:rsidRPr="0067676F" w:rsidDel="007D58DF" w:rsidRDefault="009768F1" w:rsidP="007D58DF">
      <w:pPr>
        <w:spacing w:before="0" w:line="240" w:lineRule="auto"/>
        <w:ind w:left="0"/>
        <w:jc w:val="left"/>
        <w:rPr>
          <w:del w:id="391" w:author="COLMENA MATEOS Adrian" w:date="2018-11-26T11:51:00Z"/>
          <w:rStyle w:val="Textoennegrita"/>
        </w:rPr>
      </w:pPr>
      <w:del w:id="392" w:author="COLMENA MATEOS Adrian" w:date="2018-11-26T11:51:00Z">
        <w:r w:rsidDel="007D58DF">
          <w:rPr>
            <w:lang w:val="es-ES_tradnl"/>
          </w:rPr>
          <w:tab/>
        </w:r>
        <w:r w:rsidDel="007D58DF">
          <w:rPr>
            <w:lang w:val="es-ES_tradnl"/>
          </w:rPr>
          <w:tab/>
        </w:r>
        <w:r w:rsidR="000C4FCB" w:rsidDel="007D58DF">
          <w:rPr>
            <w:lang w:val="es-ES_tradnl"/>
          </w:rPr>
          <w:tab/>
        </w:r>
        <w:r w:rsidR="000C4FCB" w:rsidDel="007D58DF">
          <w:rPr>
            <w:lang w:val="es-ES_tradnl"/>
          </w:rPr>
          <w:tab/>
        </w:r>
        <w:r w:rsidR="000C4FCB" w:rsidDel="007D58DF">
          <w:rPr>
            <w:lang w:val="es-ES_tradnl"/>
          </w:rPr>
          <w:tab/>
        </w:r>
        <w:r w:rsidR="00914633" w:rsidDel="007D58DF">
          <w:rPr>
            <w:rStyle w:val="Textoennegrita"/>
          </w:rPr>
          <w:delText>Figura 2</w:delText>
        </w:r>
        <w:r w:rsidRPr="0067676F" w:rsidDel="007D58DF">
          <w:rPr>
            <w:rStyle w:val="Textoennegrita"/>
          </w:rPr>
          <w:delText>: Tres opciones de modelo relacional asociados a la clase Empleado.</w:delText>
        </w:r>
      </w:del>
    </w:p>
    <w:p w14:paraId="6FE87B09" w14:textId="64BDA112" w:rsidR="001472D6" w:rsidDel="007D58DF" w:rsidRDefault="001472D6" w:rsidP="007D58DF">
      <w:pPr>
        <w:spacing w:before="0" w:line="240" w:lineRule="auto"/>
        <w:ind w:left="0"/>
        <w:jc w:val="left"/>
        <w:rPr>
          <w:del w:id="393" w:author="COLMENA MATEOS Adrian" w:date="2018-11-26T11:51:00Z"/>
          <w:lang w:val="es-ES_tradnl"/>
        </w:rPr>
      </w:pPr>
    </w:p>
    <w:p w14:paraId="538B27FD" w14:textId="6572B0DB" w:rsidR="009768F1" w:rsidRPr="007526F5" w:rsidDel="007D58DF" w:rsidRDefault="009768F1" w:rsidP="007D58DF">
      <w:pPr>
        <w:spacing w:before="0" w:line="240" w:lineRule="auto"/>
        <w:ind w:left="0"/>
        <w:jc w:val="left"/>
        <w:rPr>
          <w:del w:id="394" w:author="COLMENA MATEOS Adrian" w:date="2018-11-26T11:51:00Z"/>
          <w:lang w:val="es-ES_tradnl"/>
        </w:rPr>
      </w:pPr>
      <w:del w:id="395" w:author="COLMENA MATEOS Adrian" w:date="2018-11-26T11:51:00Z">
        <w:r w:rsidDel="007D58DF">
          <w:rPr>
            <w:lang w:val="es-ES_tradnl"/>
          </w:rPr>
          <w:delText>En el modelo (B), la fecha ha sido dividida en tres columnas distintas, día, mes y año, lo cual dificulta mucho el mapeo del atributo fecha al tener un formato distinto.</w:delText>
        </w:r>
      </w:del>
    </w:p>
    <w:p w14:paraId="2763C846" w14:textId="2AB43D8E" w:rsidR="000E4807" w:rsidDel="007D58DF" w:rsidRDefault="009768F1" w:rsidP="007D58DF">
      <w:pPr>
        <w:spacing w:before="0" w:line="240" w:lineRule="auto"/>
        <w:ind w:left="0"/>
        <w:jc w:val="left"/>
        <w:rPr>
          <w:del w:id="396" w:author="COLMENA MATEOS Adrian" w:date="2018-11-26T11:51:00Z"/>
          <w:lang w:val="es-ES_tradnl"/>
        </w:rPr>
      </w:pPr>
      <w:del w:id="397" w:author="COLMENA MATEOS Adrian" w:date="2018-11-26T11:51:00Z">
        <w:r w:rsidRPr="009768F1" w:rsidDel="007D58DF">
          <w:rPr>
            <w:lang w:val="es-ES_tradnl"/>
          </w:rPr>
          <w:delText>En este caso el modelo (C) sería el más apropiado para la representación relacional de la clase Empleado, ya que el salario constituye una información sensible que, normalmente, se trata de manera separada al empleado en cuestión.</w:delText>
        </w:r>
        <w:r w:rsidDel="007D58DF">
          <w:rPr>
            <w:lang w:val="es-ES_tradnl"/>
          </w:rPr>
          <w:delText xml:space="preserve"> Como se puede observar, el campo salario se almacena en una tabla separada, lo que permite restringir el acceso. </w:delText>
        </w:r>
      </w:del>
    </w:p>
    <w:p w14:paraId="687CEAC5" w14:textId="0667A355" w:rsidR="00B92974" w:rsidDel="007D58DF" w:rsidRDefault="009768F1" w:rsidP="007D58DF">
      <w:pPr>
        <w:spacing w:before="0" w:line="240" w:lineRule="auto"/>
        <w:ind w:left="0"/>
        <w:jc w:val="left"/>
        <w:rPr>
          <w:del w:id="398" w:author="COLMENA MATEOS Adrian" w:date="2018-11-26T11:51:00Z"/>
          <w:lang w:val="es-ES_tradnl"/>
        </w:rPr>
      </w:pPr>
      <w:del w:id="399" w:author="COLMENA MATEOS Adrian" w:date="2018-11-26T11:51:00Z">
        <w:r w:rsidDel="007D58DF">
          <w:rPr>
            <w:lang w:val="es-ES_tradnl"/>
          </w:rPr>
          <w:delText>Se ha visto que incluso el mapeo de una única clase puede ser complicado, pero se debe recordar siempre que las necesidades de la base de datos priman ante las de la aplicación</w:delText>
        </w:r>
        <w:r w:rsidR="00B92974" w:rsidDel="007D58DF">
          <w:rPr>
            <w:lang w:val="es-ES_tradnl"/>
          </w:rPr>
          <w:delText>. El objetivo del modelo de objetos es adaptar y encontrar formas de trabajar con la base de datos sin dejar que el diseño físico sobrepase al modelo lógico de la aplicación.</w:delText>
        </w:r>
      </w:del>
    </w:p>
    <w:p w14:paraId="1CB9DD9C" w14:textId="50F1955F" w:rsidR="00B92974" w:rsidDel="007D58DF" w:rsidRDefault="00B92974" w:rsidP="007D58DF">
      <w:pPr>
        <w:spacing w:before="0" w:line="240" w:lineRule="auto"/>
        <w:ind w:left="0"/>
        <w:jc w:val="left"/>
        <w:rPr>
          <w:del w:id="400" w:author="COLMENA MATEOS Adrian" w:date="2018-11-26T11:51:00Z"/>
          <w:lang w:val="es-ES_tradnl"/>
        </w:rPr>
      </w:pPr>
    </w:p>
    <w:p w14:paraId="3BDF22AE" w14:textId="5EFC3EC4" w:rsidR="00B92974" w:rsidDel="007D58DF" w:rsidRDefault="00B92974" w:rsidP="007D58DF">
      <w:pPr>
        <w:spacing w:before="0" w:line="240" w:lineRule="auto"/>
        <w:ind w:left="0"/>
        <w:jc w:val="left"/>
        <w:rPr>
          <w:del w:id="401" w:author="COLMENA MATEOS Adrian" w:date="2018-11-26T11:51:00Z"/>
          <w:lang w:val="es-ES_tradnl"/>
        </w:rPr>
      </w:pPr>
      <w:del w:id="402" w:author="COLMENA MATEOS Adrian" w:date="2018-11-26T11:51:00Z">
        <w:r w:rsidDel="007D58DF">
          <w:rPr>
            <w:lang w:val="es-ES_tradnl"/>
          </w:rPr>
          <w:delText>Relaciones</w:delText>
        </w:r>
      </w:del>
    </w:p>
    <w:p w14:paraId="6B9D8D2F" w14:textId="7E392B0F" w:rsidR="00B92974" w:rsidDel="007D58DF" w:rsidRDefault="00B92974" w:rsidP="007D58DF">
      <w:pPr>
        <w:spacing w:before="0" w:line="240" w:lineRule="auto"/>
        <w:ind w:left="0"/>
        <w:jc w:val="left"/>
        <w:rPr>
          <w:del w:id="403" w:author="COLMENA MATEOS Adrian" w:date="2018-11-26T11:51:00Z"/>
          <w:lang w:val="es-ES_tradnl"/>
        </w:rPr>
      </w:pPr>
    </w:p>
    <w:p w14:paraId="1495E1BA" w14:textId="6B44B62F" w:rsidR="00B753A5" w:rsidRPr="00B92974" w:rsidDel="007D58DF" w:rsidRDefault="00B92974" w:rsidP="007D58DF">
      <w:pPr>
        <w:spacing w:before="0" w:line="240" w:lineRule="auto"/>
        <w:ind w:left="0"/>
        <w:jc w:val="left"/>
        <w:rPr>
          <w:del w:id="404" w:author="COLMENA MATEOS Adrian" w:date="2018-11-26T11:51:00Z"/>
          <w:lang w:val="es-ES_tradnl"/>
        </w:rPr>
      </w:pPr>
      <w:del w:id="405" w:author="COLMENA MATEOS Adrian" w:date="2018-11-26T11:51:00Z">
        <w:r w:rsidDel="007D58DF">
          <w:rPr>
            <w:lang w:val="es-ES_tradnl"/>
          </w:rPr>
          <w:delText>Los objetos rara vez existen de manera aislada, normalmente están asociados y dependen de otras clases de dominio. Por ejemplo, a la clase vista en el apartado anterior, Empleado, se le puede asociar una nueva clase, el Domicilio, por lo que un mismo Empleado puede tener como mucho una instancia. En este caso se dice que Empleado y Domicilio tienen una relación one-to-one (uno a uno), que se representa en el</w:delText>
        </w:r>
      </w:del>
      <w:ins w:id="406" w:author="BERMEJO SOLIS Alba" w:date="2018-11-21T11:49:00Z">
        <w:del w:id="407" w:author="COLMENA MATEOS Adrian" w:date="2018-11-26T11:51:00Z">
          <w:r w:rsidR="0074046B" w:rsidDel="007D58DF">
            <w:rPr>
              <w:lang w:val="es-ES_tradnl"/>
            </w:rPr>
            <w:delText>un diagrama</w:delText>
          </w:r>
        </w:del>
      </w:ins>
      <w:del w:id="408" w:author="COLMENA MATEOS Adrian" w:date="2018-11-26T11:51:00Z">
        <w:r w:rsidDel="007D58DF">
          <w:rPr>
            <w:lang w:val="es-ES_tradnl"/>
          </w:rPr>
          <w:delText xml:space="preserve"> UML (Unified M</w:delText>
        </w:r>
        <w:r w:rsidR="00B753A5" w:rsidDel="007D58DF">
          <w:rPr>
            <w:lang w:val="es-ES_tradnl"/>
          </w:rPr>
          <w:delText>odeling Language) con 0..1. La F</w:delText>
        </w:r>
        <w:r w:rsidR="00914633" w:rsidDel="007D58DF">
          <w:rPr>
            <w:lang w:val="es-ES_tradnl"/>
          </w:rPr>
          <w:delText>igura 3</w:delText>
        </w:r>
        <w:r w:rsidDel="007D58DF">
          <w:rPr>
            <w:lang w:val="es-ES_tradnl"/>
          </w:rPr>
          <w:delText xml:space="preserve"> ilustra esta relación. </w:delText>
        </w:r>
      </w:del>
    </w:p>
    <w:p w14:paraId="2763CB21" w14:textId="460E2681" w:rsidR="00A65F81" w:rsidRPr="00B92974" w:rsidDel="007D58DF" w:rsidRDefault="00A65F81" w:rsidP="007D58DF">
      <w:pPr>
        <w:spacing w:before="0" w:line="240" w:lineRule="auto"/>
        <w:ind w:left="0"/>
        <w:jc w:val="left"/>
        <w:rPr>
          <w:del w:id="409" w:author="COLMENA MATEOS Adrian" w:date="2018-11-26T11:51:00Z"/>
          <w:lang w:val="es-ES_tradnl"/>
        </w:rPr>
      </w:pPr>
    </w:p>
    <w:p w14:paraId="2763CB22" w14:textId="27E7FF67" w:rsidR="00A65F81" w:rsidRPr="007E7140" w:rsidDel="007D58DF" w:rsidRDefault="00A65F81" w:rsidP="007D58DF">
      <w:pPr>
        <w:spacing w:before="0" w:line="240" w:lineRule="auto"/>
        <w:ind w:left="0"/>
        <w:jc w:val="left"/>
        <w:rPr>
          <w:del w:id="410" w:author="COLMENA MATEOS Adrian" w:date="2018-11-26T11:51:00Z"/>
        </w:rPr>
      </w:pPr>
    </w:p>
    <w:p w14:paraId="2763CB23" w14:textId="0A3DD269" w:rsidR="00A65F81" w:rsidRPr="007E7140" w:rsidDel="007D58DF" w:rsidRDefault="00A65F81" w:rsidP="007D58DF">
      <w:pPr>
        <w:spacing w:before="0" w:line="240" w:lineRule="auto"/>
        <w:ind w:left="0"/>
        <w:jc w:val="left"/>
        <w:rPr>
          <w:del w:id="411" w:author="COLMENA MATEOS Adrian" w:date="2018-11-26T11:51:00Z"/>
        </w:rPr>
      </w:pPr>
    </w:p>
    <w:p w14:paraId="2763CB24" w14:textId="0A39126B" w:rsidR="00A65F81" w:rsidRPr="007E7140" w:rsidDel="007D58DF" w:rsidRDefault="0067676F" w:rsidP="007D58DF">
      <w:pPr>
        <w:spacing w:before="0" w:line="240" w:lineRule="auto"/>
        <w:ind w:left="0"/>
        <w:jc w:val="left"/>
        <w:rPr>
          <w:del w:id="412" w:author="COLMENA MATEOS Adrian" w:date="2018-11-26T11:51:00Z"/>
        </w:rPr>
      </w:pPr>
      <w:del w:id="413" w:author="COLMENA MATEOS Adrian" w:date="2018-11-26T11:51:00Z">
        <w:r w:rsidDel="007D58DF">
          <w:rPr>
            <w:noProof/>
            <w:lang w:eastAsia="es-ES"/>
          </w:rPr>
          <w:drawing>
            <wp:anchor distT="0" distB="0" distL="114300" distR="114300" simplePos="0" relativeHeight="251719680" behindDoc="0" locked="0" layoutInCell="1" allowOverlap="1" wp14:anchorId="56AD071C" wp14:editId="3AFF1827">
              <wp:simplePos x="0" y="0"/>
              <wp:positionH relativeFrom="page">
                <wp:posOffset>2314575</wp:posOffset>
              </wp:positionH>
              <wp:positionV relativeFrom="paragraph">
                <wp:posOffset>12065</wp:posOffset>
              </wp:positionV>
              <wp:extent cx="2903220" cy="816610"/>
              <wp:effectExtent l="0" t="0" r="0"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39" t="11765" r="14404" b="16806"/>
                      <a:stretch/>
                    </pic:blipFill>
                    <pic:spPr bwMode="auto">
                      <a:xfrm>
                        <a:off x="0" y="0"/>
                        <a:ext cx="2903220" cy="816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2763CB25" w14:textId="5AEBC487" w:rsidR="00A65F81" w:rsidRPr="007E7140" w:rsidDel="007D58DF" w:rsidRDefault="00A65F81" w:rsidP="007D58DF">
      <w:pPr>
        <w:spacing w:before="0" w:line="240" w:lineRule="auto"/>
        <w:ind w:left="0"/>
        <w:jc w:val="left"/>
        <w:rPr>
          <w:del w:id="414" w:author="COLMENA MATEOS Adrian" w:date="2018-11-26T11:51:00Z"/>
        </w:rPr>
      </w:pPr>
    </w:p>
    <w:p w14:paraId="0632190A" w14:textId="21DF54B9" w:rsidR="00166FE9" w:rsidDel="007D58DF" w:rsidRDefault="00166FE9" w:rsidP="007D58DF">
      <w:pPr>
        <w:spacing w:before="0" w:line="240" w:lineRule="auto"/>
        <w:ind w:left="0"/>
        <w:jc w:val="left"/>
        <w:rPr>
          <w:del w:id="415" w:author="COLMENA MATEOS Adrian" w:date="2018-11-26T11:51:00Z"/>
          <w:lang w:val="es-ES_tradnl"/>
        </w:rPr>
      </w:pPr>
    </w:p>
    <w:p w14:paraId="7D3118DA" w14:textId="0FC20358" w:rsidR="0067676F" w:rsidDel="007D58DF" w:rsidRDefault="0067676F" w:rsidP="007D58DF">
      <w:pPr>
        <w:spacing w:before="0" w:line="240" w:lineRule="auto"/>
        <w:ind w:left="0"/>
        <w:jc w:val="left"/>
        <w:rPr>
          <w:del w:id="416" w:author="COLMENA MATEOS Adrian" w:date="2018-11-26T11:51:00Z"/>
          <w:lang w:val="es-ES_tradnl"/>
        </w:rPr>
      </w:pPr>
    </w:p>
    <w:p w14:paraId="0F62ACA8" w14:textId="23D9B80E" w:rsidR="00B753A5" w:rsidRPr="0067676F" w:rsidDel="007D58DF" w:rsidRDefault="00914633" w:rsidP="007D58DF">
      <w:pPr>
        <w:spacing w:before="0" w:line="240" w:lineRule="auto"/>
        <w:ind w:left="0"/>
        <w:jc w:val="left"/>
        <w:rPr>
          <w:del w:id="417" w:author="COLMENA MATEOS Adrian" w:date="2018-11-26T11:51:00Z"/>
          <w:rStyle w:val="Textoennegrita"/>
        </w:rPr>
      </w:pPr>
      <w:del w:id="418" w:author="COLMENA MATEOS Adrian" w:date="2018-11-26T11:51:00Z">
        <w:r w:rsidDel="007D58DF">
          <w:rPr>
            <w:rStyle w:val="Textoennegrita"/>
          </w:rPr>
          <w:delText>Figura 3</w:delText>
        </w:r>
        <w:r w:rsidR="00B753A5" w:rsidRPr="0067676F" w:rsidDel="007D58DF">
          <w:rPr>
            <w:rStyle w:val="Textoennegrita"/>
          </w:rPr>
          <w:delText>: Esquema de la relación entre Empleado y Domicilio</w:delText>
        </w:r>
      </w:del>
    </w:p>
    <w:p w14:paraId="234D8C6B" w14:textId="7276A981" w:rsidR="0067676F" w:rsidDel="007D58DF" w:rsidRDefault="0067676F" w:rsidP="007D58DF">
      <w:pPr>
        <w:spacing w:before="0" w:line="240" w:lineRule="auto"/>
        <w:ind w:left="0"/>
        <w:jc w:val="left"/>
        <w:rPr>
          <w:del w:id="419" w:author="COLMENA MATEOS Adrian" w:date="2018-11-26T11:51:00Z"/>
          <w:lang w:val="es-ES_tradnl"/>
        </w:rPr>
      </w:pPr>
    </w:p>
    <w:p w14:paraId="1370AD77" w14:textId="5EDE1E9D" w:rsidR="00B753A5" w:rsidDel="007D58DF" w:rsidRDefault="00B753A5" w:rsidP="007D58DF">
      <w:pPr>
        <w:spacing w:before="0" w:line="240" w:lineRule="auto"/>
        <w:ind w:left="0"/>
        <w:jc w:val="left"/>
        <w:rPr>
          <w:del w:id="420" w:author="COLMENA MATEOS Adrian" w:date="2018-11-26T11:51:00Z"/>
          <w:lang w:val="es-ES_tradnl"/>
        </w:rPr>
      </w:pPr>
      <w:del w:id="421" w:author="COLMENA MATEOS Adrian" w:date="2018-11-26T11:51:00Z">
        <w:r w:rsidDel="007D58DF">
          <w:rPr>
            <w:lang w:val="es-ES_tradnl"/>
          </w:rPr>
          <w:delText xml:space="preserve">Al igual que en la sección anterior, en este caso también tenemos varias posibilidades para el esquema de base de datos, </w:delText>
        </w:r>
        <w:r w:rsidR="00914633" w:rsidDel="007D58DF">
          <w:rPr>
            <w:lang w:val="es-ES_tradnl"/>
          </w:rPr>
          <w:delText>como se muestra en la Figura 4</w:delText>
        </w:r>
        <w:r w:rsidDel="007D58DF">
          <w:rPr>
            <w:lang w:val="es-ES_tradnl"/>
          </w:rPr>
          <w:delText>.</w:delText>
        </w:r>
      </w:del>
    </w:p>
    <w:p w14:paraId="45CA8BF6" w14:textId="0A494E39" w:rsidR="00B753A5" w:rsidDel="007D58DF" w:rsidRDefault="00B753A5" w:rsidP="007D58DF">
      <w:pPr>
        <w:spacing w:before="0" w:line="240" w:lineRule="auto"/>
        <w:ind w:left="0"/>
        <w:jc w:val="left"/>
        <w:rPr>
          <w:del w:id="422" w:author="COLMENA MATEOS Adrian" w:date="2018-11-26T11:51:00Z"/>
          <w:lang w:val="es-ES_tradnl"/>
        </w:rPr>
      </w:pPr>
    </w:p>
    <w:p w14:paraId="6221292E" w14:textId="573DBDE2" w:rsidR="00B753A5" w:rsidDel="007D58DF" w:rsidRDefault="00B753A5" w:rsidP="007D58DF">
      <w:pPr>
        <w:spacing w:before="0" w:line="240" w:lineRule="auto"/>
        <w:ind w:left="0"/>
        <w:jc w:val="left"/>
        <w:rPr>
          <w:del w:id="423" w:author="COLMENA MATEOS Adrian" w:date="2018-11-26T11:51:00Z"/>
          <w:lang w:val="es-ES_tradnl"/>
        </w:rPr>
      </w:pPr>
      <w:del w:id="424" w:author="COLMENA MATEOS Adrian" w:date="2018-11-26T11:51:00Z">
        <w:r w:rsidDel="007D58DF">
          <w:rPr>
            <w:lang w:val="es-ES_tradnl"/>
          </w:rPr>
          <w:delText xml:space="preserve">El elemento esencial en torno al cual se construye la relación es la primary key. </w:delText>
        </w:r>
        <w:r w:rsidR="00713F5F" w:rsidDel="007D58DF">
          <w:rPr>
            <w:lang w:val="es-ES_tradnl"/>
          </w:rPr>
          <w:delText>Para relacionar ambas tablas es necesario que ambas tengan una primary key, por lo que se le añade un id a Domicilio que actuará como primary key y, por tanto, se deberá adaptar el mapeo de alguna manera.</w:delText>
        </w:r>
      </w:del>
    </w:p>
    <w:p w14:paraId="0298E8B8" w14:textId="6BA40388" w:rsidR="00713F5F" w:rsidDel="007D58DF" w:rsidRDefault="00713F5F" w:rsidP="007D58DF">
      <w:pPr>
        <w:spacing w:before="0" w:line="240" w:lineRule="auto"/>
        <w:ind w:left="0"/>
        <w:jc w:val="left"/>
        <w:rPr>
          <w:del w:id="425" w:author="COLMENA MATEOS Adrian" w:date="2018-11-26T11:51:00Z"/>
          <w:lang w:val="es-ES_tradnl"/>
        </w:rPr>
      </w:pPr>
      <w:del w:id="426" w:author="COLMENA MATEOS Adrian" w:date="2018-11-26T11:51:00Z">
        <w:r w:rsidDel="007D58DF">
          <w:rPr>
            <w:lang w:val="es-ES_tradnl"/>
          </w:rPr>
          <w:delText>En el esquema (A) se muestra el mapeo ideal para la relación, introduciendo en la tabla Empleado la primary key de Domicilio, que actúa como foreign key, de manera que se puede</w:delText>
        </w:r>
      </w:del>
      <w:ins w:id="427" w:author="BERMEJO SOLIS Alba" w:date="2018-11-21T11:39:00Z">
        <w:del w:id="428" w:author="COLMENA MATEOS Adrian" w:date="2018-11-26T11:51:00Z">
          <w:r w:rsidR="00991E72" w:rsidDel="007D58DF">
            <w:rPr>
              <w:lang w:val="es-ES_tradnl"/>
            </w:rPr>
            <w:delText xml:space="preserve"> especificar</w:delText>
          </w:r>
        </w:del>
      </w:ins>
      <w:del w:id="429" w:author="COLMENA MATEOS Adrian" w:date="2018-11-26T11:51:00Z">
        <w:r w:rsidDel="007D58DF">
          <w:rPr>
            <w:lang w:val="es-ES_tradnl"/>
          </w:rPr>
          <w:delText xml:space="preserve"> introducir </w:delText>
        </w:r>
      </w:del>
      <w:ins w:id="430" w:author="BERMEJO SOLIS Alba" w:date="2018-11-21T11:50:00Z">
        <w:del w:id="431" w:author="COLMENA MATEOS Adrian" w:date="2018-11-26T11:51:00Z">
          <w:r w:rsidR="0074046B" w:rsidDel="007D58DF">
            <w:rPr>
              <w:lang w:val="es-ES_tradnl"/>
            </w:rPr>
            <w:delText>el</w:delText>
          </w:r>
        </w:del>
      </w:ins>
      <w:del w:id="432" w:author="COLMENA MATEOS Adrian" w:date="2018-11-26T11:51:00Z">
        <w:r w:rsidDel="007D58DF">
          <w:rPr>
            <w:lang w:val="es-ES_tradnl"/>
          </w:rPr>
          <w:delText xml:space="preserve">la id del Domicilio al introducir un registro en la tabla Empleado. </w:delText>
        </w:r>
      </w:del>
    </w:p>
    <w:p w14:paraId="12EF91BA" w14:textId="0579442F" w:rsidR="00B753A5" w:rsidDel="007D58DF" w:rsidRDefault="00713F5F" w:rsidP="007D58DF">
      <w:pPr>
        <w:spacing w:before="0" w:line="240" w:lineRule="auto"/>
        <w:ind w:left="0"/>
        <w:jc w:val="left"/>
        <w:rPr>
          <w:del w:id="433" w:author="COLMENA MATEOS Adrian" w:date="2018-11-26T11:51:00Z"/>
          <w:lang w:val="es-ES_tradnl"/>
        </w:rPr>
      </w:pPr>
      <w:del w:id="434" w:author="COLMENA MATEOS Adrian" w:date="2018-11-26T11:51:00Z">
        <w:r w:rsidDel="007D58DF">
          <w:rPr>
            <w:lang w:val="es-ES_tradnl"/>
          </w:rPr>
          <w:delText xml:space="preserve">En cuanto al esquema (B), aunque muy similar al (A), es mucho más complejo, ya que en el modelo de dominio </w:delText>
        </w:r>
      </w:del>
      <w:ins w:id="435" w:author="BERMEJO SOLIS Alba" w:date="2018-11-21T11:52:00Z">
        <w:del w:id="436" w:author="COLMENA MATEOS Adrian" w:date="2018-11-26T11:51:00Z">
          <w:r w:rsidR="0074046B" w:rsidDel="007D58DF">
            <w:rPr>
              <w:lang w:val="es-ES_tradnl"/>
            </w:rPr>
            <w:delText xml:space="preserve">una instancia de </w:delText>
          </w:r>
        </w:del>
      </w:ins>
      <w:del w:id="437" w:author="COLMENA MATEOS Adrian" w:date="2018-11-26T11:51:00Z">
        <w:r w:rsidDel="007D58DF">
          <w:rPr>
            <w:lang w:val="es-ES_tradnl"/>
          </w:rPr>
          <w:delText xml:space="preserve">el Domicilio no </w:delText>
        </w:r>
      </w:del>
      <w:ins w:id="438" w:author="BERMEJO SOLIS Alba" w:date="2018-11-21T11:52:00Z">
        <w:del w:id="439" w:author="COLMENA MATEOS Adrian" w:date="2018-11-26T11:51:00Z">
          <w:r w:rsidR="0074046B" w:rsidDel="007D58DF">
            <w:rPr>
              <w:lang w:val="es-ES_tradnl"/>
            </w:rPr>
            <w:delText>tiene una referencia a una instancia de Empleado</w:delText>
          </w:r>
        </w:del>
      </w:ins>
      <w:del w:id="440" w:author="COLMENA MATEOS Adrian" w:date="2018-11-26T11:51:00Z">
        <w:r w:rsidDel="007D58DF">
          <w:rPr>
            <w:lang w:val="es-ES_tradnl"/>
          </w:rPr>
          <w:delText>contiene una instancia de la tabla Empleado. El mapeo objeto-relacional debe tener en cuenta este desajuste entre la clase de dominio y la tabla o se deberá añadir una referencia al empleado para cada</w:delText>
        </w:r>
      </w:del>
      <w:ins w:id="441" w:author="BERMEJO SOLIS Alba" w:date="2018-11-21T11:40:00Z">
        <w:del w:id="442" w:author="COLMENA MATEOS Adrian" w:date="2018-11-26T11:51:00Z">
          <w:r w:rsidR="00991E72" w:rsidDel="007D58DF">
            <w:rPr>
              <w:lang w:val="es-ES_tradnl"/>
            </w:rPr>
            <w:delText xml:space="preserve"> domicilio</w:delText>
          </w:r>
        </w:del>
      </w:ins>
      <w:del w:id="443" w:author="COLMENA MATEOS Adrian" w:date="2018-11-26T11:51:00Z">
        <w:r w:rsidDel="007D58DF">
          <w:rPr>
            <w:lang w:val="es-ES_tradnl"/>
          </w:rPr>
          <w:delText xml:space="preserve"> dirección.</w:delText>
        </w:r>
      </w:del>
    </w:p>
    <w:p w14:paraId="1DC7E614" w14:textId="18398343" w:rsidR="001472D6" w:rsidDel="007D58DF" w:rsidRDefault="001472D6" w:rsidP="007D58DF">
      <w:pPr>
        <w:spacing w:before="0" w:line="240" w:lineRule="auto"/>
        <w:ind w:left="0"/>
        <w:jc w:val="left"/>
        <w:rPr>
          <w:del w:id="444" w:author="COLMENA MATEOS Adrian" w:date="2018-11-26T11:51:00Z"/>
          <w:lang w:val="es-ES_tradnl"/>
        </w:rPr>
      </w:pPr>
    </w:p>
    <w:p w14:paraId="6C92F684" w14:textId="748ED731" w:rsidR="001472D6" w:rsidDel="007D58DF" w:rsidRDefault="001472D6" w:rsidP="007D58DF">
      <w:pPr>
        <w:spacing w:before="0" w:line="240" w:lineRule="auto"/>
        <w:ind w:left="0"/>
        <w:jc w:val="left"/>
        <w:rPr>
          <w:del w:id="445" w:author="COLMENA MATEOS Adrian" w:date="2018-11-26T11:51:00Z"/>
          <w:lang w:val="es-ES_tradnl"/>
        </w:rPr>
      </w:pPr>
      <w:del w:id="446" w:author="COLMENA MATEOS Adrian" w:date="2018-11-26T11:51:00Z">
        <w:r w:rsidDel="007D58DF">
          <w:rPr>
            <w:lang w:val="es-ES_tradnl"/>
          </w:rPr>
          <w:delText xml:space="preserve">Para complicar más las cosas, el esquema (C) introduce una tabla de unión entre Empleado y Domicilio en la que se almacenan las </w:delText>
        </w:r>
      </w:del>
      <w:ins w:id="447" w:author="BERMEJO SOLIS Alba" w:date="2018-11-21T11:54:00Z">
        <w:del w:id="448" w:author="COLMENA MATEOS Adrian" w:date="2018-11-26T11:51:00Z">
          <w:r w:rsidR="0074046B" w:rsidDel="007D58DF">
            <w:rPr>
              <w:lang w:val="es-ES_tradnl"/>
            </w:rPr>
            <w:delText xml:space="preserve">combinaciones (Empleado/Direccion) de </w:delText>
          </w:r>
        </w:del>
      </w:ins>
      <w:del w:id="449" w:author="COLMENA MATEOS Adrian" w:date="2018-11-26T11:51:00Z">
        <w:r w:rsidDel="007D58DF">
          <w:rPr>
            <w:lang w:val="es-ES_tradnl"/>
          </w:rPr>
          <w:delText>foreign keys de cada uno</w:delText>
        </w:r>
      </w:del>
      <w:ins w:id="450" w:author="BERMEJO SOLIS Alba" w:date="2018-11-21T11:57:00Z">
        <w:del w:id="451" w:author="COLMENA MATEOS Adrian" w:date="2018-11-26T11:51:00Z">
          <w:r w:rsidR="002C3D98" w:rsidDel="007D58DF">
            <w:rPr>
              <w:lang w:val="es-ES_tradnl"/>
            </w:rPr>
            <w:delText>tabla</w:delText>
          </w:r>
        </w:del>
      </w:ins>
      <w:del w:id="452" w:author="COLMENA MATEOS Adrian" w:date="2018-11-26T11:51:00Z">
        <w:r w:rsidDel="007D58DF">
          <w:rPr>
            <w:lang w:val="es-ES_tradnl"/>
          </w:rPr>
          <w:delText xml:space="preserve">. </w:delText>
        </w:r>
      </w:del>
      <w:ins w:id="453" w:author="BERMEJO SOLIS Alba" w:date="2018-11-21T11:54:00Z">
        <w:del w:id="454" w:author="COLMENA MATEOS Adrian" w:date="2018-11-26T11:51:00Z">
          <w:r w:rsidR="0074046B" w:rsidDel="007D58DF">
            <w:rPr>
              <w:lang w:val="es-ES_tradnl"/>
            </w:rPr>
            <w:delText xml:space="preserve">Con este diseño en </w:delText>
          </w:r>
        </w:del>
      </w:ins>
      <w:del w:id="455" w:author="COLMENA MATEOS Adrian" w:date="2018-11-26T11:51:00Z">
        <w:r w:rsidDel="007D58DF">
          <w:rPr>
            <w:lang w:val="es-ES_tradnl"/>
          </w:rPr>
          <w:delText xml:space="preserve">De esta manera cada operación </w:delText>
        </w:r>
      </w:del>
      <w:ins w:id="456" w:author="BERMEJO SOLIS Alba" w:date="2018-11-21T11:55:00Z">
        <w:del w:id="457" w:author="COLMENA MATEOS Adrian" w:date="2018-11-26T11:51:00Z">
          <w:r w:rsidR="0074046B" w:rsidDel="007D58DF">
            <w:rPr>
              <w:lang w:val="es-ES_tradnl"/>
            </w:rPr>
            <w:delText>que se haga contra</w:delText>
          </w:r>
        </w:del>
      </w:ins>
      <w:del w:id="458" w:author="COLMENA MATEOS Adrian" w:date="2018-11-26T11:51:00Z">
        <w:r w:rsidDel="007D58DF">
          <w:rPr>
            <w:lang w:val="es-ES_tradnl"/>
          </w:rPr>
          <w:delText xml:space="preserve">en la base de datos que involucre a ambas tablas </w:delText>
        </w:r>
      </w:del>
      <w:ins w:id="459" w:author="BERMEJO SOLIS Alba" w:date="2018-11-21T11:57:00Z">
        <w:del w:id="460" w:author="COLMENA MATEOS Adrian" w:date="2018-11-26T11:51:00Z">
          <w:r w:rsidR="002C3D98" w:rsidDel="007D58DF">
            <w:rPr>
              <w:lang w:val="es-ES_tradnl"/>
            </w:rPr>
            <w:delText xml:space="preserve">se </w:delText>
          </w:r>
        </w:del>
      </w:ins>
      <w:del w:id="461" w:author="COLMENA MATEOS Adrian" w:date="2018-11-26T11:51:00Z">
        <w:r w:rsidDel="007D58DF">
          <w:rPr>
            <w:lang w:val="es-ES_tradnl"/>
          </w:rPr>
          <w:delText xml:space="preserve">debe </w:delText>
        </w:r>
      </w:del>
      <w:ins w:id="462" w:author="BERMEJO SOLIS Alba" w:date="2018-11-21T11:55:00Z">
        <w:del w:id="463" w:author="COLMENA MATEOS Adrian" w:date="2018-11-26T11:51:00Z">
          <w:r w:rsidR="0074046B" w:rsidDel="007D58DF">
            <w:rPr>
              <w:lang w:val="es-ES_tradnl"/>
            </w:rPr>
            <w:delText xml:space="preserve">de ir a buscar la información en esa </w:delText>
          </w:r>
        </w:del>
      </w:ins>
      <w:del w:id="464" w:author="COLMENA MATEOS Adrian" w:date="2018-11-26T11:51:00Z">
        <w:r w:rsidDel="007D58DF">
          <w:rPr>
            <w:lang w:val="es-ES_tradnl"/>
          </w:rPr>
          <w:delText xml:space="preserve">pasar obligatoriamente por la tabla de unión. Se podría </w:delText>
        </w:r>
      </w:del>
      <w:ins w:id="465" w:author="BERMEJO SOLIS Alba" w:date="2018-11-21T11:55:00Z">
        <w:del w:id="466" w:author="COLMENA MATEOS Adrian" w:date="2018-11-26T11:51:00Z">
          <w:r w:rsidR="0074046B" w:rsidDel="007D58DF">
            <w:rPr>
              <w:lang w:val="es-ES_tradnl"/>
            </w:rPr>
            <w:delText xml:space="preserve">modificar el modelo de dominio incluyendo una clase </w:delText>
          </w:r>
        </w:del>
      </w:ins>
      <w:del w:id="467" w:author="COLMENA MATEOS Adrian" w:date="2018-11-26T11:51:00Z">
        <w:r w:rsidDel="007D58DF">
          <w:rPr>
            <w:lang w:val="es-ES_tradnl"/>
          </w:rPr>
          <w:delText>añadir una clase de asociación Empleado-Domicilio en el modelo de dominio para compensar el cambio en el modelo relacional, pero sería innecesario.</w:delText>
        </w:r>
      </w:del>
      <w:ins w:id="468" w:author="BERMEJO SOLIS Alba" w:date="2018-11-21T11:56:00Z">
        <w:del w:id="469" w:author="COLMENA MATEOS Adrian" w:date="2018-11-26T11:51:00Z">
          <w:r w:rsidR="0074046B" w:rsidDel="007D58DF">
            <w:rPr>
              <w:lang w:val="es-ES_tradnl"/>
            </w:rPr>
            <w:delText>pero no es la solución intuitiva para modelar la relación entre la clase Empleado y la clase dirección.</w:delText>
          </w:r>
        </w:del>
      </w:ins>
      <w:del w:id="470" w:author="COLMENA MATEOS Adrian" w:date="2018-11-26T11:51:00Z">
        <w:r w:rsidDel="007D58DF">
          <w:rPr>
            <w:lang w:val="es-ES_tradnl"/>
          </w:rPr>
          <w:delText xml:space="preserve"> </w:delText>
        </w:r>
      </w:del>
    </w:p>
    <w:p w14:paraId="531A4053" w14:textId="26E27A7F" w:rsidR="001472D6" w:rsidDel="007D58DF" w:rsidRDefault="001472D6" w:rsidP="007D58DF">
      <w:pPr>
        <w:spacing w:before="0" w:line="240" w:lineRule="auto"/>
        <w:ind w:left="0"/>
        <w:jc w:val="left"/>
        <w:rPr>
          <w:del w:id="471" w:author="COLMENA MATEOS Adrian" w:date="2018-11-26T11:51:00Z"/>
          <w:lang w:val="es-ES_tradnl"/>
        </w:rPr>
      </w:pPr>
    </w:p>
    <w:p w14:paraId="5FE1BB61" w14:textId="5982322D" w:rsidR="00B753A5" w:rsidDel="007D58DF" w:rsidRDefault="00B753A5" w:rsidP="007D58DF">
      <w:pPr>
        <w:spacing w:before="0" w:line="240" w:lineRule="auto"/>
        <w:ind w:left="0"/>
        <w:jc w:val="left"/>
        <w:rPr>
          <w:del w:id="472" w:author="COLMENA MATEOS Adrian" w:date="2018-11-26T11:51:00Z"/>
          <w:lang w:val="es-ES_tradnl"/>
        </w:rPr>
      </w:pPr>
    </w:p>
    <w:p w14:paraId="118C73EE" w14:textId="72CBD298" w:rsidR="00B753A5" w:rsidRPr="00B753A5" w:rsidDel="007D58DF" w:rsidRDefault="00B753A5" w:rsidP="007D58DF">
      <w:pPr>
        <w:spacing w:before="0" w:line="240" w:lineRule="auto"/>
        <w:ind w:left="0"/>
        <w:jc w:val="left"/>
        <w:rPr>
          <w:del w:id="473" w:author="COLMENA MATEOS Adrian" w:date="2018-11-26T11:51:00Z"/>
          <w:lang w:val="es-ES_tradnl"/>
        </w:rPr>
      </w:pPr>
    </w:p>
    <w:p w14:paraId="6D482DAB" w14:textId="105B00CA" w:rsidR="00B753A5" w:rsidRPr="00B753A5" w:rsidDel="007D58DF" w:rsidRDefault="00B753A5" w:rsidP="007D58DF">
      <w:pPr>
        <w:spacing w:before="0" w:line="240" w:lineRule="auto"/>
        <w:ind w:left="0"/>
        <w:jc w:val="left"/>
        <w:rPr>
          <w:del w:id="474" w:author="COLMENA MATEOS Adrian" w:date="2018-11-26T11:51:00Z"/>
          <w:lang w:val="es-ES_tradnl"/>
        </w:rPr>
      </w:pPr>
    </w:p>
    <w:p w14:paraId="5D80BA00" w14:textId="0E3A0AB2" w:rsidR="00B753A5" w:rsidRPr="00B753A5" w:rsidDel="007D58DF" w:rsidRDefault="00B753A5" w:rsidP="007D58DF">
      <w:pPr>
        <w:spacing w:before="0" w:line="240" w:lineRule="auto"/>
        <w:ind w:left="0"/>
        <w:jc w:val="left"/>
        <w:rPr>
          <w:del w:id="475" w:author="COLMENA MATEOS Adrian" w:date="2018-11-26T11:51:00Z"/>
          <w:lang w:val="es-ES_tradnl"/>
        </w:rPr>
      </w:pPr>
    </w:p>
    <w:p w14:paraId="14BED740" w14:textId="63B902D0" w:rsidR="00B753A5" w:rsidRPr="00B753A5" w:rsidDel="007D58DF" w:rsidRDefault="00B753A5" w:rsidP="007D58DF">
      <w:pPr>
        <w:spacing w:before="0" w:line="240" w:lineRule="auto"/>
        <w:ind w:left="0"/>
        <w:jc w:val="left"/>
        <w:rPr>
          <w:del w:id="476" w:author="COLMENA MATEOS Adrian" w:date="2018-11-26T11:51:00Z"/>
          <w:lang w:val="es-ES_tradnl"/>
        </w:rPr>
      </w:pPr>
    </w:p>
    <w:p w14:paraId="57EC4C75" w14:textId="4BADCF96" w:rsidR="00B753A5" w:rsidRPr="00B753A5" w:rsidDel="007D58DF" w:rsidRDefault="00B753A5" w:rsidP="007D58DF">
      <w:pPr>
        <w:spacing w:before="0" w:line="240" w:lineRule="auto"/>
        <w:ind w:left="0"/>
        <w:jc w:val="left"/>
        <w:rPr>
          <w:del w:id="477" w:author="COLMENA MATEOS Adrian" w:date="2018-11-26T11:51:00Z"/>
          <w:lang w:val="es-ES_tradnl"/>
        </w:rPr>
      </w:pPr>
    </w:p>
    <w:p w14:paraId="33AEA9A5" w14:textId="63D13820" w:rsidR="00B753A5" w:rsidRPr="00B753A5" w:rsidDel="007D58DF" w:rsidRDefault="000C4FCB" w:rsidP="007D58DF">
      <w:pPr>
        <w:spacing w:before="0" w:line="240" w:lineRule="auto"/>
        <w:ind w:left="0"/>
        <w:jc w:val="left"/>
        <w:rPr>
          <w:del w:id="478" w:author="COLMENA MATEOS Adrian" w:date="2018-11-26T11:51:00Z"/>
          <w:lang w:val="es-ES_tradnl"/>
        </w:rPr>
      </w:pPr>
      <w:del w:id="479" w:author="COLMENA MATEOS Adrian" w:date="2018-11-26T11:51:00Z">
        <w:r w:rsidDel="007D58DF">
          <w:rPr>
            <w:rFonts w:ascii="Arial" w:hAnsi="Arial"/>
            <w:b/>
            <w:bCs/>
            <w:noProof/>
            <w:lang w:eastAsia="es-ES"/>
          </w:rPr>
          <mc:AlternateContent>
            <mc:Choice Requires="wpg">
              <w:drawing>
                <wp:anchor distT="0" distB="0" distL="114300" distR="114300" simplePos="0" relativeHeight="251734016" behindDoc="0" locked="0" layoutInCell="1" allowOverlap="1" wp14:anchorId="687632CB" wp14:editId="48EBC85C">
                  <wp:simplePos x="0" y="0"/>
                  <wp:positionH relativeFrom="column">
                    <wp:posOffset>232410</wp:posOffset>
                  </wp:positionH>
                  <wp:positionV relativeFrom="paragraph">
                    <wp:posOffset>0</wp:posOffset>
                  </wp:positionV>
                  <wp:extent cx="5857875" cy="5191125"/>
                  <wp:effectExtent l="0" t="0" r="9525" b="9525"/>
                  <wp:wrapSquare wrapText="bothSides"/>
                  <wp:docPr id="49" name="Grupo 49"/>
                  <wp:cNvGraphicFramePr/>
                  <a:graphic xmlns:a="http://schemas.openxmlformats.org/drawingml/2006/main">
                    <a:graphicData uri="http://schemas.microsoft.com/office/word/2010/wordprocessingGroup">
                      <wpg:wgp>
                        <wpg:cNvGrpSpPr/>
                        <wpg:grpSpPr>
                          <a:xfrm>
                            <a:off x="0" y="0"/>
                            <a:ext cx="5857875" cy="5191125"/>
                            <a:chOff x="0" y="0"/>
                            <a:chExt cx="5857875" cy="5191125"/>
                          </a:xfrm>
                        </wpg:grpSpPr>
                        <pic:pic xmlns:pic="http://schemas.openxmlformats.org/drawingml/2006/picture">
                          <pic:nvPicPr>
                            <pic:cNvPr id="42" name="Imagen 42"/>
                            <pic:cNvPicPr>
                              <a:picLocks noChangeAspect="1"/>
                            </pic:cNvPicPr>
                          </pic:nvPicPr>
                          <pic:blipFill rotWithShape="1">
                            <a:blip r:embed="rId16">
                              <a:extLst>
                                <a:ext uri="{28A0092B-C50C-407E-A947-70E740481C1C}">
                                  <a14:useLocalDpi xmlns:a14="http://schemas.microsoft.com/office/drawing/2010/main" val="0"/>
                                </a:ext>
                              </a:extLst>
                            </a:blip>
                            <a:srcRect l="2681" t="2924" r="3753" b="3508"/>
                            <a:stretch/>
                          </pic:blipFill>
                          <pic:spPr bwMode="auto">
                            <a:xfrm>
                              <a:off x="1171575" y="0"/>
                              <a:ext cx="3324225" cy="1524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rotWithShape="1">
                            <a:blip r:embed="rId17">
                              <a:extLst>
                                <a:ext uri="{28A0092B-C50C-407E-A947-70E740481C1C}">
                                  <a14:useLocalDpi xmlns:a14="http://schemas.microsoft.com/office/drawing/2010/main" val="0"/>
                                </a:ext>
                              </a:extLst>
                            </a:blip>
                            <a:srcRect l="5794" t="6451" r="6297" b="8756"/>
                            <a:stretch/>
                          </pic:blipFill>
                          <pic:spPr bwMode="auto">
                            <a:xfrm>
                              <a:off x="1162050" y="1657350"/>
                              <a:ext cx="3324225" cy="1752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Imagen 46"/>
                            <pic:cNvPicPr>
                              <a:picLocks noChangeAspect="1"/>
                            </pic:cNvPicPr>
                          </pic:nvPicPr>
                          <pic:blipFill rotWithShape="1">
                            <a:blip r:embed="rId18">
                              <a:extLst>
                                <a:ext uri="{28A0092B-C50C-407E-A947-70E740481C1C}">
                                  <a14:useLocalDpi xmlns:a14="http://schemas.microsoft.com/office/drawing/2010/main" val="0"/>
                                </a:ext>
                              </a:extLst>
                            </a:blip>
                            <a:srcRect l="2473" t="6863" r="2473" b="8333"/>
                            <a:stretch/>
                          </pic:blipFill>
                          <pic:spPr bwMode="auto">
                            <a:xfrm>
                              <a:off x="0" y="3543300"/>
                              <a:ext cx="5857875" cy="16478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0F420AA" id="Grupo 49" o:spid="_x0000_s1026" style="position:absolute;margin-left:18.3pt;margin-top:0;width:461.25pt;height:408.75pt;z-index:251734016" coordsize="58578,51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2" o:spid="_x0000_s1027" type="#_x0000_t75" style="position:absolute;left:11715;width:33243;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">
                    <v:imagedata r:id="rId19" o:title="" croptop="1916f" cropbottom="2299f" cropleft="1757f" cropright="2460f"/>
                    <v:path arrowok="t"/>
                  </v:shape>
                  <v:shape id="Imagen 44" o:spid="_x0000_s1028" type="#_x0000_t75" style="position:absolute;left:11620;top:16573;width:3324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">
                    <v:imagedata r:id="rId20" o:title="" croptop="4228f" cropbottom="5738f" cropleft="3797f" cropright="4127f"/>
                    <v:path arrowok="t"/>
                  </v:shape>
                  <v:shape id="Imagen 46" o:spid="_x0000_s1029" type="#_x0000_t75" style="position:absolute;top:35433;width:58578;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">
                    <v:imagedata r:id="rId21" o:title="" croptop="4498f" cropbottom="5461f" cropleft="1621f" cropright="1621f"/>
                    <v:path arrowok="t"/>
                  </v:shape>
                  <w10:wrap type="square"/>
                </v:group>
              </w:pict>
            </mc:Fallback>
          </mc:AlternateContent>
        </w:r>
      </w:del>
    </w:p>
    <w:p w14:paraId="5F6CA48B" w14:textId="2DB392ED" w:rsidR="00713F5F" w:rsidRPr="0084008A" w:rsidDel="007D58DF" w:rsidRDefault="00914633" w:rsidP="007D58DF">
      <w:pPr>
        <w:spacing w:before="0" w:line="240" w:lineRule="auto"/>
        <w:ind w:left="0"/>
        <w:jc w:val="left"/>
        <w:rPr>
          <w:del w:id="480" w:author="COLMENA MATEOS Adrian" w:date="2018-11-26T11:51:00Z"/>
          <w:rFonts w:ascii="Arial" w:hAnsi="Arial"/>
          <w:b/>
          <w:bCs/>
          <w:lang w:val="es-ES_tradnl"/>
        </w:rPr>
      </w:pPr>
      <w:del w:id="481" w:author="COLMENA MATEOS Adrian" w:date="2018-11-26T11:51:00Z">
        <w:r w:rsidDel="007D58DF">
          <w:rPr>
            <w:rStyle w:val="Textoennegrita"/>
          </w:rPr>
          <w:delText>Figura 4</w:delText>
        </w:r>
        <w:r w:rsidR="00B753A5" w:rsidRPr="00016EFD" w:rsidDel="007D58DF">
          <w:rPr>
            <w:rStyle w:val="Textoennegrita"/>
          </w:rPr>
          <w:delText xml:space="preserve">:  Tres </w:delText>
        </w:r>
        <w:r w:rsidR="007E6166" w:rsidDel="007D58DF">
          <w:rPr>
            <w:rStyle w:val="Textoennegrita"/>
          </w:rPr>
          <w:delText>posibilidades</w:delText>
        </w:r>
        <w:r w:rsidR="00B753A5" w:rsidRPr="00016EFD" w:rsidDel="007D58DF">
          <w:rPr>
            <w:rStyle w:val="Textoennegrita"/>
          </w:rPr>
          <w:delText xml:space="preserve"> para la representación en base de datos de </w:delText>
        </w:r>
        <w:r w:rsidR="0084008A" w:rsidDel="007D58DF">
          <w:rPr>
            <w:rStyle w:val="Textoennegrita"/>
          </w:rPr>
          <w:delText>la relación Empleado-Domicilio</w:delText>
        </w:r>
      </w:del>
    </w:p>
    <w:p w14:paraId="31B25E8F" w14:textId="5D1860D2" w:rsidR="00864B70" w:rsidDel="007D58DF" w:rsidRDefault="00864B70" w:rsidP="007D58DF">
      <w:pPr>
        <w:spacing w:before="0" w:line="240" w:lineRule="auto"/>
        <w:ind w:left="0"/>
        <w:jc w:val="left"/>
        <w:rPr>
          <w:del w:id="482" w:author="COLMENA MATEOS Adrian" w:date="2018-11-26T11:51:00Z"/>
          <w:lang w:val="es-ES_tradnl"/>
        </w:rPr>
      </w:pPr>
    </w:p>
    <w:p w14:paraId="5B4E4F50" w14:textId="64E647A1" w:rsidR="00617456" w:rsidDel="007D58DF" w:rsidRDefault="00617456" w:rsidP="007D58DF">
      <w:pPr>
        <w:spacing w:before="0" w:line="240" w:lineRule="auto"/>
        <w:ind w:left="0"/>
        <w:jc w:val="left"/>
        <w:rPr>
          <w:del w:id="483" w:author="COLMENA MATEOS Adrian" w:date="2018-11-26T11:51:00Z"/>
          <w:lang w:val="es-ES_tradnl"/>
        </w:rPr>
      </w:pPr>
      <w:del w:id="484" w:author="COLMENA MATEOS Adrian" w:date="2018-11-26T11:51:00Z">
        <w:r w:rsidDel="007D58DF">
          <w:rPr>
            <w:lang w:val="es-ES_tradnl"/>
          </w:rPr>
          <w:delText xml:space="preserve">Las relaciones presentan un desafío en el mapeo objeto-relacional. En esta introducción se ha cubierto solo las relaciones one-to-one y aun así se han podido observar </w:delText>
        </w:r>
      </w:del>
      <w:ins w:id="485" w:author="BERMEJO SOLIS Alba" w:date="2018-11-21T11:58:00Z">
        <w:del w:id="486" w:author="COLMENA MATEOS Adrian" w:date="2018-11-26T11:51:00Z">
          <w:r w:rsidR="002C3D98" w:rsidDel="007D58DF">
            <w:rPr>
              <w:lang w:val="es-ES_tradnl"/>
            </w:rPr>
            <w:delText>que existen maneras diferentes de diseñar una base de datos para almacenar la información de un modelo de dominio</w:delText>
          </w:r>
        </w:del>
      </w:ins>
      <w:ins w:id="487" w:author="BERMEJO SOLIS Alba" w:date="2018-11-21T11:59:00Z">
        <w:del w:id="488" w:author="COLMENA MATEOS Adrian" w:date="2018-11-26T11:51:00Z">
          <w:r w:rsidR="002C3D98" w:rsidDel="007D58DF">
            <w:rPr>
              <w:lang w:val="es-ES_tradnl"/>
            </w:rPr>
            <w:delText xml:space="preserve"> que pueden complicar más o menos el mapeo entre el modelo relacional (tablas, relaciones) y el modelo de dominio (clases)</w:delText>
          </w:r>
        </w:del>
      </w:ins>
      <w:del w:id="489" w:author="COLMENA MATEOS Adrian" w:date="2018-11-26T11:51:00Z">
        <w:r w:rsidDel="007D58DF">
          <w:rPr>
            <w:lang w:val="es-ES_tradnl"/>
          </w:rPr>
          <w:delText>los distintos problemas que surgen a la hora de enlazar el modelo de dominio con el modelo en base de datos, la necesidad de las primary keys y la posibilidad de introducir clases o relaciones</w:delText>
        </w:r>
        <w:r w:rsidR="001472D6" w:rsidDel="007D58DF">
          <w:rPr>
            <w:lang w:val="es-ES_tradnl"/>
          </w:rPr>
          <w:delText xml:space="preserve"> intermedias.</w:delText>
        </w:r>
      </w:del>
      <w:ins w:id="490" w:author="BERMEJO SOLIS Alba" w:date="2018-11-21T11:59:00Z">
        <w:del w:id="491" w:author="COLMENA MATEOS Adrian" w:date="2018-11-26T11:51:00Z">
          <w:r w:rsidR="002C3D98" w:rsidDel="007D58DF">
            <w:rPr>
              <w:lang w:val="es-ES_tradnl"/>
            </w:rPr>
            <w:delText>.</w:delText>
          </w:r>
        </w:del>
      </w:ins>
    </w:p>
    <w:p w14:paraId="1E7FA096" w14:textId="2E7478C9" w:rsidR="007E6166" w:rsidDel="007D58DF" w:rsidRDefault="007E6166" w:rsidP="007D58DF">
      <w:pPr>
        <w:spacing w:before="0" w:line="240" w:lineRule="auto"/>
        <w:ind w:left="0"/>
        <w:jc w:val="left"/>
        <w:rPr>
          <w:del w:id="492" w:author="COLMENA MATEOS Adrian" w:date="2018-11-26T11:51:00Z"/>
          <w:rFonts w:ascii="Century Gothic" w:hAnsi="Century Gothic"/>
          <w:kern w:val="28"/>
          <w:sz w:val="24"/>
          <w:szCs w:val="24"/>
          <w:lang w:val="es-ES_tradnl"/>
        </w:rPr>
      </w:pPr>
      <w:del w:id="493" w:author="COLMENA MATEOS Adrian" w:date="2018-11-26T11:51:00Z">
        <w:r w:rsidDel="007D58DF">
          <w:rPr>
            <w:lang w:val="es-ES_tradnl"/>
          </w:rPr>
          <w:br w:type="page"/>
        </w:r>
      </w:del>
    </w:p>
    <w:p w14:paraId="49678004" w14:textId="454A7D61" w:rsidR="00617456" w:rsidDel="007D58DF" w:rsidRDefault="00617456" w:rsidP="007D58DF">
      <w:pPr>
        <w:spacing w:before="0" w:line="240" w:lineRule="auto"/>
        <w:ind w:left="0"/>
        <w:jc w:val="left"/>
        <w:rPr>
          <w:del w:id="494" w:author="COLMENA MATEOS Adrian" w:date="2018-11-26T11:51:00Z"/>
          <w:lang w:val="es-ES_tradnl"/>
        </w:rPr>
      </w:pPr>
      <w:del w:id="495" w:author="COLMENA MATEOS Adrian" w:date="2018-11-26T11:51:00Z">
        <w:r w:rsidDel="007D58DF">
          <w:rPr>
            <w:lang w:val="es-ES_tradnl"/>
          </w:rPr>
          <w:delText>Herencia</w:delText>
        </w:r>
      </w:del>
    </w:p>
    <w:p w14:paraId="523921FE" w14:textId="6355840E" w:rsidR="00617456" w:rsidDel="007D58DF" w:rsidRDefault="00617456" w:rsidP="007D58DF">
      <w:pPr>
        <w:spacing w:before="0" w:line="240" w:lineRule="auto"/>
        <w:ind w:left="0"/>
        <w:jc w:val="left"/>
        <w:rPr>
          <w:del w:id="496" w:author="COLMENA MATEOS Adrian" w:date="2018-11-26T11:51:00Z"/>
          <w:lang w:val="es-ES_tradnl"/>
        </w:rPr>
      </w:pPr>
      <w:del w:id="497" w:author="COLMENA MATEOS Adrian" w:date="2018-11-26T11:51:00Z">
        <w:r w:rsidDel="007D58DF">
          <w:rPr>
            <w:lang w:val="es-ES_tradnl"/>
          </w:rPr>
          <w:delText>La herencia es la manera natural de expresar relaciones generales entre clases similares y permite introducir el polimorfismo en la aplicación. Retomando el ejemplo visto anteriormente de la clase Empleado, se puede pensar en una empresa que necesite distinguir entre em</w:delText>
        </w:r>
        <w:r w:rsidR="00BB5084" w:rsidDel="007D58DF">
          <w:rPr>
            <w:lang w:val="es-ES_tradnl"/>
          </w:rPr>
          <w:delText>pleados a tiempo completo y a tiempo parcial, que difieren únicamente en el tipo de salario. Esto supone una buena oportunidad para ilustrar el concepto de herencia</w:delText>
        </w:r>
      </w:del>
      <w:ins w:id="498" w:author="BERMEJO SOLIS Alba" w:date="2018-11-21T12:00:00Z">
        <w:del w:id="499" w:author="COLMENA MATEOS Adrian" w:date="2018-11-26T11:51:00Z">
          <w:r w:rsidR="002C3D98" w:rsidDel="007D58DF">
            <w:rPr>
              <w:lang w:val="es-ES_tradnl"/>
            </w:rPr>
            <w:delText>. En java</w:delText>
          </w:r>
        </w:del>
      </w:ins>
      <w:ins w:id="500" w:author="BERMEJO SOLIS Alba" w:date="2018-11-21T12:02:00Z">
        <w:del w:id="501" w:author="COLMENA MATEOS Adrian" w:date="2018-11-26T11:51:00Z">
          <w:r w:rsidR="002C3D98" w:rsidDel="007D58DF">
            <w:rPr>
              <w:lang w:val="es-ES_tradnl"/>
            </w:rPr>
            <w:delText>,</w:delText>
          </w:r>
        </w:del>
      </w:ins>
      <w:ins w:id="502" w:author="BERMEJO SOLIS Alba" w:date="2018-11-21T12:00:00Z">
        <w:del w:id="503" w:author="COLMENA MATEOS Adrian" w:date="2018-11-26T11:51:00Z">
          <w:r w:rsidR="002C3D98" w:rsidDel="007D58DF">
            <w:rPr>
              <w:lang w:val="es-ES_tradnl"/>
            </w:rPr>
            <w:delText xml:space="preserve"> para trabajar con objetos de tipo empleado</w:delText>
          </w:r>
        </w:del>
      </w:ins>
      <w:ins w:id="504" w:author="BERMEJO SOLIS Alba" w:date="2018-11-21T12:02:00Z">
        <w:del w:id="505" w:author="COLMENA MATEOS Adrian" w:date="2018-11-26T11:51:00Z">
          <w:r w:rsidR="002C3D98" w:rsidDel="007D58DF">
            <w:rPr>
              <w:lang w:val="es-ES_tradnl"/>
            </w:rPr>
            <w:delText>,</w:delText>
          </w:r>
        </w:del>
      </w:ins>
      <w:ins w:id="506" w:author="BERMEJO SOLIS Alba" w:date="2018-11-21T12:00:00Z">
        <w:del w:id="507" w:author="COLMENA MATEOS Adrian" w:date="2018-11-26T11:51:00Z">
          <w:r w:rsidR="002C3D98" w:rsidDel="007D58DF">
            <w:rPr>
              <w:lang w:val="es-ES_tradnl"/>
            </w:rPr>
            <w:delText xml:space="preserve"> </w:delText>
          </w:r>
        </w:del>
      </w:ins>
      <w:ins w:id="508" w:author="BERMEJO SOLIS Alba" w:date="2018-11-21T12:01:00Z">
        <w:del w:id="509" w:author="COLMENA MATEOS Adrian" w:date="2018-11-26T11:51:00Z">
          <w:r w:rsidR="002C3D98" w:rsidDel="007D58DF">
            <w:rPr>
              <w:lang w:val="es-ES_tradnl"/>
            </w:rPr>
            <w:delText xml:space="preserve">se </w:delText>
          </w:r>
        </w:del>
      </w:ins>
      <w:del w:id="510" w:author="COLMENA MATEOS Adrian" w:date="2018-11-26T11:51:00Z">
        <w:r w:rsidR="00BB5084" w:rsidDel="007D58DF">
          <w:rPr>
            <w:lang w:val="es-ES_tradnl"/>
          </w:rPr>
          <w:delText>, crea</w:delText>
        </w:r>
      </w:del>
      <w:ins w:id="511" w:author="BERMEJO SOLIS Alba" w:date="2018-11-21T12:01:00Z">
        <w:del w:id="512" w:author="COLMENA MATEOS Adrian" w:date="2018-11-26T11:51:00Z">
          <w:r w:rsidR="002C3D98" w:rsidDel="007D58DF">
            <w:rPr>
              <w:lang w:val="es-ES_tradnl"/>
            </w:rPr>
            <w:delText>ría</w:delText>
          </w:r>
        </w:del>
      </w:ins>
      <w:del w:id="513" w:author="COLMENA MATEOS Adrian" w:date="2018-11-26T11:51:00Z">
        <w:r w:rsidR="00BB5084" w:rsidDel="007D58DF">
          <w:rPr>
            <w:lang w:val="es-ES_tradnl"/>
          </w:rPr>
          <w:delText xml:space="preserve">ndo </w:delText>
        </w:r>
      </w:del>
      <w:ins w:id="514" w:author="BERMEJO SOLIS Alba" w:date="2018-11-21T12:01:00Z">
        <w:del w:id="515" w:author="COLMENA MATEOS Adrian" w:date="2018-11-26T11:51:00Z">
          <w:r w:rsidR="002C3D98" w:rsidDel="007D58DF">
            <w:rPr>
              <w:lang w:val="es-ES_tradnl"/>
            </w:rPr>
            <w:delText xml:space="preserve">una clase Empleado que almacenaría los atributos comunes y </w:delText>
          </w:r>
        </w:del>
      </w:ins>
      <w:del w:id="516" w:author="COLMENA MATEOS Adrian" w:date="2018-11-26T11:51:00Z">
        <w:r w:rsidR="00BB5084" w:rsidDel="007D58DF">
          <w:rPr>
            <w:lang w:val="es-ES_tradnl"/>
          </w:rPr>
          <w:delText xml:space="preserve">dos subclases </w:delText>
        </w:r>
      </w:del>
      <w:ins w:id="517" w:author="BERMEJO SOLIS Alba" w:date="2018-11-21T12:01:00Z">
        <w:del w:id="518" w:author="COLMENA MATEOS Adrian" w:date="2018-11-26T11:51:00Z">
          <w:r w:rsidR="002C3D98" w:rsidDel="007D58DF">
            <w:rPr>
              <w:lang w:val="es-ES_tradnl"/>
            </w:rPr>
            <w:delText>(</w:delText>
          </w:r>
        </w:del>
      </w:ins>
      <w:ins w:id="519" w:author="BERMEJO SOLIS Alba" w:date="2018-11-21T12:02:00Z">
        <w:del w:id="520" w:author="COLMENA MATEOS Adrian" w:date="2018-11-26T11:51:00Z">
          <w:r w:rsidR="002C3D98" w:rsidDel="007D58DF">
            <w:rPr>
              <w:lang w:val="es-ES_tradnl"/>
            </w:rPr>
            <w:delText>Empleado</w:delText>
          </w:r>
        </w:del>
      </w:ins>
      <w:ins w:id="521" w:author="BERMEJO SOLIS Alba" w:date="2018-11-21T12:01:00Z">
        <w:del w:id="522" w:author="COLMENA MATEOS Adrian" w:date="2018-11-26T11:51:00Z">
          <w:r w:rsidR="002C3D98" w:rsidDel="007D58DF">
            <w:rPr>
              <w:lang w:val="es-ES_tradnl"/>
            </w:rPr>
            <w:delText>Tiempo</w:delText>
          </w:r>
        </w:del>
      </w:ins>
      <w:ins w:id="523" w:author="BERMEJO SOLIS Alba" w:date="2018-11-21T12:02:00Z">
        <w:del w:id="524" w:author="COLMENA MATEOS Adrian" w:date="2018-11-26T11:51:00Z">
          <w:r w:rsidR="002C3D98" w:rsidDel="007D58DF">
            <w:rPr>
              <w:lang w:val="es-ES_tradnl"/>
            </w:rPr>
            <w:delText>C</w:delText>
          </w:r>
        </w:del>
      </w:ins>
      <w:ins w:id="525" w:author="BERMEJO SOLIS Alba" w:date="2018-11-21T12:01:00Z">
        <w:del w:id="526" w:author="COLMENA MATEOS Adrian" w:date="2018-11-26T11:51:00Z">
          <w:r w:rsidR="002C3D98" w:rsidDel="007D58DF">
            <w:rPr>
              <w:lang w:val="es-ES_tradnl"/>
            </w:rPr>
            <w:delText xml:space="preserve">ompleto y </w:delText>
          </w:r>
        </w:del>
      </w:ins>
      <w:ins w:id="527" w:author="BERMEJO SOLIS Alba" w:date="2018-11-21T12:02:00Z">
        <w:del w:id="528" w:author="COLMENA MATEOS Adrian" w:date="2018-11-26T11:51:00Z">
          <w:r w:rsidR="002C3D98" w:rsidDel="007D58DF">
            <w:rPr>
              <w:lang w:val="es-ES_tradnl"/>
            </w:rPr>
            <w:delText>EmpleadoTiempoParcial</w:delText>
          </w:r>
        </w:del>
      </w:ins>
      <w:ins w:id="529" w:author="BERMEJO SOLIS Alba" w:date="2018-11-21T12:01:00Z">
        <w:del w:id="530" w:author="COLMENA MATEOS Adrian" w:date="2018-11-26T11:51:00Z">
          <w:r w:rsidR="002C3D98" w:rsidDel="007D58DF">
            <w:rPr>
              <w:lang w:val="es-ES_tradnl"/>
            </w:rPr>
            <w:delText xml:space="preserve">) </w:delText>
          </w:r>
        </w:del>
      </w:ins>
      <w:del w:id="531" w:author="COLMENA MATEOS Adrian" w:date="2018-11-26T11:51:00Z">
        <w:r w:rsidR="00BB5084" w:rsidDel="007D58DF">
          <w:rPr>
            <w:lang w:val="es-ES_tradnl"/>
          </w:rPr>
          <w:delText>de la clase Empleado que almacen</w:delText>
        </w:r>
      </w:del>
      <w:ins w:id="532" w:author="BERMEJO SOLIS Alba" w:date="2018-11-21T12:01:00Z">
        <w:del w:id="533" w:author="COLMENA MATEOS Adrian" w:date="2018-11-26T11:51:00Z">
          <w:r w:rsidR="002C3D98" w:rsidDel="007D58DF">
            <w:rPr>
              <w:lang w:val="es-ES_tradnl"/>
            </w:rPr>
            <w:delText xml:space="preserve">arían </w:delText>
          </w:r>
        </w:del>
      </w:ins>
      <w:ins w:id="534" w:author="BERMEJO SOLIS Alba" w:date="2018-11-21T12:02:00Z">
        <w:del w:id="535" w:author="COLMENA MATEOS Adrian" w:date="2018-11-26T11:51:00Z">
          <w:r w:rsidR="002C3D98" w:rsidDel="007D58DF">
            <w:rPr>
              <w:lang w:val="es-ES_tradnl"/>
            </w:rPr>
            <w:delText>los atributos específicos de cada una, es decir el salario o la tasa diar</w:delText>
          </w:r>
        </w:del>
      </w:ins>
      <w:ins w:id="536" w:author="BERMEJO SOLIS Alba" w:date="2018-11-21T12:03:00Z">
        <w:del w:id="537" w:author="COLMENA MATEOS Adrian" w:date="2018-11-26T11:51:00Z">
          <w:r w:rsidR="002C3D98" w:rsidDel="007D58DF">
            <w:rPr>
              <w:lang w:val="es-ES_tradnl"/>
            </w:rPr>
            <w:delText>ia</w:delText>
          </w:r>
        </w:del>
      </w:ins>
      <w:del w:id="538" w:author="COLMENA MATEOS Adrian" w:date="2018-11-26T11:51:00Z">
        <w:r w:rsidR="00BB5084" w:rsidDel="007D58DF">
          <w:rPr>
            <w:lang w:val="es-ES_tradnl"/>
          </w:rPr>
          <w:delText>en el atributo salario, co</w:delText>
        </w:r>
        <w:r w:rsidR="00914633" w:rsidDel="007D58DF">
          <w:rPr>
            <w:lang w:val="es-ES_tradnl"/>
          </w:rPr>
          <w:delText>mo se puede ver en la Figura 5</w:delText>
        </w:r>
        <w:r w:rsidR="00BB5084" w:rsidDel="007D58DF">
          <w:rPr>
            <w:lang w:val="es-ES_tradnl"/>
          </w:rPr>
          <w:delText>.</w:delText>
        </w:r>
      </w:del>
      <w:ins w:id="539" w:author="BERMEJO SOLIS Alba" w:date="2018-11-21T12:03:00Z">
        <w:del w:id="540" w:author="COLMENA MATEOS Adrian" w:date="2018-11-26T11:51:00Z">
          <w:r w:rsidR="002C3D98" w:rsidDel="007D58DF">
            <w:rPr>
              <w:lang w:val="es-ES_tradnl"/>
            </w:rPr>
            <w:delText xml:space="preserve"> En estas </w:delText>
          </w:r>
        </w:del>
      </w:ins>
      <w:del w:id="541" w:author="COLMENA MATEOS Adrian" w:date="2018-11-26T11:51:00Z">
        <w:r w:rsidR="009A2B62" w:rsidDel="007D58DF">
          <w:rPr>
            <w:lang w:val="es-ES_tradnl"/>
          </w:rPr>
          <w:delText>subclases,</w:delText>
        </w:r>
      </w:del>
      <w:ins w:id="542" w:author="BERMEJO SOLIS Alba" w:date="2018-11-21T12:03:00Z">
        <w:del w:id="543" w:author="COLMENA MATEOS Adrian" w:date="2018-11-26T11:51:00Z">
          <w:r w:rsidR="002C3D98" w:rsidDel="007D58DF">
            <w:rPr>
              <w:lang w:val="es-ES_tradnl"/>
            </w:rPr>
            <w:delText xml:space="preserve"> además, se definirían las operaciones específicas de esa clase, como podría ser cambiar el salario, </w:delText>
          </w:r>
        </w:del>
      </w:ins>
    </w:p>
    <w:p w14:paraId="7BE66095" w14:textId="47B21AC6" w:rsidR="00BB5084" w:rsidDel="007D58DF" w:rsidRDefault="00864B70" w:rsidP="007D58DF">
      <w:pPr>
        <w:spacing w:before="0" w:line="240" w:lineRule="auto"/>
        <w:ind w:left="0"/>
        <w:jc w:val="left"/>
        <w:rPr>
          <w:del w:id="544" w:author="COLMENA MATEOS Adrian" w:date="2018-11-26T11:51:00Z"/>
          <w:lang w:val="es-ES_tradnl"/>
        </w:rPr>
      </w:pPr>
      <w:del w:id="545" w:author="COLMENA MATEOS Adrian" w:date="2018-11-26T11:51:00Z">
        <w:r w:rsidDel="007D58DF">
          <w:rPr>
            <w:noProof/>
            <w:lang w:eastAsia="es-ES"/>
          </w:rPr>
          <w:drawing>
            <wp:anchor distT="0" distB="0" distL="114300" distR="114300" simplePos="0" relativeHeight="251735040" behindDoc="0" locked="0" layoutInCell="1" allowOverlap="1" wp14:anchorId="0E0617AC" wp14:editId="641883C4">
              <wp:simplePos x="0" y="0"/>
              <wp:positionH relativeFrom="column">
                <wp:posOffset>1527810</wp:posOffset>
              </wp:positionH>
              <wp:positionV relativeFrom="paragraph">
                <wp:posOffset>215900</wp:posOffset>
              </wp:positionV>
              <wp:extent cx="3257550" cy="18764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541" t="8413" r="10569" b="12661"/>
                      <a:stretch/>
                    </pic:blipFill>
                    <pic:spPr bwMode="auto">
                      <a:xfrm>
                        <a:off x="0" y="0"/>
                        <a:ext cx="32575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63431CE4" w14:textId="793C166D" w:rsidR="00BB5084" w:rsidRPr="00BB5084" w:rsidDel="007D58DF" w:rsidRDefault="00BB5084" w:rsidP="007D58DF">
      <w:pPr>
        <w:spacing w:before="0" w:line="240" w:lineRule="auto"/>
        <w:ind w:left="0"/>
        <w:jc w:val="left"/>
        <w:rPr>
          <w:del w:id="546" w:author="COLMENA MATEOS Adrian" w:date="2018-11-26T11:51:00Z"/>
          <w:lang w:val="es-ES_tradnl"/>
        </w:rPr>
      </w:pPr>
    </w:p>
    <w:p w14:paraId="57B0E4F4" w14:textId="11354258" w:rsidR="00BB5084" w:rsidRPr="00BB5084" w:rsidDel="007D58DF" w:rsidRDefault="00BB5084" w:rsidP="007D58DF">
      <w:pPr>
        <w:spacing w:before="0" w:line="240" w:lineRule="auto"/>
        <w:ind w:left="0"/>
        <w:jc w:val="left"/>
        <w:rPr>
          <w:del w:id="547" w:author="COLMENA MATEOS Adrian" w:date="2018-11-26T11:51:00Z"/>
          <w:lang w:val="es-ES_tradnl"/>
        </w:rPr>
      </w:pPr>
    </w:p>
    <w:p w14:paraId="6036A428" w14:textId="433EEF6D" w:rsidR="00BB5084" w:rsidRPr="00BB5084" w:rsidDel="007D58DF" w:rsidRDefault="00BB5084" w:rsidP="007D58DF">
      <w:pPr>
        <w:spacing w:before="0" w:line="240" w:lineRule="auto"/>
        <w:ind w:left="0"/>
        <w:jc w:val="left"/>
        <w:rPr>
          <w:del w:id="548" w:author="COLMENA MATEOS Adrian" w:date="2018-11-26T11:51:00Z"/>
          <w:lang w:val="es-ES_tradnl"/>
        </w:rPr>
      </w:pPr>
    </w:p>
    <w:p w14:paraId="7BECDF72" w14:textId="6074110C" w:rsidR="00BB5084" w:rsidRPr="00BB5084" w:rsidDel="007D58DF" w:rsidRDefault="00BB5084" w:rsidP="007D58DF">
      <w:pPr>
        <w:spacing w:before="0" w:line="240" w:lineRule="auto"/>
        <w:ind w:left="0"/>
        <w:jc w:val="left"/>
        <w:rPr>
          <w:del w:id="549" w:author="COLMENA MATEOS Adrian" w:date="2018-11-26T11:51:00Z"/>
          <w:lang w:val="es-ES_tradnl"/>
        </w:rPr>
      </w:pPr>
    </w:p>
    <w:p w14:paraId="7B389248" w14:textId="5FBEDB24" w:rsidR="00BB5084" w:rsidRPr="00BB5084" w:rsidDel="007D58DF" w:rsidRDefault="00BB5084" w:rsidP="007D58DF">
      <w:pPr>
        <w:spacing w:before="0" w:line="240" w:lineRule="auto"/>
        <w:ind w:left="0"/>
        <w:jc w:val="left"/>
        <w:rPr>
          <w:del w:id="550" w:author="COLMENA MATEOS Adrian" w:date="2018-11-26T11:51:00Z"/>
          <w:lang w:val="es-ES_tradnl"/>
        </w:rPr>
      </w:pPr>
    </w:p>
    <w:p w14:paraId="6C03BE56" w14:textId="37E9CF7E" w:rsidR="00BB5084" w:rsidRPr="00BB5084" w:rsidDel="007D58DF" w:rsidRDefault="00BB5084" w:rsidP="007D58DF">
      <w:pPr>
        <w:spacing w:before="0" w:line="240" w:lineRule="auto"/>
        <w:ind w:left="0"/>
        <w:jc w:val="left"/>
        <w:rPr>
          <w:del w:id="551" w:author="COLMENA MATEOS Adrian" w:date="2018-11-26T11:51:00Z"/>
          <w:lang w:val="es-ES_tradnl"/>
        </w:rPr>
      </w:pPr>
    </w:p>
    <w:p w14:paraId="1D2046C0" w14:textId="1FC9DF54" w:rsidR="00BB5084" w:rsidRPr="00BB5084" w:rsidDel="007D58DF" w:rsidRDefault="00BB5084" w:rsidP="007D58DF">
      <w:pPr>
        <w:spacing w:before="0" w:line="240" w:lineRule="auto"/>
        <w:ind w:left="0"/>
        <w:jc w:val="left"/>
        <w:rPr>
          <w:del w:id="552" w:author="COLMENA MATEOS Adrian" w:date="2018-11-26T11:51:00Z"/>
          <w:lang w:val="es-ES_tradnl"/>
        </w:rPr>
      </w:pPr>
    </w:p>
    <w:p w14:paraId="2AF1C424" w14:textId="1E896918" w:rsidR="00166FE9" w:rsidDel="007D58DF" w:rsidRDefault="00166FE9" w:rsidP="007D58DF">
      <w:pPr>
        <w:spacing w:before="0" w:line="240" w:lineRule="auto"/>
        <w:ind w:left="0"/>
        <w:jc w:val="left"/>
        <w:rPr>
          <w:del w:id="553" w:author="COLMENA MATEOS Adrian" w:date="2018-11-26T11:51:00Z"/>
          <w:lang w:val="es-ES_tradnl"/>
        </w:rPr>
      </w:pPr>
    </w:p>
    <w:p w14:paraId="3BAB1525" w14:textId="18916D73" w:rsidR="00864B70" w:rsidDel="007D58DF" w:rsidRDefault="00864B70" w:rsidP="007D58DF">
      <w:pPr>
        <w:spacing w:before="0" w:line="240" w:lineRule="auto"/>
        <w:ind w:left="0"/>
        <w:jc w:val="left"/>
        <w:rPr>
          <w:del w:id="554" w:author="COLMENA MATEOS Adrian" w:date="2018-11-26T11:51:00Z"/>
          <w:lang w:val="es-ES_tradnl"/>
        </w:rPr>
      </w:pPr>
    </w:p>
    <w:p w14:paraId="4D12E7CC" w14:textId="12F0C55A" w:rsidR="00BB5084" w:rsidRPr="00864B70" w:rsidDel="007D58DF" w:rsidRDefault="00914633" w:rsidP="007D58DF">
      <w:pPr>
        <w:spacing w:before="0" w:line="240" w:lineRule="auto"/>
        <w:ind w:left="0"/>
        <w:jc w:val="left"/>
        <w:rPr>
          <w:del w:id="555" w:author="COLMENA MATEOS Adrian" w:date="2018-11-26T11:51:00Z"/>
          <w:rStyle w:val="Textoennegrita"/>
        </w:rPr>
      </w:pPr>
      <w:del w:id="556" w:author="COLMENA MATEOS Adrian" w:date="2018-11-26T11:51:00Z">
        <w:r w:rsidDel="007D58DF">
          <w:rPr>
            <w:rStyle w:val="Textoennegrita"/>
          </w:rPr>
          <w:delText>Figura 5</w:delText>
        </w:r>
        <w:r w:rsidR="00BB5084" w:rsidRPr="00864B70" w:rsidDel="007D58DF">
          <w:rPr>
            <w:rStyle w:val="Textoennegrita"/>
          </w:rPr>
          <w:delText xml:space="preserve">: Relación de herencia entre la clase Empleado y las subclases Empleado </w:delText>
        </w:r>
      </w:del>
      <w:ins w:id="557" w:author="BERMEJO SOLIS Alba" w:date="2018-11-21T12:06:00Z">
        <w:del w:id="558" w:author="COLMENA MATEOS Adrian" w:date="2018-11-26T11:51:00Z">
          <w:r w:rsidR="002C3D98" w:rsidRPr="00864B70" w:rsidDel="007D58DF">
            <w:rPr>
              <w:rStyle w:val="Textoennegrita"/>
            </w:rPr>
            <w:delText>T</w:delText>
          </w:r>
        </w:del>
      </w:ins>
      <w:del w:id="559" w:author="COLMENA MATEOS Adrian" w:date="2018-11-26T11:51:00Z">
        <w:r w:rsidR="00BB5084" w:rsidRPr="00864B70" w:rsidDel="007D58DF">
          <w:rPr>
            <w:rStyle w:val="Textoennegrita"/>
          </w:rPr>
          <w:delText>a tiempo</w:delText>
        </w:r>
      </w:del>
      <w:ins w:id="560" w:author="BERMEJO SOLIS Alba" w:date="2018-11-21T12:06:00Z">
        <w:del w:id="561" w:author="COLMENA MATEOS Adrian" w:date="2018-11-26T11:51:00Z">
          <w:r w:rsidR="002C3D98" w:rsidRPr="00864B70" w:rsidDel="007D58DF">
            <w:rPr>
              <w:rStyle w:val="Textoennegrita"/>
            </w:rPr>
            <w:delText>C</w:delText>
          </w:r>
        </w:del>
      </w:ins>
      <w:del w:id="562" w:author="COLMENA MATEOS Adrian" w:date="2018-11-26T11:51:00Z">
        <w:r w:rsidR="00BB5084" w:rsidRPr="00864B70" w:rsidDel="007D58DF">
          <w:rPr>
            <w:rStyle w:val="Textoennegrita"/>
          </w:rPr>
          <w:delText xml:space="preserve"> completo y Empleado a </w:delText>
        </w:r>
      </w:del>
      <w:ins w:id="563" w:author="BERMEJO SOLIS Alba" w:date="2018-11-21T12:06:00Z">
        <w:del w:id="564" w:author="COLMENA MATEOS Adrian" w:date="2018-11-26T11:51:00Z">
          <w:r w:rsidR="002C3D98" w:rsidRPr="00864B70" w:rsidDel="007D58DF">
            <w:rPr>
              <w:rStyle w:val="Textoennegrita"/>
            </w:rPr>
            <w:delText>T</w:delText>
          </w:r>
        </w:del>
      </w:ins>
      <w:del w:id="565" w:author="COLMENA MATEOS Adrian" w:date="2018-11-26T11:51:00Z">
        <w:r w:rsidR="00BB5084" w:rsidRPr="00864B70" w:rsidDel="007D58DF">
          <w:rPr>
            <w:rStyle w:val="Textoennegrita"/>
          </w:rPr>
          <w:delText>tiempo</w:delText>
        </w:r>
      </w:del>
      <w:ins w:id="566" w:author="BERMEJO SOLIS Alba" w:date="2018-11-21T12:06:00Z">
        <w:del w:id="567" w:author="COLMENA MATEOS Adrian" w:date="2018-11-26T11:51:00Z">
          <w:r w:rsidR="002C3D98" w:rsidRPr="00864B70" w:rsidDel="007D58DF">
            <w:rPr>
              <w:rStyle w:val="Textoennegrita"/>
            </w:rPr>
            <w:delText>P</w:delText>
          </w:r>
        </w:del>
      </w:ins>
      <w:del w:id="568" w:author="COLMENA MATEOS Adrian" w:date="2018-11-26T11:51:00Z">
        <w:r w:rsidR="00BB5084" w:rsidRPr="00864B70" w:rsidDel="007D58DF">
          <w:rPr>
            <w:rStyle w:val="Textoennegrita"/>
          </w:rPr>
          <w:delText xml:space="preserve"> p</w:delText>
        </w:r>
        <w:r w:rsidR="0084008A" w:rsidDel="007D58DF">
          <w:rPr>
            <w:rStyle w:val="Textoennegrita"/>
          </w:rPr>
          <w:delText>arcial</w:delText>
        </w:r>
      </w:del>
    </w:p>
    <w:p w14:paraId="0254D5CE" w14:textId="39CFC78A" w:rsidR="00BB5084" w:rsidDel="007D58DF" w:rsidRDefault="00BB5084" w:rsidP="007D58DF">
      <w:pPr>
        <w:spacing w:before="0" w:line="240" w:lineRule="auto"/>
        <w:ind w:left="0"/>
        <w:jc w:val="left"/>
        <w:rPr>
          <w:del w:id="569" w:author="COLMENA MATEOS Adrian" w:date="2018-11-26T11:51:00Z"/>
          <w:lang w:val="es-ES_tradnl"/>
        </w:rPr>
      </w:pPr>
    </w:p>
    <w:p w14:paraId="7BAF40B6" w14:textId="7896F9B9" w:rsidR="00BB5084" w:rsidDel="007D58DF" w:rsidRDefault="00BB5084" w:rsidP="007D58DF">
      <w:pPr>
        <w:spacing w:before="0" w:line="240" w:lineRule="auto"/>
        <w:ind w:left="0"/>
        <w:jc w:val="left"/>
        <w:rPr>
          <w:del w:id="570" w:author="COLMENA MATEOS Adrian" w:date="2018-11-26T11:51:00Z"/>
          <w:lang w:val="es-ES_tradnl"/>
        </w:rPr>
      </w:pPr>
      <w:del w:id="571" w:author="COLMENA MATEOS Adrian" w:date="2018-11-26T11:51:00Z">
        <w:r w:rsidDel="007D58DF">
          <w:rPr>
            <w:lang w:val="es-ES_tradnl"/>
          </w:rPr>
          <w:delText>La herencia presenta un auténtico problema en el mapeo O-R</w:delText>
        </w:r>
        <w:r w:rsidR="00914633" w:rsidDel="007D58DF">
          <w:rPr>
            <w:lang w:val="es-ES_tradnl"/>
          </w:rPr>
          <w:delText>En la Figura 6</w:delText>
        </w:r>
        <w:r w:rsidDel="007D58DF">
          <w:rPr>
            <w:lang w:val="es-ES_tradnl"/>
          </w:rPr>
          <w:delText xml:space="preserve"> se muestran de nuevo tres posibles esquemas para la persistencia en base de datos.</w:delText>
        </w:r>
      </w:del>
    </w:p>
    <w:p w14:paraId="3173D2C3" w14:textId="33B0DB84" w:rsidR="00BB5084" w:rsidDel="007D58DF" w:rsidRDefault="00BB5084" w:rsidP="007D58DF">
      <w:pPr>
        <w:spacing w:before="0" w:line="240" w:lineRule="auto"/>
        <w:ind w:left="0"/>
        <w:jc w:val="left"/>
        <w:rPr>
          <w:del w:id="572" w:author="COLMENA MATEOS Adrian" w:date="2018-11-26T11:51:00Z"/>
          <w:lang w:val="es-ES_tradnl"/>
        </w:rPr>
      </w:pPr>
      <w:del w:id="573" w:author="COLMENA MATEOS Adrian" w:date="2018-11-26T11:51:00Z">
        <w:r w:rsidDel="007D58DF">
          <w:rPr>
            <w:lang w:val="es-ES_tradnl"/>
          </w:rPr>
          <w:delText>Podría decirse que la solución más sencilla para el mapeo de una estructura de herencia en base de datos sería poner todos los datos necesarios para cada clase, incluyendo la clase madre Empleado, en tablas separadas, como ilustra el esquema (A). En este caso las tablas no tienen ninguna relación entre ellas, siendo cada una independiente de la otra, lo que</w:delText>
        </w:r>
      </w:del>
      <w:ins w:id="574" w:author="BERMEJO SOLIS Alba" w:date="2018-11-21T11:43:00Z">
        <w:del w:id="575" w:author="COLMENA MATEOS Adrian" w:date="2018-11-26T11:51:00Z">
          <w:r w:rsidR="00991E72" w:rsidDel="007D58DF">
            <w:rPr>
              <w:lang w:val="es-ES_tradnl"/>
            </w:rPr>
            <w:delText xml:space="preserve"> supone</w:delText>
          </w:r>
        </w:del>
      </w:ins>
      <w:del w:id="576" w:author="COLMENA MATEOS Adrian" w:date="2018-11-26T11:51:00Z">
        <w:r w:rsidDel="007D58DF">
          <w:rPr>
            <w:lang w:val="es-ES_tradnl"/>
          </w:rPr>
          <w:delText xml:space="preserve"> implica que las consultas que impliquen a ambas serán mucho más complejas para el usuario.</w:delText>
        </w:r>
      </w:del>
    </w:p>
    <w:p w14:paraId="71DB2479" w14:textId="22E22E8C" w:rsidR="00BB5084" w:rsidDel="007D58DF" w:rsidRDefault="00BB5084" w:rsidP="007D58DF">
      <w:pPr>
        <w:spacing w:before="0" w:line="240" w:lineRule="auto"/>
        <w:ind w:left="0"/>
        <w:jc w:val="left"/>
        <w:rPr>
          <w:del w:id="577" w:author="COLMENA MATEOS Adrian" w:date="2018-11-26T11:51:00Z"/>
          <w:lang w:val="es-ES_tradnl"/>
        </w:rPr>
      </w:pPr>
    </w:p>
    <w:p w14:paraId="4D0A8010" w14:textId="6829AE07" w:rsidR="00BB5084" w:rsidDel="007D58DF" w:rsidRDefault="00BB5084" w:rsidP="007D58DF">
      <w:pPr>
        <w:spacing w:before="0" w:line="240" w:lineRule="auto"/>
        <w:ind w:left="0"/>
        <w:jc w:val="left"/>
        <w:rPr>
          <w:del w:id="578" w:author="COLMENA MATEOS Adrian" w:date="2018-11-26T11:51:00Z"/>
          <w:lang w:val="es-ES_tradnl"/>
        </w:rPr>
      </w:pPr>
      <w:del w:id="579" w:author="COLMENA MATEOS Adrian" w:date="2018-11-26T11:51:00Z">
        <w:r w:rsidDel="007D58DF">
          <w:rPr>
            <w:lang w:val="es-ES_tradnl"/>
          </w:rPr>
          <w:delText xml:space="preserve">Una solución más eficiente, aunque desnormalizada, </w:delText>
        </w:r>
        <w:r w:rsidR="00F123D2" w:rsidDel="007D58DF">
          <w:rPr>
            <w:lang w:val="es-ES_tradnl"/>
          </w:rPr>
          <w:delText>se ilustra en el esquema (B), en el que todos los datos necesarios para cada clase se sitúan en una única tabla, lo que simplificaría enormemente las consultas. En este caso se introduce un nuevo parámetro “tipo” que indica si el empleado es a tiempo parcial o completo, lo cual implicaría cambiar el modelo de dominio para interpretar la información aportada por cada</w:delText>
        </w:r>
      </w:del>
      <w:ins w:id="580" w:author="BERMEJO SOLIS Alba" w:date="2018-11-21T11:43:00Z">
        <w:del w:id="581" w:author="COLMENA MATEOS Adrian" w:date="2018-11-26T11:51:00Z">
          <w:r w:rsidR="00991E72" w:rsidDel="007D58DF">
            <w:rPr>
              <w:lang w:val="es-ES_tradnl"/>
            </w:rPr>
            <w:delText xml:space="preserve"> registro</w:delText>
          </w:r>
        </w:del>
      </w:ins>
      <w:del w:id="582" w:author="COLMENA MATEOS Adrian" w:date="2018-11-26T11:51:00Z">
        <w:r w:rsidR="00F123D2" w:rsidDel="007D58DF">
          <w:rPr>
            <w:lang w:val="es-ES_tradnl"/>
          </w:rPr>
          <w:delText xml:space="preserve"> archivo en la tabla. </w:delText>
        </w:r>
      </w:del>
    </w:p>
    <w:p w14:paraId="45132E58" w14:textId="2206236D" w:rsidR="00F123D2" w:rsidDel="007D58DF" w:rsidRDefault="00F123D2" w:rsidP="007D58DF">
      <w:pPr>
        <w:spacing w:before="0" w:line="240" w:lineRule="auto"/>
        <w:ind w:left="0"/>
        <w:jc w:val="left"/>
        <w:rPr>
          <w:del w:id="583" w:author="COLMENA MATEOS Adrian" w:date="2018-11-26T11:51:00Z"/>
          <w:lang w:val="es-ES_tradnl"/>
        </w:rPr>
      </w:pPr>
    </w:p>
    <w:p w14:paraId="7B04FBA4" w14:textId="7E06DC34" w:rsidR="00F123D2" w:rsidDel="007D58DF" w:rsidRDefault="00F123D2" w:rsidP="007D58DF">
      <w:pPr>
        <w:spacing w:before="0" w:line="240" w:lineRule="auto"/>
        <w:ind w:left="0"/>
        <w:jc w:val="left"/>
        <w:rPr>
          <w:del w:id="584" w:author="COLMENA MATEOS Adrian" w:date="2018-11-26T11:51:00Z"/>
          <w:lang w:val="es-ES_tradnl"/>
        </w:rPr>
      </w:pPr>
      <w:del w:id="585" w:author="COLMENA MATEOS Adrian" w:date="2018-11-26T11:51:00Z">
        <w:r w:rsidDel="007D58DF">
          <w:rPr>
            <w:lang w:val="es-ES_tradnl"/>
          </w:rPr>
          <w:delText>El esquema (C) lleva esto un paso más allá y normaliza los datos en tablas separad</w:delText>
        </w:r>
      </w:del>
      <w:ins w:id="586" w:author="BERMEJO SOLIS Alba" w:date="2018-11-21T11:43:00Z">
        <w:del w:id="587" w:author="COLMENA MATEOS Adrian" w:date="2018-11-26T11:51:00Z">
          <w:r w:rsidR="00991E72" w:rsidDel="007D58DF">
            <w:rPr>
              <w:lang w:val="es-ES_tradnl"/>
            </w:rPr>
            <w:delText>a</w:delText>
          </w:r>
        </w:del>
      </w:ins>
      <w:del w:id="588" w:author="COLMENA MATEOS Adrian" w:date="2018-11-26T11:51:00Z">
        <w:r w:rsidDel="007D58DF">
          <w:rPr>
            <w:lang w:val="es-ES_tradnl"/>
          </w:rPr>
          <w:delText>os para cada tipo de empleado. Al contrario que en el esquema (A), estas tablas están relacionadas por una tabla EMP que reúne los datos comunes a ambas. Puede parecer algo excesivo introducir una tabla nueva por una única columna de datos extra, pero este método simplifica las consultas a realizar con ambas tablas y presenta los datos de manera lógica.</w:delText>
        </w:r>
      </w:del>
    </w:p>
    <w:p w14:paraId="2107B32C" w14:textId="2D4FFF55" w:rsidR="0084008A" w:rsidRPr="00BB5084" w:rsidDel="007D58DF" w:rsidRDefault="0084008A" w:rsidP="007D58DF">
      <w:pPr>
        <w:spacing w:before="0" w:line="240" w:lineRule="auto"/>
        <w:ind w:left="0"/>
        <w:jc w:val="left"/>
        <w:rPr>
          <w:del w:id="589" w:author="COLMENA MATEOS Adrian" w:date="2018-11-26T11:51:00Z"/>
          <w:lang w:val="es-ES_tradnl"/>
        </w:rPr>
      </w:pPr>
      <w:del w:id="590" w:author="COLMENA MATEOS Adrian" w:date="2018-11-26T11:51:00Z">
        <w:r w:rsidDel="007D58DF">
          <w:rPr>
            <w:noProof/>
            <w:lang w:eastAsia="es-ES"/>
          </w:rPr>
          <mc:AlternateContent>
            <mc:Choice Requires="wpg">
              <w:drawing>
                <wp:anchor distT="0" distB="0" distL="114300" distR="114300" simplePos="0" relativeHeight="251740160" behindDoc="0" locked="0" layoutInCell="1" allowOverlap="1" wp14:anchorId="6D9AB6DC" wp14:editId="446152C4">
                  <wp:simplePos x="0" y="0"/>
                  <wp:positionH relativeFrom="column">
                    <wp:posOffset>108585</wp:posOffset>
                  </wp:positionH>
                  <wp:positionV relativeFrom="paragraph">
                    <wp:posOffset>40640</wp:posOffset>
                  </wp:positionV>
                  <wp:extent cx="6115050" cy="4819650"/>
                  <wp:effectExtent l="0" t="0" r="0" b="0"/>
                  <wp:wrapSquare wrapText="bothSides"/>
                  <wp:docPr id="56" name="Grupo 56"/>
                  <wp:cNvGraphicFramePr/>
                  <a:graphic xmlns:a="http://schemas.openxmlformats.org/drawingml/2006/main">
                    <a:graphicData uri="http://schemas.microsoft.com/office/word/2010/wordprocessingGroup">
                      <wpg:wgp>
                        <wpg:cNvGrpSpPr/>
                        <wpg:grpSpPr>
                          <a:xfrm>
                            <a:off x="0" y="0"/>
                            <a:ext cx="6115050" cy="4819650"/>
                            <a:chOff x="0" y="0"/>
                            <a:chExt cx="6115050" cy="4819650"/>
                          </a:xfrm>
                        </wpg:grpSpPr>
                        <wpg:grpSp>
                          <wpg:cNvPr id="54" name="Grupo 54"/>
                          <wpg:cNvGrpSpPr/>
                          <wpg:grpSpPr>
                            <a:xfrm>
                              <a:off x="504825" y="0"/>
                              <a:ext cx="5105400" cy="3209925"/>
                              <a:chOff x="0" y="0"/>
                              <a:chExt cx="5105400" cy="3209925"/>
                            </a:xfrm>
                          </wpg:grpSpPr>
                          <pic:pic xmlns:pic="http://schemas.openxmlformats.org/drawingml/2006/picture">
                            <pic:nvPicPr>
                              <pic:cNvPr id="51" name="Imagen 51"/>
                              <pic:cNvPicPr>
                                <a:picLocks noChangeAspect="1"/>
                              </pic:cNvPicPr>
                            </pic:nvPicPr>
                            <pic:blipFill rotWithShape="1">
                              <a:blip r:embed="rId23">
                                <a:extLst>
                                  <a:ext uri="{28A0092B-C50C-407E-A947-70E740481C1C}">
                                    <a14:useLocalDpi xmlns:a14="http://schemas.microsoft.com/office/drawing/2010/main" val="0"/>
                                  </a:ext>
                                </a:extLst>
                              </a:blip>
                              <a:srcRect l="5289" t="3315" r="8814" b="20442"/>
                              <a:stretch/>
                            </pic:blipFill>
                            <pic:spPr bwMode="auto">
                              <a:xfrm>
                                <a:off x="0" y="0"/>
                                <a:ext cx="5105400" cy="1314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3" name="Imagen 53"/>
                              <pic:cNvPicPr>
                                <a:picLocks noChangeAspect="1"/>
                              </pic:cNvPicPr>
                            </pic:nvPicPr>
                            <pic:blipFill rotWithShape="1">
                              <a:blip r:embed="rId24">
                                <a:extLst>
                                  <a:ext uri="{28A0092B-C50C-407E-A947-70E740481C1C}">
                                    <a14:useLocalDpi xmlns:a14="http://schemas.microsoft.com/office/drawing/2010/main" val="0"/>
                                  </a:ext>
                                </a:extLst>
                              </a:blip>
                              <a:srcRect l="15625" t="2916" r="27083" b="17084"/>
                              <a:stretch/>
                            </pic:blipFill>
                            <pic:spPr bwMode="auto">
                              <a:xfrm>
                                <a:off x="1924050" y="1381125"/>
                                <a:ext cx="1257300" cy="18288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55" name="Imagen 55"/>
                            <pic:cNvPicPr>
                              <a:picLocks noChangeAspect="1"/>
                            </pic:cNvPicPr>
                          </pic:nvPicPr>
                          <pic:blipFill rotWithShape="1">
                            <a:blip r:embed="rId25">
                              <a:extLst>
                                <a:ext uri="{28A0092B-C50C-407E-A947-70E740481C1C}">
                                  <a14:useLocalDpi xmlns:a14="http://schemas.microsoft.com/office/drawing/2010/main" val="0"/>
                                </a:ext>
                              </a:extLst>
                            </a:blip>
                            <a:srcRect l="1203" t="8791" r="2256" b="8791"/>
                            <a:stretch/>
                          </pic:blipFill>
                          <pic:spPr bwMode="auto">
                            <a:xfrm>
                              <a:off x="0" y="3390900"/>
                              <a:ext cx="6115050" cy="14287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5690942" id="Grupo 56" o:spid="_x0000_s1026" style="position:absolute;margin-left:8.55pt;margin-top:3.2pt;width:481.5pt;height:379.5pt;z-index:251740160" coordsize="61150,48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">
                  <v:group id="Grupo 54" o:spid="_x0000_s1027" style="position:absolute;left:5048;width:51054;height:32099" coordsize="51054,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agen 51" o:spid="_x0000_s1028" type="#_x0000_t75" style="position:absolute;width:510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">
                      <v:imagedata r:id="rId26" o:title="" croptop="2173f" cropbottom="13397f" cropleft="3466f" cropright="5776f"/>
                      <v:path arrowok="t"/>
                    </v:shape>
                    <v:shape id="Imagen 53" o:spid="_x0000_s1029" type="#_x0000_t75" style="position:absolute;left:19240;top:13811;width:1257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">
                      <v:imagedata r:id="rId27" o:title="" croptop="1911f" cropbottom="11196f" cropleft=".15625" cropright="17749f"/>
                      <v:path arrowok="t"/>
                    </v:shape>
                  </v:group>
                  <v:shape id="Imagen 55" o:spid="_x0000_s1030" type="#_x0000_t75" style="position:absolute;top:33909;width:61150;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">
                    <v:imagedata r:id="rId28" o:title="" croptop="5761f" cropbottom="5761f" cropleft="788f" cropright="1478f"/>
                    <v:path arrowok="t"/>
                  </v:shape>
                  <w10:wrap type="square"/>
                </v:group>
              </w:pict>
            </mc:Fallback>
          </mc:AlternateContent>
        </w:r>
      </w:del>
    </w:p>
    <w:p w14:paraId="46E0F2EA" w14:textId="38E37F49" w:rsidR="00166FE9" w:rsidRPr="0084008A" w:rsidDel="007D58DF" w:rsidRDefault="00166FE9" w:rsidP="007D58DF">
      <w:pPr>
        <w:spacing w:before="0" w:line="240" w:lineRule="auto"/>
        <w:ind w:left="0"/>
        <w:jc w:val="left"/>
        <w:rPr>
          <w:del w:id="591" w:author="COLMENA MATEOS Adrian" w:date="2018-11-26T11:51:00Z"/>
          <w:rStyle w:val="Textoennegrita"/>
        </w:rPr>
      </w:pPr>
      <w:del w:id="592" w:author="COLMENA MATEOS Adrian" w:date="2018-11-26T11:51:00Z">
        <w:r w:rsidRPr="00166FE9" w:rsidDel="007D58DF">
          <w:rPr>
            <w:lang w:val="es-ES_tradnl"/>
          </w:rPr>
          <w:delText xml:space="preserve"> </w:delText>
        </w:r>
        <w:r w:rsidR="00914633" w:rsidDel="007D58DF">
          <w:rPr>
            <w:rStyle w:val="Textoennegrita"/>
          </w:rPr>
          <w:delText>Figura 6</w:delText>
        </w:r>
        <w:r w:rsidRPr="0084008A" w:rsidDel="007D58DF">
          <w:rPr>
            <w:rStyle w:val="Textoennegrita"/>
          </w:rPr>
          <w:delText>: Diferentes esquemas para el mapeo rela</w:delText>
        </w:r>
        <w:r w:rsidR="0084008A" w:rsidRPr="0084008A" w:rsidDel="007D58DF">
          <w:rPr>
            <w:rStyle w:val="Textoennegrita"/>
          </w:rPr>
          <w:delText>cional de herencia entre clases</w:delText>
        </w:r>
      </w:del>
    </w:p>
    <w:p w14:paraId="57DCB5AB" w14:textId="0A96E7AB" w:rsidR="0084008A" w:rsidDel="007D58DF" w:rsidRDefault="0084008A" w:rsidP="007D58DF">
      <w:pPr>
        <w:spacing w:before="0" w:line="240" w:lineRule="auto"/>
        <w:ind w:left="0"/>
        <w:jc w:val="left"/>
        <w:rPr>
          <w:del w:id="593" w:author="COLMENA MATEOS Adrian" w:date="2018-11-26T11:51:00Z"/>
          <w:lang w:val="es-ES_tradnl"/>
        </w:rPr>
      </w:pPr>
    </w:p>
    <w:p w14:paraId="377F95BC" w14:textId="2B4FCBDC" w:rsidR="00F123D2" w:rsidRPr="00F123D2" w:rsidDel="007D58DF" w:rsidRDefault="00A763B9" w:rsidP="007D58DF">
      <w:pPr>
        <w:spacing w:before="0" w:line="240" w:lineRule="auto"/>
        <w:ind w:left="0"/>
        <w:jc w:val="left"/>
        <w:rPr>
          <w:del w:id="594" w:author="COLMENA MATEOS Adrian" w:date="2018-11-26T11:51:00Z"/>
          <w:lang w:val="es-ES_tradnl"/>
        </w:rPr>
      </w:pPr>
      <w:ins w:id="595" w:author="BERMEJO SOLIS Alba" w:date="2018-11-21T12:08:00Z">
        <w:del w:id="596" w:author="COLMENA MATEOS Adrian" w:date="2018-11-26T11:51:00Z">
          <w:r w:rsidDel="007D58DF">
            <w:rPr>
              <w:lang w:val="es-ES_tradnl"/>
            </w:rPr>
            <w:delText>L</w:delText>
          </w:r>
        </w:del>
      </w:ins>
      <w:del w:id="597" w:author="COLMENA MATEOS Adrian" w:date="2018-11-26T11:51:00Z">
        <w:r w:rsidR="00F123D2" w:rsidDel="007D58DF">
          <w:rPr>
            <w:lang w:val="es-ES_tradnl"/>
          </w:rPr>
          <w:delText>Incluso sin la asociación entre clases, e</w:delText>
        </w:r>
        <w:r w:rsidR="00F123D2" w:rsidRPr="00F123D2" w:rsidDel="007D58DF">
          <w:rPr>
            <w:lang w:val="es-ES_tradnl"/>
          </w:rPr>
          <w:delText xml:space="preserve">l mapeo objeto-relacional de la clase de dominio debe tener en cuenta las uniones entre múltiples tablas. Cuando se empiezan a considerar superclases abstractas o clases </w:delText>
        </w:r>
        <w:r w:rsidR="00D25848" w:rsidDel="007D58DF">
          <w:rPr>
            <w:lang w:val="es-ES_tradnl"/>
          </w:rPr>
          <w:delText>madres</w:delText>
        </w:r>
        <w:r w:rsidR="00F123D2" w:rsidRPr="00F123D2" w:rsidDel="007D58DF">
          <w:rPr>
            <w:lang w:val="es-ES_tradnl"/>
          </w:rPr>
          <w:delText xml:space="preserve"> que no son persistentes, la herencia se convierte rápidamente en un tema complejo en el mapeo objeto-relacional. No sólo existe un reto con el almacenamiento de los datos de clase, sino que las complejas relaciones de tablas también son difíciles de consultar de forma eficiente.</w:delText>
        </w:r>
      </w:del>
    </w:p>
    <w:p w14:paraId="34A01228" w14:textId="2F4C85F9" w:rsidR="00F123D2" w:rsidRPr="00F123D2" w:rsidDel="007D58DF" w:rsidRDefault="00F123D2" w:rsidP="007D58DF">
      <w:pPr>
        <w:spacing w:before="0" w:line="240" w:lineRule="auto"/>
        <w:ind w:left="0"/>
        <w:jc w:val="left"/>
        <w:rPr>
          <w:del w:id="598" w:author="COLMENA MATEOS Adrian" w:date="2018-11-26T11:51:00Z"/>
          <w:lang w:val="es-ES_tradnl"/>
        </w:rPr>
      </w:pPr>
    </w:p>
    <w:p w14:paraId="6F3A349F" w14:textId="48B39CB9" w:rsidR="00E549F1" w:rsidDel="007D58DF" w:rsidRDefault="00E549F1" w:rsidP="007D58DF">
      <w:pPr>
        <w:spacing w:before="0" w:line="240" w:lineRule="auto"/>
        <w:ind w:left="0"/>
        <w:jc w:val="left"/>
        <w:rPr>
          <w:del w:id="599" w:author="COLMENA MATEOS Adrian" w:date="2018-11-26T11:51:00Z"/>
          <w:rFonts w:ascii="Century Gothic" w:hAnsi="Century Gothic"/>
          <w:b/>
          <w:kern w:val="28"/>
          <w:sz w:val="24"/>
          <w:szCs w:val="24"/>
          <w:lang w:val="es-ES_tradnl"/>
        </w:rPr>
      </w:pPr>
      <w:del w:id="600" w:author="COLMENA MATEOS Adrian" w:date="2018-11-26T11:51:00Z">
        <w:r w:rsidDel="007D58DF">
          <w:rPr>
            <w:lang w:val="es-ES_tradnl"/>
          </w:rPr>
          <w:br w:type="page"/>
        </w:r>
      </w:del>
    </w:p>
    <w:p w14:paraId="7A5432D6" w14:textId="3C59B2EF" w:rsidR="00ED33E9" w:rsidRPr="00ED33E9" w:rsidDel="007D58DF" w:rsidRDefault="00ED33E9" w:rsidP="007D58DF">
      <w:pPr>
        <w:spacing w:before="0" w:line="240" w:lineRule="auto"/>
        <w:ind w:left="0"/>
        <w:jc w:val="left"/>
        <w:rPr>
          <w:del w:id="601" w:author="COLMENA MATEOS Adrian" w:date="2018-11-26T11:51:00Z"/>
          <w:lang w:val="es-ES_tradnl"/>
        </w:rPr>
      </w:pPr>
      <w:del w:id="602" w:author="COLMENA MATEOS Adrian" w:date="2018-11-26T11:51:00Z">
        <w:r w:rsidDel="007D58DF">
          <w:rPr>
            <w:lang w:val="es-ES_tradnl"/>
          </w:rPr>
          <w:delText xml:space="preserve">Soporte </w:delText>
        </w:r>
      </w:del>
      <w:ins w:id="603" w:author="BERMEJO SOLIS Alba" w:date="2018-11-21T12:10:00Z">
        <w:del w:id="604" w:author="COLMENA MATEOS Adrian" w:date="2018-11-26T11:51:00Z">
          <w:r w:rsidR="00A763B9" w:rsidDel="007D58DF">
            <w:rPr>
              <w:lang w:val="es-ES_tradnl"/>
            </w:rPr>
            <w:delText>para la</w:delText>
          </w:r>
        </w:del>
      </w:ins>
      <w:del w:id="605" w:author="COLMENA MATEOS Adrian" w:date="2018-11-26T11:51:00Z">
        <w:r w:rsidDel="007D58DF">
          <w:rPr>
            <w:lang w:val="es-ES_tradnl"/>
          </w:rPr>
          <w:delText xml:space="preserve">de Persistencia </w:delText>
        </w:r>
      </w:del>
      <w:ins w:id="606" w:author="BERMEJO SOLIS Alba" w:date="2018-11-21T12:10:00Z">
        <w:del w:id="607" w:author="COLMENA MATEOS Adrian" w:date="2018-11-26T11:51:00Z">
          <w:r w:rsidR="00A763B9" w:rsidDel="007D58DF">
            <w:rPr>
              <w:lang w:val="es-ES_tradnl"/>
            </w:rPr>
            <w:delText>en</w:delText>
          </w:r>
        </w:del>
      </w:ins>
      <w:del w:id="608" w:author="COLMENA MATEOS Adrian" w:date="2018-11-26T11:51:00Z">
        <w:r w:rsidDel="007D58DF">
          <w:rPr>
            <w:lang w:val="es-ES_tradnl"/>
          </w:rPr>
          <w:delText>de Java</w:delText>
        </w:r>
      </w:del>
    </w:p>
    <w:p w14:paraId="2B21C702" w14:textId="724DEAF0" w:rsidR="00ED33E9" w:rsidRPr="00ED33E9" w:rsidDel="007D58DF" w:rsidRDefault="00ED33E9" w:rsidP="007D58DF">
      <w:pPr>
        <w:spacing w:before="0" w:line="240" w:lineRule="auto"/>
        <w:ind w:left="0"/>
        <w:jc w:val="left"/>
        <w:rPr>
          <w:del w:id="609" w:author="COLMENA MATEOS Adrian" w:date="2018-11-26T11:51:00Z"/>
          <w:bCs/>
          <w:lang w:val="es-ES_tradnl"/>
        </w:rPr>
      </w:pPr>
      <w:del w:id="610" w:author="COLMENA MATEOS Adrian" w:date="2018-11-26T11:51:00Z">
        <w:r w:rsidRPr="00ED33E9" w:rsidDel="007D58DF">
          <w:rPr>
            <w:lang w:val="es-ES_tradnl"/>
          </w:rPr>
          <w:delText xml:space="preserve">Desde el inicio de la plataforma Java, han existido interfaces de programación que permiten comunicar con la base de datos y abstraer </w:delText>
        </w:r>
      </w:del>
      <w:ins w:id="611" w:author="BERMEJO SOLIS Alba" w:date="2018-11-21T12:11:00Z">
        <w:del w:id="612" w:author="COLMENA MATEOS Adrian" w:date="2018-11-26T11:51:00Z">
          <w:r w:rsidR="00A763B9" w:rsidDel="007D58DF">
            <w:rPr>
              <w:lang w:val="es-ES_tradnl"/>
            </w:rPr>
            <w:delText>detalles de la base de datos</w:delText>
          </w:r>
        </w:del>
      </w:ins>
      <w:del w:id="613" w:author="COLMENA MATEOS Adrian" w:date="2018-11-26T11:51:00Z">
        <w:r w:rsidRPr="00ED33E9" w:rsidDel="007D58DF">
          <w:rPr>
            <w:lang w:val="es-ES_tradnl"/>
          </w:rPr>
          <w:delText>muchos de los requisitos específicos por el dominio en persistencia.</w:delText>
        </w:r>
        <w:r w:rsidDel="007D58DF">
          <w:rPr>
            <w:lang w:val="es-ES_tradnl"/>
          </w:rPr>
          <w:delText xml:space="preserve"> </w:delText>
        </w:r>
      </w:del>
      <w:ins w:id="614" w:author="BERMEJO SOLIS Alba" w:date="2018-11-21T12:11:00Z">
        <w:del w:id="615" w:author="COLMENA MATEOS Adrian" w:date="2018-11-26T11:51:00Z">
          <w:r w:rsidR="00A763B9" w:rsidDel="007D58DF">
            <w:rPr>
              <w:lang w:val="es-ES_tradnl"/>
            </w:rPr>
            <w:delText>El</w:delText>
          </w:r>
        </w:del>
      </w:ins>
      <w:del w:id="616" w:author="COLMENA MATEOS Adrian" w:date="2018-11-26T11:51:00Z">
        <w:r w:rsidRPr="00ED33E9" w:rsidDel="007D58DF">
          <w:rPr>
            <w:bCs/>
            <w:lang w:val="es-ES_tradnl"/>
          </w:rPr>
          <w:delText>La API de persistencia de Java consta de cuatro áreas:</w:delText>
        </w:r>
      </w:del>
    </w:p>
    <w:p w14:paraId="49DC6A99" w14:textId="572B1917" w:rsidR="00ED33E9" w:rsidRPr="00ED33E9" w:rsidDel="007D58DF" w:rsidRDefault="00A763B9" w:rsidP="007D58DF">
      <w:pPr>
        <w:spacing w:before="0" w:line="240" w:lineRule="auto"/>
        <w:ind w:left="0"/>
        <w:jc w:val="left"/>
        <w:rPr>
          <w:del w:id="617" w:author="COLMENA MATEOS Adrian" w:date="2018-11-26T11:51:00Z"/>
          <w:bCs/>
          <w:lang w:val="es-ES_tradnl"/>
        </w:rPr>
      </w:pPr>
      <w:ins w:id="618" w:author="BERMEJO SOLIS Alba" w:date="2018-11-21T12:14:00Z">
        <w:del w:id="619" w:author="COLMENA MATEOS Adrian" w:date="2018-11-26T11:51:00Z">
          <w:r w:rsidDel="007D58DF">
            <w:rPr>
              <w:bCs/>
              <w:lang w:val="es-ES_tradnl"/>
            </w:rPr>
            <w:delText>Java Persistance API</w:delText>
          </w:r>
        </w:del>
      </w:ins>
      <w:del w:id="620" w:author="COLMENA MATEOS Adrian" w:date="2018-11-26T11:51:00Z">
        <w:r w:rsidR="00ED33E9" w:rsidRPr="00ED33E9" w:rsidDel="007D58DF">
          <w:rPr>
            <w:bCs/>
            <w:lang w:val="es-ES_tradnl"/>
          </w:rPr>
          <w:delText>La API de persistencia de Java</w:delText>
        </w:r>
      </w:del>
    </w:p>
    <w:p w14:paraId="27F24560" w14:textId="118DD4FD" w:rsidR="00ED33E9" w:rsidRPr="00ED33E9" w:rsidDel="007D58DF" w:rsidRDefault="00A763B9" w:rsidP="007D58DF">
      <w:pPr>
        <w:spacing w:before="0" w:line="240" w:lineRule="auto"/>
        <w:ind w:left="0"/>
        <w:jc w:val="left"/>
        <w:rPr>
          <w:del w:id="621" w:author="COLMENA MATEOS Adrian" w:date="2018-11-26T11:51:00Z"/>
          <w:bCs/>
          <w:lang w:val="es-ES_tradnl"/>
        </w:rPr>
      </w:pPr>
      <w:ins w:id="622" w:author="BERMEJO SOLIS Alba" w:date="2018-11-21T12:12:00Z">
        <w:del w:id="623" w:author="COLMENA MATEOS Adrian" w:date="2018-11-26T11:51:00Z">
          <w:r w:rsidDel="007D58DF">
            <w:rPr>
              <w:bCs/>
              <w:lang w:val="es-ES_tradnl"/>
            </w:rPr>
            <w:delText>El</w:delText>
          </w:r>
        </w:del>
      </w:ins>
      <w:del w:id="624" w:author="COLMENA MATEOS Adrian" w:date="2018-11-26T11:51:00Z">
        <w:r w:rsidR="00ED33E9" w:rsidRPr="00ED33E9" w:rsidDel="007D58DF">
          <w:rPr>
            <w:bCs/>
            <w:lang w:val="es-ES_tradnl"/>
          </w:rPr>
          <w:delText xml:space="preserve">La </w:delText>
        </w:r>
      </w:del>
      <w:ins w:id="625" w:author="BERMEJO SOLIS Alba" w:date="2018-11-21T12:13:00Z">
        <w:del w:id="626" w:author="COLMENA MATEOS Adrian" w:date="2018-11-26T11:51:00Z">
          <w:r w:rsidDel="007D58DF">
            <w:rPr>
              <w:bCs/>
              <w:lang w:val="es-ES_tradnl"/>
            </w:rPr>
            <w:delText xml:space="preserve">Java Persistance Criteria </w:delText>
          </w:r>
        </w:del>
      </w:ins>
      <w:del w:id="627" w:author="COLMENA MATEOS Adrian" w:date="2018-11-26T11:51:00Z">
        <w:r w:rsidR="00ED33E9" w:rsidRPr="00ED33E9" w:rsidDel="007D58DF">
          <w:rPr>
            <w:bCs/>
            <w:lang w:val="es-ES_tradnl"/>
          </w:rPr>
          <w:delText>API de criterios de persistencia de Java</w:delText>
        </w:r>
      </w:del>
    </w:p>
    <w:p w14:paraId="145C4CE5" w14:textId="43D6FAB7" w:rsidR="00ED33E9" w:rsidRPr="00ED33E9" w:rsidDel="007D58DF" w:rsidRDefault="00A763B9" w:rsidP="007D58DF">
      <w:pPr>
        <w:spacing w:before="0" w:line="240" w:lineRule="auto"/>
        <w:ind w:left="0"/>
        <w:jc w:val="left"/>
        <w:rPr>
          <w:del w:id="628" w:author="COLMENA MATEOS Adrian" w:date="2018-11-26T11:51:00Z"/>
          <w:bCs/>
          <w:lang w:val="es-ES_tradnl"/>
        </w:rPr>
      </w:pPr>
      <w:ins w:id="629" w:author="BERMEJO SOLIS Alba" w:date="2018-11-21T12:13:00Z">
        <w:del w:id="630" w:author="COLMENA MATEOS Adrian" w:date="2018-11-26T11:51:00Z">
          <w:r w:rsidDel="007D58DF">
            <w:rPr>
              <w:bCs/>
              <w:lang w:val="es-ES_tradnl"/>
            </w:rPr>
            <w:delText xml:space="preserve">Query language </w:delText>
          </w:r>
        </w:del>
      </w:ins>
      <w:del w:id="631" w:author="COLMENA MATEOS Adrian" w:date="2018-11-26T11:51:00Z">
        <w:r w:rsidR="00ED33E9" w:rsidRPr="00ED33E9" w:rsidDel="007D58DF">
          <w:rPr>
            <w:bCs/>
            <w:lang w:val="es-ES_tradnl"/>
          </w:rPr>
          <w:delText xml:space="preserve">El </w:delText>
        </w:r>
      </w:del>
      <w:ins w:id="632" w:author="BERMEJO SOLIS Alba" w:date="2018-11-21T12:13:00Z">
        <w:del w:id="633" w:author="COLMENA MATEOS Adrian" w:date="2018-11-26T11:51:00Z">
          <w:r w:rsidDel="007D58DF">
            <w:rPr>
              <w:bCs/>
              <w:lang w:val="es-ES_tradnl"/>
            </w:rPr>
            <w:delText>(</w:delText>
          </w:r>
        </w:del>
      </w:ins>
      <w:del w:id="634" w:author="COLMENA MATEOS Adrian" w:date="2018-11-26T11:51:00Z">
        <w:r w:rsidR="00ED33E9" w:rsidRPr="00ED33E9" w:rsidDel="007D58DF">
          <w:rPr>
            <w:bCs/>
            <w:lang w:val="es-ES_tradnl"/>
          </w:rPr>
          <w:delText>lenguaje de consulta</w:delText>
        </w:r>
      </w:del>
      <w:ins w:id="635" w:author="BERMEJO SOLIS Alba" w:date="2018-11-21T12:13:00Z">
        <w:del w:id="636" w:author="COLMENA MATEOS Adrian" w:date="2018-11-26T11:51:00Z">
          <w:r w:rsidDel="007D58DF">
            <w:rPr>
              <w:bCs/>
              <w:lang w:val="es-ES_tradnl"/>
            </w:rPr>
            <w:delText>)</w:delText>
          </w:r>
        </w:del>
      </w:ins>
    </w:p>
    <w:p w14:paraId="33FE9893" w14:textId="36ACEF4C" w:rsidR="00ED33E9" w:rsidRPr="00ED33E9" w:rsidDel="007D58DF" w:rsidRDefault="00A763B9" w:rsidP="007D58DF">
      <w:pPr>
        <w:spacing w:before="0" w:line="240" w:lineRule="auto"/>
        <w:ind w:left="0"/>
        <w:jc w:val="left"/>
        <w:rPr>
          <w:del w:id="637" w:author="COLMENA MATEOS Adrian" w:date="2018-11-26T11:51:00Z"/>
          <w:bCs/>
          <w:lang w:val="es-ES_tradnl"/>
        </w:rPr>
      </w:pPr>
      <w:ins w:id="638" w:author="BERMEJO SOLIS Alba" w:date="2018-11-21T12:13:00Z">
        <w:del w:id="639" w:author="COLMENA MATEOS Adrian" w:date="2018-11-26T11:51:00Z">
          <w:r w:rsidRPr="00A763B9" w:rsidDel="007D58DF">
            <w:rPr>
              <w:bCs/>
              <w:lang w:val="es-ES_tradnl"/>
            </w:rPr>
            <w:delText xml:space="preserve">Object relational mapping metadata </w:delText>
          </w:r>
        </w:del>
      </w:ins>
      <w:del w:id="640" w:author="COLMENA MATEOS Adrian" w:date="2018-11-26T11:51:00Z">
        <w:r w:rsidR="00ED33E9" w:rsidRPr="00ED33E9" w:rsidDel="007D58DF">
          <w:rPr>
            <w:bCs/>
            <w:lang w:val="es-ES_tradnl"/>
          </w:rPr>
          <w:delText>Los metadatos de asignación del objeto-relacional</w:delText>
        </w:r>
      </w:del>
    </w:p>
    <w:p w14:paraId="49301FC3" w14:textId="236513BF" w:rsidR="00ED33E9" w:rsidRPr="00A763B9" w:rsidDel="007D58DF" w:rsidRDefault="00ED33E9" w:rsidP="007D58DF">
      <w:pPr>
        <w:spacing w:before="0" w:line="240" w:lineRule="auto"/>
        <w:ind w:left="0"/>
        <w:jc w:val="left"/>
        <w:rPr>
          <w:del w:id="641" w:author="COLMENA MATEOS Adrian" w:date="2018-11-26T11:51:00Z"/>
          <w:bCs/>
          <w:lang w:val="es-ES_tradnl"/>
        </w:rPr>
      </w:pPr>
    </w:p>
    <w:p w14:paraId="6DC631F4" w14:textId="62FCE5B0" w:rsidR="00ED33E9" w:rsidRPr="00ED33E9" w:rsidDel="007D58DF" w:rsidRDefault="00ED33E9" w:rsidP="007D58DF">
      <w:pPr>
        <w:spacing w:before="0" w:line="240" w:lineRule="auto"/>
        <w:ind w:left="0"/>
        <w:jc w:val="left"/>
        <w:rPr>
          <w:del w:id="642" w:author="COLMENA MATEOS Adrian" w:date="2018-11-26T11:51:00Z"/>
          <w:bCs/>
          <w:lang w:val="es-ES_tradnl"/>
        </w:rPr>
      </w:pPr>
      <w:del w:id="643" w:author="COLMENA MATEOS Adrian" w:date="2018-11-26T11:51:00Z">
        <w:r w:rsidDel="007D58DF">
          <w:rPr>
            <w:lang w:val="es-ES_tradnl"/>
          </w:rPr>
          <w:delText>Soluciones del Proveedor</w:delText>
        </w:r>
      </w:del>
      <w:ins w:id="644" w:author="BERMEJO SOLIS Alba" w:date="2018-11-21T12:16:00Z">
        <w:del w:id="645" w:author="COLMENA MATEOS Adrian" w:date="2018-11-26T11:51:00Z">
          <w:r w:rsidR="00A763B9" w:rsidDel="007D58DF">
            <w:rPr>
              <w:lang w:val="es-ES_tradnl"/>
            </w:rPr>
            <w:delText>ORM previas a JPA</w:delText>
          </w:r>
        </w:del>
      </w:ins>
    </w:p>
    <w:p w14:paraId="62C5BD03" w14:textId="74C02479" w:rsidR="002A3EFE" w:rsidRPr="002A3EFE" w:rsidDel="007D58DF" w:rsidRDefault="002A3EFE" w:rsidP="007D58DF">
      <w:pPr>
        <w:spacing w:before="0" w:line="240" w:lineRule="auto"/>
        <w:ind w:left="0"/>
        <w:jc w:val="left"/>
        <w:rPr>
          <w:del w:id="646" w:author="COLMENA MATEOS Adrian" w:date="2018-11-26T11:51:00Z"/>
          <w:lang w:val="es-ES_tradnl"/>
        </w:rPr>
      </w:pPr>
      <w:del w:id="647" w:author="COLMENA MATEOS Adrian" w:date="2018-11-26T11:51:00Z">
        <w:r w:rsidDel="007D58DF">
          <w:rPr>
            <w:lang w:val="es-ES_tradnl"/>
          </w:rPr>
          <w:delText xml:space="preserve">Las soluciones </w:delText>
        </w:r>
      </w:del>
      <w:ins w:id="648" w:author="BERMEJO SOLIS Alba" w:date="2018-11-21T12:15:00Z">
        <w:del w:id="649" w:author="COLMENA MATEOS Adrian" w:date="2018-11-26T11:51:00Z">
          <w:r w:rsidR="00A763B9" w:rsidDel="007D58DF">
            <w:rPr>
              <w:lang w:val="es-ES_tradnl"/>
            </w:rPr>
            <w:delText xml:space="preserve">ORM </w:delText>
          </w:r>
        </w:del>
      </w:ins>
      <w:del w:id="650" w:author="COLMENA MATEOS Adrian" w:date="2018-11-26T11:51:00Z">
        <w:r w:rsidDel="007D58DF">
          <w:rPr>
            <w:lang w:val="es-ES_tradnl"/>
          </w:rPr>
          <w:delText xml:space="preserve">del mapeo objeto-relacional han existido </w:delText>
        </w:r>
        <w:r w:rsidRPr="002A3EFE" w:rsidDel="007D58DF">
          <w:rPr>
            <w:lang w:val="es-ES_tradnl"/>
          </w:rPr>
          <w:delText>durante mucho tiempo, incluso más tiempo que el propio lenguaje Java. Productos como Oracle TopLink se inició en el mundo de Smalltalk antes de hacer el cambio a Java. Una de las primeras implementaciones de los “entity beans” fue añadiendo una capa adicional de estos sobre objetos mapeados por TopLink.</w:delText>
        </w:r>
      </w:del>
    </w:p>
    <w:p w14:paraId="122A0D6C" w14:textId="13ECE9C5" w:rsidR="00ED33E9" w:rsidRPr="00ED33E9" w:rsidDel="007D58DF" w:rsidRDefault="00ED33E9" w:rsidP="007D58DF">
      <w:pPr>
        <w:spacing w:before="0" w:line="240" w:lineRule="auto"/>
        <w:ind w:left="0"/>
        <w:jc w:val="left"/>
        <w:rPr>
          <w:del w:id="651" w:author="COLMENA MATEOS Adrian" w:date="2018-11-26T11:51:00Z"/>
          <w:bCs/>
          <w:lang w:val="es-ES_tradnl"/>
        </w:rPr>
      </w:pPr>
      <w:del w:id="652" w:author="COLMENA MATEOS Adrian" w:date="2018-11-26T11:51:00Z">
        <w:r w:rsidRPr="00ED33E9" w:rsidDel="007D58DF">
          <w:rPr>
            <w:bCs/>
            <w:lang w:val="es-ES_tradnl"/>
          </w:rPr>
          <w:delText>Los dos propietarios de APIs de persistencia más populares fueron TopLink en el espacio comercial e Hibernate en la comunidad de código abierto. Productos comerciales como TopLink estuvieron disponibles desde los primeros días de Java, fue más tarde cuando el mapeo de objeto-relacional como Hibernate se hicieron más populares y convirtió el mapeo de objeto relacional como la solución preferida para muchas aplicaciones.  Este cambió proporcionó a las aplicaciones todas las características de persistencia que necesitaban.</w:delText>
        </w:r>
      </w:del>
      <w:ins w:id="653" w:author="BERMEJO SOLIS Alba" w:date="2018-11-21T12:16:00Z">
        <w:del w:id="654" w:author="COLMENA MATEOS Adrian" w:date="2018-11-26T11:51:00Z">
          <w:r w:rsidR="00A763B9" w:rsidDel="007D58DF">
            <w:rPr>
              <w:bCs/>
              <w:lang w:val="es-ES_tradnl"/>
            </w:rPr>
            <w:delText>JPA está basado en estos productos.</w:delText>
          </w:r>
        </w:del>
      </w:ins>
    </w:p>
    <w:p w14:paraId="72519843" w14:textId="210007E3" w:rsidR="00ED33E9" w:rsidRPr="00ED33E9" w:rsidDel="007D58DF" w:rsidRDefault="00ED33E9" w:rsidP="007D58DF">
      <w:pPr>
        <w:spacing w:before="0" w:line="240" w:lineRule="auto"/>
        <w:ind w:left="0"/>
        <w:jc w:val="left"/>
        <w:rPr>
          <w:del w:id="655" w:author="COLMENA MATEOS Adrian" w:date="2018-11-26T11:51:00Z"/>
          <w:lang w:val="es-ES_tradnl"/>
        </w:rPr>
      </w:pPr>
      <w:bookmarkStart w:id="656" w:name="_Toc530639607"/>
      <w:bookmarkStart w:id="657" w:name="_Toc530639987"/>
      <w:bookmarkStart w:id="658" w:name="_Toc530640027"/>
      <w:bookmarkStart w:id="659" w:name="_Toc530656236"/>
      <w:bookmarkStart w:id="660" w:name="_Toc530657623"/>
      <w:bookmarkStart w:id="661" w:name="_Toc530658041"/>
      <w:bookmarkStart w:id="662" w:name="_Toc530669543"/>
      <w:bookmarkStart w:id="663" w:name="_Toc530670761"/>
      <w:del w:id="664" w:author="COLMENA MATEOS Adrian" w:date="2018-11-26T11:51:00Z">
        <w:r w:rsidDel="007D58DF">
          <w:rPr>
            <w:lang w:val="es-ES_tradnl"/>
          </w:rPr>
          <w:delText>Mapeadores de Datos</w:delText>
        </w:r>
        <w:bookmarkEnd w:id="656"/>
        <w:bookmarkEnd w:id="657"/>
        <w:bookmarkEnd w:id="658"/>
        <w:bookmarkEnd w:id="659"/>
        <w:bookmarkEnd w:id="660"/>
        <w:bookmarkEnd w:id="661"/>
        <w:bookmarkEnd w:id="662"/>
        <w:bookmarkEnd w:id="663"/>
      </w:del>
    </w:p>
    <w:p w14:paraId="3F4B2CBD" w14:textId="0EFF07CD" w:rsidR="00ED33E9" w:rsidRPr="00ED33E9" w:rsidDel="007D58DF" w:rsidRDefault="00ED33E9" w:rsidP="007D58DF">
      <w:pPr>
        <w:spacing w:before="0" w:line="240" w:lineRule="auto"/>
        <w:ind w:left="0"/>
        <w:jc w:val="left"/>
        <w:rPr>
          <w:del w:id="665" w:author="COLMENA MATEOS Adrian" w:date="2018-11-26T11:51:00Z"/>
          <w:bCs/>
          <w:lang w:val="es-ES_tradnl"/>
        </w:rPr>
      </w:pPr>
      <w:del w:id="666" w:author="COLMENA MATEOS Adrian" w:date="2018-11-26T11:51:00Z">
        <w:r w:rsidRPr="00ED33E9" w:rsidDel="007D58DF">
          <w:rPr>
            <w:bCs/>
            <w:lang w:val="es-ES_tradnl"/>
          </w:rPr>
          <w:delText xml:space="preserve">Un enfoque parcial para resolver el problema objeto-relacional fue el uso de mapeadores de datos. Los mapeadores de datos permiten hacer de puente entre el JDBC simple, donde el desarrollador de la aplicación es el encargado de realizar las instrucciones de SQL en bruto para mapear los objetos de las tablas de base de datos, y una solución completa al mapeo de objeto-relacional. En este ámbito normalmente se utilizan frameworks para realizar la instrucción de SQL desde métodos de mapeo de datos. Estos frameworks permiten también mapear el conjunto de parámetros y resultados de la instrucción SQL. El más popular fue Apache iBatis (actualmente se llama MyBatis y se aloja en Google Code). </w:delText>
        </w:r>
      </w:del>
    </w:p>
    <w:p w14:paraId="7B73F54F" w14:textId="7B4E7808" w:rsidR="00ED33E9" w:rsidRPr="00ED33E9" w:rsidDel="007D58DF" w:rsidRDefault="00ED33E9" w:rsidP="007D58DF">
      <w:pPr>
        <w:spacing w:before="0" w:line="240" w:lineRule="auto"/>
        <w:ind w:left="0"/>
        <w:jc w:val="left"/>
        <w:rPr>
          <w:del w:id="667" w:author="COLMENA MATEOS Adrian" w:date="2018-11-26T11:51:00Z"/>
          <w:bCs/>
          <w:lang w:val="es-ES_tradnl"/>
        </w:rPr>
      </w:pPr>
      <w:del w:id="668" w:author="COLMENA MATEOS Adrian" w:date="2018-11-26T11:51:00Z">
        <w:r w:rsidRPr="00ED33E9" w:rsidDel="007D58DF">
          <w:rPr>
            <w:bCs/>
            <w:lang w:val="es-ES_tradnl"/>
          </w:rPr>
          <w:delText>Una de las mayores ventajas de los frameworks como MyBatis es que permiten tener control total sobre la instrucción SQL que se envía a la base de datos. Sin embargo, la mayor desventaja de poder escribir SQL personalizado es que necesita mantenimiento, es decir, cualquier modificación en el modelo de datos puede tener repercusiones en la instrucción de SQL.</w:delText>
        </w:r>
      </w:del>
    </w:p>
    <w:p w14:paraId="2A96BECD" w14:textId="0C5FC053" w:rsidR="00ED33E9" w:rsidRPr="00ED33E9" w:rsidDel="007D58DF" w:rsidRDefault="00ED33E9" w:rsidP="007D58DF">
      <w:pPr>
        <w:spacing w:before="0" w:line="240" w:lineRule="auto"/>
        <w:ind w:left="0"/>
        <w:jc w:val="left"/>
        <w:rPr>
          <w:del w:id="669" w:author="COLMENA MATEOS Adrian" w:date="2018-11-26T11:51:00Z"/>
          <w:bCs/>
          <w:lang w:val="es-ES_tradnl"/>
        </w:rPr>
      </w:pPr>
    </w:p>
    <w:p w14:paraId="742295E9" w14:textId="5061D58A" w:rsidR="00ED33E9" w:rsidRPr="00ED33E9" w:rsidDel="007D58DF" w:rsidRDefault="00ED33E9" w:rsidP="007D58DF">
      <w:pPr>
        <w:spacing w:before="0" w:line="240" w:lineRule="auto"/>
        <w:ind w:left="0"/>
        <w:jc w:val="left"/>
        <w:rPr>
          <w:del w:id="670" w:author="COLMENA MATEOS Adrian" w:date="2018-11-26T11:51:00Z"/>
          <w:lang w:val="es-ES_tradnl"/>
        </w:rPr>
      </w:pPr>
      <w:del w:id="671" w:author="COLMENA MATEOS Adrian" w:date="2018-11-26T11:51:00Z">
        <w:r w:rsidRPr="00ED33E9" w:rsidDel="007D58DF">
          <w:rPr>
            <w:lang w:val="es-ES_tradnl"/>
          </w:rPr>
          <w:delText>JDBC</w:delText>
        </w:r>
      </w:del>
    </w:p>
    <w:p w14:paraId="6DDE0ADF" w14:textId="45E74F96" w:rsidR="00ED33E9" w:rsidRPr="00ED33E9" w:rsidDel="007D58DF" w:rsidRDefault="00ED33E9" w:rsidP="007D58DF">
      <w:pPr>
        <w:spacing w:before="0" w:line="240" w:lineRule="auto"/>
        <w:ind w:left="0"/>
        <w:jc w:val="left"/>
        <w:rPr>
          <w:del w:id="672" w:author="COLMENA MATEOS Adrian" w:date="2018-11-26T11:51:00Z"/>
          <w:bCs/>
          <w:lang w:val="es-ES_tradnl"/>
        </w:rPr>
      </w:pPr>
      <w:del w:id="673" w:author="COLMENA MATEOS Adrian" w:date="2018-11-26T11:51:00Z">
        <w:r w:rsidRPr="00ED33E9" w:rsidDel="007D58DF">
          <w:rPr>
            <w:bCs/>
            <w:lang w:val="es-ES_tradnl"/>
          </w:rPr>
          <w:delText xml:space="preserve">La segunda versión de la plataforma Java, Java Development Kit(JDK)1.1, lanzada en 1997, marcó el inicio del primer gran soporte de persistencia en base de datos con JDBC. </w:delText>
        </w:r>
      </w:del>
      <w:ins w:id="674" w:author="BERMEJO SOLIS Alba" w:date="2018-11-21T12:19:00Z">
        <w:del w:id="675" w:author="COLMENA MATEOS Adrian" w:date="2018-11-26T11:51:00Z">
          <w:r w:rsidR="002903A8" w:rsidDel="007D58DF">
            <w:rPr>
              <w:bCs/>
              <w:lang w:val="es-ES_tradnl"/>
            </w:rPr>
            <w:delText>JDBC es una versión para Java de</w:delText>
          </w:r>
        </w:del>
      </w:ins>
      <w:del w:id="676" w:author="COLMENA MATEOS Adrian" w:date="2018-11-26T11:51:00Z">
        <w:r w:rsidRPr="00ED33E9" w:rsidDel="007D58DF">
          <w:rPr>
            <w:bCs/>
            <w:lang w:val="es-ES_tradnl"/>
          </w:rPr>
          <w:delText xml:space="preserve">Se trataba de una versión más específica de Java de su predecesor genérico ODBC (Object Database Conectivity) el cual permitía </w:delText>
        </w:r>
      </w:del>
      <w:ins w:id="677" w:author="BERMEJO SOLIS Alba" w:date="2018-11-21T12:19:00Z">
        <w:del w:id="678" w:author="COLMENA MATEOS Adrian" w:date="2018-11-26T11:51:00Z">
          <w:r w:rsidR="002903A8" w:rsidDel="007D58DF">
            <w:rPr>
              <w:bCs/>
              <w:lang w:val="es-ES_tradnl"/>
            </w:rPr>
            <w:delText xml:space="preserve">que permite </w:delText>
          </w:r>
        </w:del>
      </w:ins>
      <w:del w:id="679" w:author="COLMENA MATEOS Adrian" w:date="2018-11-26T11:51:00Z">
        <w:r w:rsidRPr="00ED33E9" w:rsidDel="007D58DF">
          <w:rPr>
            <w:bCs/>
            <w:lang w:val="es-ES_tradnl"/>
          </w:rPr>
          <w:delText xml:space="preserve">acceder a cualquier base de datos relacional desde cualquier idioma o plataforma. JDBC permite a programas de Java una interacción completa con la base de datos. Esta interacción </w:delText>
        </w:r>
      </w:del>
      <w:ins w:id="680" w:author="BERMEJO SOLIS Alba" w:date="2018-11-21T12:19:00Z">
        <w:del w:id="681" w:author="COLMENA MATEOS Adrian" w:date="2018-11-26T11:51:00Z">
          <w:r w:rsidR="002903A8" w:rsidDel="007D58DF">
            <w:rPr>
              <w:bCs/>
              <w:lang w:val="es-ES_tradnl"/>
            </w:rPr>
            <w:delText xml:space="preserve">pero </w:delText>
          </w:r>
        </w:del>
      </w:ins>
      <w:del w:id="682" w:author="COLMENA MATEOS Adrian" w:date="2018-11-26T11:51:00Z">
        <w:r w:rsidRPr="00ED33E9" w:rsidDel="007D58DF">
          <w:rPr>
            <w:bCs/>
            <w:lang w:val="es-ES_tradnl"/>
          </w:rPr>
          <w:delText>depende en gran medida de SQL</w:delText>
        </w:r>
      </w:del>
      <w:ins w:id="683" w:author="BERMEJO SOLIS Alba" w:date="2018-11-21T12:19:00Z">
        <w:del w:id="684" w:author="COLMENA MATEOS Adrian" w:date="2018-11-26T11:51:00Z">
          <w:r w:rsidR="002903A8" w:rsidDel="007D58DF">
            <w:rPr>
              <w:bCs/>
              <w:lang w:val="es-ES_tradnl"/>
            </w:rPr>
            <w:delText xml:space="preserve">. Lo que permite </w:delText>
          </w:r>
        </w:del>
      </w:ins>
      <w:del w:id="685" w:author="COLMENA MATEOS Adrian" w:date="2018-11-26T11:51:00Z">
        <w:r w:rsidRPr="00ED33E9" w:rsidDel="007D58DF">
          <w:rPr>
            <w:bCs/>
            <w:lang w:val="es-ES_tradnl"/>
          </w:rPr>
          <w:delText xml:space="preserve">, que permite a los desarrolladores la posibilidad de </w:delText>
        </w:r>
      </w:del>
      <w:ins w:id="686" w:author="BERMEJO SOLIS Alba" w:date="2018-11-21T12:19:00Z">
        <w:del w:id="687" w:author="COLMENA MATEOS Adrian" w:date="2018-11-26T11:51:00Z">
          <w:r w:rsidR="002903A8" w:rsidDel="007D58DF">
            <w:rPr>
              <w:bCs/>
              <w:lang w:val="es-ES_tradnl"/>
            </w:rPr>
            <w:delText xml:space="preserve">es </w:delText>
          </w:r>
        </w:del>
      </w:ins>
      <w:del w:id="688" w:author="COLMENA MATEOS Adrian" w:date="2018-11-26T11:51:00Z">
        <w:r w:rsidRPr="00ED33E9" w:rsidDel="007D58DF">
          <w:rPr>
            <w:bCs/>
            <w:lang w:val="es-ES_tradnl"/>
          </w:rPr>
          <w:delText>escribir consultas y declaraciones de manipulación de datos en lenguaje de base de datos, pero ejecutando y procesando un modelo de programación en Java</w:delText>
        </w:r>
      </w:del>
      <w:ins w:id="689" w:author="BERMEJO SOLIS Alba" w:date="2018-11-21T12:19:00Z">
        <w:del w:id="690" w:author="COLMENA MATEOS Adrian" w:date="2018-11-26T11:51:00Z">
          <w:r w:rsidR="002903A8" w:rsidDel="007D58DF">
            <w:rPr>
              <w:bCs/>
              <w:lang w:val="es-ES_tradnl"/>
            </w:rPr>
            <w:delText>, es decir, es s</w:delText>
          </w:r>
        </w:del>
      </w:ins>
      <w:ins w:id="691" w:author="BERMEJO SOLIS Alba" w:date="2018-11-21T12:20:00Z">
        <w:del w:id="692" w:author="COLMENA MATEOS Adrian" w:date="2018-11-26T11:51:00Z">
          <w:r w:rsidR="002903A8" w:rsidDel="007D58DF">
            <w:rPr>
              <w:bCs/>
              <w:lang w:val="es-ES_tradnl"/>
            </w:rPr>
            <w:delText>ólo una interfaz para acceder de forma estándar a cualquier base de datos utilizando SQL pero no una solución ORM</w:delText>
          </w:r>
        </w:del>
      </w:ins>
      <w:del w:id="693" w:author="COLMENA MATEOS Adrian" w:date="2018-11-26T11:51:00Z">
        <w:r w:rsidRPr="00ED33E9" w:rsidDel="007D58DF">
          <w:rPr>
            <w:bCs/>
            <w:lang w:val="es-ES_tradnl"/>
          </w:rPr>
          <w:delText>.</w:delText>
        </w:r>
      </w:del>
    </w:p>
    <w:p w14:paraId="7A53F755" w14:textId="0ADB5EAA" w:rsidR="00ED33E9" w:rsidDel="007D58DF" w:rsidRDefault="00ED33E9" w:rsidP="007D58DF">
      <w:pPr>
        <w:spacing w:before="0" w:line="240" w:lineRule="auto"/>
        <w:ind w:left="0"/>
        <w:jc w:val="left"/>
        <w:rPr>
          <w:del w:id="694" w:author="COLMENA MATEOS Adrian" w:date="2018-11-26T11:51:00Z"/>
          <w:bCs/>
          <w:lang w:val="es-ES_tradnl"/>
        </w:rPr>
      </w:pPr>
      <w:del w:id="695" w:author="COLMENA MATEOS Adrian" w:date="2018-11-26T11:51:00Z">
        <w:r w:rsidRPr="00ED33E9" w:rsidDel="007D58DF">
          <w:rPr>
            <w:bCs/>
            <w:lang w:val="es-ES_tradnl"/>
          </w:rPr>
          <w:delText xml:space="preserve">La desventaja de todo esto, es que </w:delText>
        </w:r>
      </w:del>
      <w:ins w:id="696" w:author="BERMEJO SOLIS Alba" w:date="2018-11-21T12:21:00Z">
        <w:del w:id="697" w:author="COLMENA MATEOS Adrian" w:date="2018-11-26T11:51:00Z">
          <w:r w:rsidR="002903A8" w:rsidDel="007D58DF">
            <w:rPr>
              <w:bCs/>
              <w:lang w:val="es-ES_tradnl"/>
            </w:rPr>
            <w:delText xml:space="preserve">aunque SQL es un estándar, existen muchos dialectos para distintas bases de datos y el código desarrollado </w:delText>
          </w:r>
        </w:del>
      </w:ins>
      <w:ins w:id="698" w:author="BERMEJO SOLIS Alba" w:date="2018-11-21T12:22:00Z">
        <w:del w:id="699" w:author="COLMENA MATEOS Adrian" w:date="2018-11-26T11:51:00Z">
          <w:r w:rsidR="002903A8" w:rsidDel="007D58DF">
            <w:rPr>
              <w:bCs/>
              <w:lang w:val="es-ES_tradnl"/>
            </w:rPr>
            <w:delText xml:space="preserve">con JDBC + SQL </w:delText>
          </w:r>
        </w:del>
      </w:ins>
      <w:ins w:id="700" w:author="BERMEJO SOLIS Alba" w:date="2018-11-21T12:21:00Z">
        <w:del w:id="701" w:author="COLMENA MATEOS Adrian" w:date="2018-11-26T11:51:00Z">
          <w:r w:rsidR="002903A8" w:rsidDel="007D58DF">
            <w:rPr>
              <w:bCs/>
              <w:lang w:val="es-ES_tradnl"/>
            </w:rPr>
            <w:delText xml:space="preserve">puede no ser compatible </w:delText>
          </w:r>
        </w:del>
      </w:ins>
      <w:ins w:id="702" w:author="BERMEJO SOLIS Alba" w:date="2018-11-21T12:22:00Z">
        <w:del w:id="703" w:author="COLMENA MATEOS Adrian" w:date="2018-11-26T11:51:00Z">
          <w:r w:rsidR="002903A8" w:rsidDel="007D58DF">
            <w:rPr>
              <w:bCs/>
              <w:lang w:val="es-ES_tradnl"/>
            </w:rPr>
            <w:delText>de una base de datos a otra</w:delText>
          </w:r>
        </w:del>
      </w:ins>
      <w:del w:id="704" w:author="COLMENA MATEOS Adrian" w:date="2018-11-26T11:51:00Z">
        <w:r w:rsidRPr="00ED33E9" w:rsidDel="007D58DF">
          <w:rPr>
            <w:bCs/>
            <w:lang w:val="es-ES_tradnl"/>
          </w:rPr>
          <w:delText>el lenguaje de SQL no es portátil, ya que cada base de datos funciona de manera diferente dependiendo de la estructura de la consulta y en la mayoría de los casos requiere un ajuste del proveedor. Debido a esto no se debe tener la tentación de utilizar instrucciones SQL listas para ejecutar, ya que, si llegase el día en que una aplicación tiene que dar soporte a otro proveedor de base de datos, las instrucciones SQL que se estaban empleando pueden no ser compatibles con el nuevo dialecto SQL.</w:delText>
        </w:r>
      </w:del>
    </w:p>
    <w:p w14:paraId="575203CC" w14:textId="1CCB52DD" w:rsidR="00ED33E9" w:rsidRPr="00ED33E9" w:rsidDel="007D58DF" w:rsidRDefault="00ED33E9" w:rsidP="007D58DF">
      <w:pPr>
        <w:spacing w:before="0" w:line="240" w:lineRule="auto"/>
        <w:ind w:left="0"/>
        <w:jc w:val="left"/>
        <w:rPr>
          <w:del w:id="705" w:author="COLMENA MATEOS Adrian" w:date="2018-11-26T11:51:00Z"/>
          <w:bCs/>
          <w:lang w:val="es-ES_tradnl"/>
        </w:rPr>
      </w:pPr>
    </w:p>
    <w:p w14:paraId="02446E7F" w14:textId="2C502188" w:rsidR="00ED33E9" w:rsidRPr="00ED33E9" w:rsidDel="007D58DF" w:rsidRDefault="00ED33E9" w:rsidP="007D58DF">
      <w:pPr>
        <w:spacing w:before="0" w:line="240" w:lineRule="auto"/>
        <w:ind w:left="0"/>
        <w:jc w:val="left"/>
        <w:rPr>
          <w:del w:id="706" w:author="COLMENA MATEOS Adrian" w:date="2018-11-26T11:51:00Z"/>
          <w:lang w:val="es-ES_tradnl"/>
        </w:rPr>
      </w:pPr>
      <w:del w:id="707" w:author="COLMENA MATEOS Adrian" w:date="2018-11-26T11:51:00Z">
        <w:r w:rsidDel="007D58DF">
          <w:rPr>
            <w:lang w:val="es-ES_tradnl"/>
          </w:rPr>
          <w:delText>Enterprise JavaBeans</w:delText>
        </w:r>
      </w:del>
    </w:p>
    <w:p w14:paraId="164F9FEF" w14:textId="30025021" w:rsidR="00ED33E9" w:rsidRPr="00ED33E9" w:rsidDel="007D58DF" w:rsidRDefault="00ED33E9" w:rsidP="007D58DF">
      <w:pPr>
        <w:spacing w:before="0" w:line="240" w:lineRule="auto"/>
        <w:ind w:left="0"/>
        <w:jc w:val="left"/>
        <w:rPr>
          <w:del w:id="708" w:author="COLMENA MATEOS Adrian" w:date="2018-11-26T11:51:00Z"/>
          <w:bCs/>
          <w:lang w:val="es-ES_tradnl"/>
        </w:rPr>
      </w:pPr>
      <w:del w:id="709" w:author="COLMENA MATEOS Adrian" w:date="2018-11-26T11:51:00Z">
        <w:r w:rsidRPr="00ED33E9" w:rsidDel="007D58DF">
          <w:rPr>
            <w:bCs/>
            <w:lang w:val="es-ES_tradnl"/>
          </w:rPr>
          <w:delText>La primera versión de la plataforma Java 2 Enterprise Edition (J2EE) introdujo una nueva solución para la persistencia, llamados “beans” de entidad, que son parte de la familia de componentes de Enterprise JavaBean (EJB). EJB introdujo un enfoque basado en una interfa</w:delText>
        </w:r>
      </w:del>
      <w:ins w:id="710" w:author="BERMEJO SOLIS Alba" w:date="2018-11-21T12:24:00Z">
        <w:del w:id="711" w:author="COLMENA MATEOS Adrian" w:date="2018-11-26T11:51:00Z">
          <w:r w:rsidR="002903A8" w:rsidDel="007D58DF">
            <w:rPr>
              <w:bCs/>
              <w:lang w:val="es-ES_tradnl"/>
            </w:rPr>
            <w:delText>ces y en clases generadas por el compilador que no eran utilizadas directamente en el c</w:delText>
          </w:r>
        </w:del>
      </w:ins>
      <w:ins w:id="712" w:author="BERMEJO SOLIS Alba" w:date="2018-11-21T12:25:00Z">
        <w:del w:id="713" w:author="COLMENA MATEOS Adrian" w:date="2018-11-26T11:51:00Z">
          <w:r w:rsidR="002903A8" w:rsidDel="007D58DF">
            <w:rPr>
              <w:bCs/>
              <w:lang w:val="es-ES_tradnl"/>
            </w:rPr>
            <w:delText>ódigo fuente</w:delText>
          </w:r>
        </w:del>
      </w:ins>
      <w:del w:id="714" w:author="COLMENA MATEOS Adrian" w:date="2018-11-26T11:51:00Z">
        <w:r w:rsidRPr="00ED33E9" w:rsidDel="007D58DF">
          <w:rPr>
            <w:bCs/>
            <w:lang w:val="es-ES_tradnl"/>
          </w:rPr>
          <w:delText xml:space="preserve">z de una clase concreta llamada “bean” la cual nunca ha sido usada directamente por el código cliente. En su lugar, un compilador especializado de “beans” genera una implementación </w:delText>
        </w:r>
      </w:del>
      <w:ins w:id="715" w:author="BERMEJO SOLIS Alba" w:date="2018-11-21T12:25:00Z">
        <w:del w:id="716" w:author="COLMENA MATEOS Adrian" w:date="2018-11-26T11:51:00Z">
          <w:r w:rsidR="002903A8" w:rsidDel="007D58DF">
            <w:rPr>
              <w:bCs/>
              <w:lang w:val="es-ES_tradnl"/>
            </w:rPr>
            <w:delText xml:space="preserve">. Estas clases generadas </w:delText>
          </w:r>
        </w:del>
      </w:ins>
      <w:del w:id="717" w:author="COLMENA MATEOS Adrian" w:date="2018-11-26T11:51:00Z">
        <w:r w:rsidRPr="00ED33E9" w:rsidDel="007D58DF">
          <w:rPr>
            <w:bCs/>
            <w:lang w:val="es-ES_tradnl"/>
          </w:rPr>
          <w:delText>de la interfaz para facilita</w:delText>
        </w:r>
      </w:del>
      <w:ins w:id="718" w:author="BERMEJO SOLIS Alba" w:date="2018-11-21T12:25:00Z">
        <w:del w:id="719" w:author="COLMENA MATEOS Adrian" w:date="2018-11-26T11:51:00Z">
          <w:r w:rsidR="002903A8" w:rsidDel="007D58DF">
            <w:rPr>
              <w:bCs/>
              <w:lang w:val="es-ES_tradnl"/>
            </w:rPr>
            <w:delText>ban</w:delText>
          </w:r>
        </w:del>
      </w:ins>
      <w:del w:id="720" w:author="COLMENA MATEOS Adrian" w:date="2018-11-26T11:51:00Z">
        <w:r w:rsidRPr="00ED33E9" w:rsidDel="007D58DF">
          <w:rPr>
            <w:bCs/>
            <w:lang w:val="es-ES_tradnl"/>
          </w:rPr>
          <w:delText>r la persistencia, la seguridad y la gestión de transacciones</w:delText>
        </w:r>
      </w:del>
      <w:ins w:id="721" w:author="BERMEJO SOLIS Alba" w:date="2018-11-21T12:27:00Z">
        <w:del w:id="722" w:author="COLMENA MATEOS Adrian" w:date="2018-11-26T11:51:00Z">
          <w:r w:rsidR="002903A8" w:rsidDel="007D58DF">
            <w:rPr>
              <w:bCs/>
              <w:lang w:val="es-ES_tradnl"/>
            </w:rPr>
            <w:delText>. La lógica de negocio se implementa</w:delText>
          </w:r>
          <w:r w:rsidR="005C2D8D" w:rsidDel="007D58DF">
            <w:rPr>
              <w:bCs/>
              <w:lang w:val="es-ES_tradnl"/>
            </w:rPr>
            <w:delText>ba</w:delText>
          </w:r>
          <w:r w:rsidR="002903A8" w:rsidDel="007D58DF">
            <w:rPr>
              <w:bCs/>
              <w:lang w:val="es-ES_tradnl"/>
            </w:rPr>
            <w:delText xml:space="preserve"> en una clase </w:delText>
          </w:r>
          <w:r w:rsidR="005C2D8D" w:rsidDel="007D58DF">
            <w:rPr>
              <w:bCs/>
              <w:lang w:val="es-ES_tradnl"/>
            </w:rPr>
            <w:delText xml:space="preserve">entidad </w:delText>
          </w:r>
          <w:r w:rsidR="002903A8" w:rsidDel="007D58DF">
            <w:rPr>
              <w:bCs/>
              <w:lang w:val="es-ES_tradnl"/>
            </w:rPr>
            <w:delText>que hereda de la interfaz</w:delText>
          </w:r>
          <w:r w:rsidR="005C2D8D" w:rsidDel="007D58DF">
            <w:rPr>
              <w:bCs/>
              <w:lang w:val="es-ES_tradnl"/>
            </w:rPr>
            <w:delText xml:space="preserve"> que se configuraba con una combinación de </w:delText>
          </w:r>
        </w:del>
      </w:ins>
      <w:ins w:id="723" w:author="BERMEJO SOLIS Alba" w:date="2018-11-21T12:28:00Z">
        <w:del w:id="724" w:author="COLMENA MATEOS Adrian" w:date="2018-11-26T11:51:00Z">
          <w:r w:rsidR="005C2D8D" w:rsidDel="007D58DF">
            <w:rPr>
              <w:bCs/>
              <w:lang w:val="es-ES_tradnl"/>
            </w:rPr>
            <w:delText>Anotaciones y XML</w:delText>
          </w:r>
        </w:del>
      </w:ins>
      <w:del w:id="725" w:author="COLMENA MATEOS Adrian" w:date="2018-11-26T11:51:00Z">
        <w:r w:rsidRPr="00ED33E9" w:rsidDel="007D58DF">
          <w:rPr>
            <w:bCs/>
            <w:lang w:val="es-ES_tradnl"/>
          </w:rPr>
          <w:delText>, delegando la lógica de negocio a la implementación de la entidad. Los “beans” de entidades se configuraron utilizando una combinación de descriptores de despliegue XML estándar.</w:delText>
        </w:r>
      </w:del>
    </w:p>
    <w:p w14:paraId="07B7443C" w14:textId="55922BD1" w:rsidR="00ED33E9" w:rsidRPr="00ED33E9" w:rsidDel="007D58DF" w:rsidRDefault="005C2D8D" w:rsidP="007D58DF">
      <w:pPr>
        <w:spacing w:before="0" w:line="240" w:lineRule="auto"/>
        <w:ind w:left="0"/>
        <w:jc w:val="left"/>
        <w:rPr>
          <w:del w:id="726" w:author="COLMENA MATEOS Adrian" w:date="2018-11-26T11:51:00Z"/>
          <w:bCs/>
          <w:lang w:val="es-ES_tradnl"/>
        </w:rPr>
      </w:pPr>
      <w:ins w:id="727" w:author="BERMEJO SOLIS Alba" w:date="2018-11-21T12:28:00Z">
        <w:del w:id="728" w:author="COLMENA MATEOS Adrian" w:date="2018-11-26T11:51:00Z">
          <w:r w:rsidDel="007D58DF">
            <w:rPr>
              <w:bCs/>
              <w:lang w:val="es-ES_tradnl"/>
            </w:rPr>
            <w:delText xml:space="preserve">EJB era una solución excesivamente compleja técnicamente y a la vez no resolvía problemas habituales por lo que no tuvo mucha aceptación </w:delText>
          </w:r>
        </w:del>
      </w:ins>
      <w:ins w:id="729" w:author="BERMEJO SOLIS Alba" w:date="2018-11-21T12:29:00Z">
        <w:del w:id="730" w:author="COLMENA MATEOS Adrian" w:date="2018-11-26T11:51:00Z">
          <w:r w:rsidDel="007D58DF">
            <w:rPr>
              <w:bCs/>
              <w:lang w:val="es-ES_tradnl"/>
            </w:rPr>
            <w:delText xml:space="preserve">y los ORM comerciales </w:delText>
          </w:r>
        </w:del>
      </w:ins>
      <w:del w:id="731" w:author="COLMENA MATEOS Adrian" w:date="2018-11-26T11:51:00Z">
        <w:r w:rsidR="00B7385A" w:rsidDel="007D58DF">
          <w:rPr>
            <w:bCs/>
            <w:lang w:val="es-ES_tradnl"/>
          </w:rPr>
          <w:delText>u</w:delText>
        </w:r>
      </w:del>
      <w:ins w:id="732" w:author="BERMEJO SOLIS Alba" w:date="2018-11-21T12:29:00Z">
        <w:del w:id="733" w:author="COLMENA MATEOS Adrian" w:date="2018-11-26T11:51:00Z">
          <w:r w:rsidDel="007D58DF">
            <w:rPr>
              <w:bCs/>
              <w:lang w:val="es-ES_tradnl"/>
            </w:rPr>
            <w:delText xml:space="preserve"> open source eran utilizados en su lugar.</w:delText>
          </w:r>
        </w:del>
      </w:ins>
      <w:del w:id="734" w:author="COLMENA MATEOS Adrian" w:date="2018-11-26T11:51:00Z">
        <w:r w:rsidR="00ED33E9" w:rsidRPr="00ED33E9" w:rsidDel="007D58DF">
          <w:rPr>
            <w:bCs/>
            <w:lang w:val="es-ES_tradnl"/>
          </w:rPr>
          <w:delText>Los “beans” de entidades fueron sobredimensionados para resolver el problema que se estaba teniendo, pero la primera versión de la tecnología carecía de muchas características necesarias para una lógica de negocio realista, pues las relaciones entre entidades debían ser gestionadas por la aplicación, lo que requería que los campos de clave externa fueran almacenados y gestionados por la clase “bean”.</w:delText>
        </w:r>
      </w:del>
    </w:p>
    <w:p w14:paraId="1CC162F4" w14:textId="70345CD1" w:rsidR="00ED33E9" w:rsidDel="007D58DF" w:rsidRDefault="00ED33E9" w:rsidP="007D58DF">
      <w:pPr>
        <w:spacing w:before="0" w:line="240" w:lineRule="auto"/>
        <w:ind w:left="0"/>
        <w:jc w:val="left"/>
        <w:rPr>
          <w:del w:id="735" w:author="COLMENA MATEOS Adrian" w:date="2018-11-26T11:51:00Z"/>
          <w:bCs/>
          <w:lang w:val="es-ES_tradnl"/>
        </w:rPr>
      </w:pPr>
      <w:del w:id="736" w:author="COLMENA MATEOS Adrian" w:date="2018-11-26T11:51:00Z">
        <w:r w:rsidRPr="00ED33E9" w:rsidDel="007D58DF">
          <w:rPr>
            <w:bCs/>
            <w:lang w:val="es-ES_tradnl"/>
          </w:rPr>
          <w:delText>Con EJB 2.0 se introdujo que los “bean” de entidades fueran gestionados por contenedores, en los que el “bean” se volvía abstracto y el servidor era el encargado de generar una subclase para gestionar los datos persistentes. A pesar de todas estas mejoras, seguía sin poder resolverse el problema de la excesiva complejidad.</w:delText>
        </w:r>
      </w:del>
    </w:p>
    <w:p w14:paraId="70D1CFD2" w14:textId="23D9BDAE" w:rsidR="00ED33E9" w:rsidRPr="00ED33E9" w:rsidDel="007D58DF" w:rsidRDefault="00ED33E9" w:rsidP="007D58DF">
      <w:pPr>
        <w:spacing w:before="0" w:line="240" w:lineRule="auto"/>
        <w:ind w:left="0"/>
        <w:jc w:val="left"/>
        <w:rPr>
          <w:del w:id="737" w:author="COLMENA MATEOS Adrian" w:date="2018-11-26T11:51:00Z"/>
          <w:bCs/>
          <w:lang w:val="es-ES_tradnl"/>
        </w:rPr>
      </w:pPr>
    </w:p>
    <w:p w14:paraId="41FDE41C" w14:textId="27249650" w:rsidR="00ED33E9" w:rsidRPr="00ED33E9" w:rsidDel="007D58DF" w:rsidRDefault="00ED33E9" w:rsidP="007D58DF">
      <w:pPr>
        <w:spacing w:before="0" w:line="240" w:lineRule="auto"/>
        <w:ind w:left="0"/>
        <w:jc w:val="left"/>
        <w:rPr>
          <w:del w:id="738" w:author="COLMENA MATEOS Adrian" w:date="2018-11-26T11:51:00Z"/>
          <w:lang w:val="es-ES_tradnl"/>
        </w:rPr>
      </w:pPr>
      <w:del w:id="739" w:author="COLMENA MATEOS Adrian" w:date="2018-11-26T11:51:00Z">
        <w:r w:rsidDel="007D58DF">
          <w:rPr>
            <w:lang w:val="es-ES_tradnl"/>
          </w:rPr>
          <w:delText>Objetos de Datos de Java</w:delText>
        </w:r>
      </w:del>
    </w:p>
    <w:p w14:paraId="4424EC39" w14:textId="03C27951" w:rsidR="00ED33E9" w:rsidRPr="00ED33E9" w:rsidDel="007D58DF" w:rsidRDefault="00ED33E9" w:rsidP="007D58DF">
      <w:pPr>
        <w:spacing w:before="0" w:line="240" w:lineRule="auto"/>
        <w:ind w:left="0"/>
        <w:jc w:val="left"/>
        <w:rPr>
          <w:del w:id="740" w:author="COLMENA MATEOS Adrian" w:date="2018-11-26T11:51:00Z"/>
          <w:bCs/>
          <w:lang w:val="es-ES_tradnl"/>
        </w:rPr>
      </w:pPr>
      <w:del w:id="741" w:author="COLMENA MATEOS Adrian" w:date="2018-11-26T11:51:00Z">
        <w:r w:rsidRPr="00ED33E9" w:rsidDel="007D58DF">
          <w:rPr>
            <w:bCs/>
            <w:lang w:val="es-ES_tradnl"/>
          </w:rPr>
          <w:delText>Ante la frustración de no tener una API de persistencia estandarizada satisfactoria se inventaron los Java Data Objects(JDO) que fueron inspirados principalmente por los proveedores de base de datos orientadas a objetos (OODB) y nunca fueron adoptados por la comunidad de programación estándar.</w:delText>
        </w:r>
      </w:del>
    </w:p>
    <w:p w14:paraId="57872FAE" w14:textId="408B453D" w:rsidR="00ED33E9" w:rsidRPr="00ED33E9" w:rsidDel="007D58DF" w:rsidRDefault="00ED33E9" w:rsidP="007D58DF">
      <w:pPr>
        <w:spacing w:before="0" w:line="240" w:lineRule="auto"/>
        <w:ind w:left="0"/>
        <w:jc w:val="left"/>
        <w:rPr>
          <w:del w:id="742" w:author="COLMENA MATEOS Adrian" w:date="2018-11-26T11:51:00Z"/>
          <w:bCs/>
          <w:lang w:val="es-ES_tradnl"/>
        </w:rPr>
      </w:pPr>
      <w:del w:id="743" w:author="COLMENA MATEOS Adrian" w:date="2018-11-26T11:51:00Z">
        <w:r w:rsidRPr="00ED33E9" w:rsidDel="007D58DF">
          <w:rPr>
            <w:bCs/>
            <w:lang w:val="es-ES_tradnl"/>
          </w:rPr>
          <w:delText>JDO se llegó a convertir en una extensión del JDK pero nunca se convirtió en una parte integral de la plataforma Java. A pesar de todo esto</w:delText>
        </w:r>
      </w:del>
      <w:ins w:id="744" w:author="BERMEJO SOLIS Alba" w:date="2018-11-21T12:31:00Z">
        <w:del w:id="745" w:author="COLMENA MATEOS Adrian" w:date="2018-11-26T11:51:00Z">
          <w:r w:rsidR="005C2D8D" w:rsidDel="007D58DF">
            <w:rPr>
              <w:bCs/>
              <w:lang w:val="es-ES_tradnl"/>
            </w:rPr>
            <w:delText>Por desgracia</w:delText>
          </w:r>
        </w:del>
      </w:ins>
      <w:del w:id="746" w:author="COLMENA MATEOS Adrian" w:date="2018-11-26T11:51:00Z">
        <w:r w:rsidRPr="00ED33E9" w:rsidDel="007D58DF">
          <w:rPr>
            <w:bCs/>
            <w:lang w:val="es-ES_tradnl"/>
          </w:rPr>
          <w:delText xml:space="preserve">, los principales proveedores comerciales no compartían </w:delText>
        </w:r>
      </w:del>
      <w:ins w:id="747" w:author="BERMEJO SOLIS Alba" w:date="2018-11-21T12:31:00Z">
        <w:del w:id="748" w:author="COLMENA MATEOS Adrian" w:date="2018-11-26T11:51:00Z">
          <w:r w:rsidR="005C2D8D" w:rsidDel="007D58DF">
            <w:rPr>
              <w:bCs/>
              <w:lang w:val="es-ES_tradnl"/>
            </w:rPr>
            <w:delText xml:space="preserve">el mismo enfoque </w:delText>
          </w:r>
        </w:del>
      </w:ins>
      <w:del w:id="749" w:author="COLMENA MATEOS Adrian" w:date="2018-11-26T11:51:00Z">
        <w:r w:rsidRPr="00ED33E9" w:rsidDel="007D58DF">
          <w:rPr>
            <w:bCs/>
            <w:lang w:val="es-ES_tradnl"/>
          </w:rPr>
          <w:delText>la misma opinión sobre cómo se debe implementar un marco de persistencia, por tanto</w:delText>
        </w:r>
      </w:del>
      <w:ins w:id="750" w:author="BERMEJO SOLIS Alba" w:date="2018-11-21T12:32:00Z">
        <w:del w:id="751" w:author="COLMENA MATEOS Adrian" w:date="2018-11-26T11:51:00Z">
          <w:r w:rsidR="005C2D8D" w:rsidDel="007D58DF">
            <w:rPr>
              <w:bCs/>
              <w:lang w:val="es-ES_tradnl"/>
            </w:rPr>
            <w:delText>la solución por lo que</w:delText>
          </w:r>
        </w:del>
      </w:ins>
      <w:del w:id="752" w:author="COLMENA MATEOS Adrian" w:date="2018-11-26T11:51:00Z">
        <w:r w:rsidRPr="00ED33E9" w:rsidDel="007D58DF">
          <w:rPr>
            <w:bCs/>
            <w:lang w:val="es-ES_tradnl"/>
          </w:rPr>
          <w:delText>, rara vez se llegó a usar.</w:delText>
        </w:r>
      </w:del>
    </w:p>
    <w:p w14:paraId="1EE5B76F" w14:textId="6D996427" w:rsidR="00ED33E9" w:rsidRPr="00ED33E9" w:rsidDel="007D58DF" w:rsidRDefault="00ED33E9" w:rsidP="007D58DF">
      <w:pPr>
        <w:spacing w:before="0" w:line="240" w:lineRule="auto"/>
        <w:ind w:left="0"/>
        <w:jc w:val="left"/>
        <w:rPr>
          <w:del w:id="753" w:author="COLMENA MATEOS Adrian" w:date="2018-11-26T11:51:00Z"/>
          <w:bCs/>
          <w:lang w:val="es-ES_tradnl"/>
        </w:rPr>
      </w:pPr>
      <w:del w:id="754" w:author="COLMENA MATEOS Adrian" w:date="2018-11-26T11:51:00Z">
        <w:r w:rsidRPr="00ED33E9" w:rsidDel="007D58DF">
          <w:rPr>
            <w:bCs/>
            <w:lang w:val="es-ES_tradnl"/>
          </w:rPr>
          <w:delText>Una vez que el movimiento de persistencia de EJB 3.0 se puso en marcha, los principales proveedores se inscribieron para formar parte de la nueva iniciativa de persistencia. Fue entonces cuando se anunció que JDO se reduciría a la especificación de modo de mantenimiento y JPA se basaría tanto en JDO como en los proveedores de persistencia y se convertiría en el único estándar del futuro.</w:delText>
        </w:r>
      </w:del>
    </w:p>
    <w:p w14:paraId="67E1EF32" w14:textId="25722865" w:rsidR="00ED33E9" w:rsidRPr="00ED33E9" w:rsidDel="007D58DF" w:rsidRDefault="00ED33E9" w:rsidP="007D58DF">
      <w:pPr>
        <w:spacing w:before="0" w:line="240" w:lineRule="auto"/>
        <w:ind w:left="0"/>
        <w:jc w:val="left"/>
        <w:rPr>
          <w:del w:id="755" w:author="COLMENA MATEOS Adrian" w:date="2018-11-26T11:51:00Z"/>
          <w:lang w:val="es-ES_tradnl"/>
        </w:rPr>
      </w:pPr>
      <w:del w:id="756" w:author="COLMENA MATEOS Adrian" w:date="2018-11-26T11:51:00Z">
        <w:r w:rsidDel="007D58DF">
          <w:rPr>
            <w:lang w:val="es-ES_tradnl"/>
          </w:rPr>
          <w:delText>¿Por qué otro Estándar</w:delText>
        </w:r>
        <w:r w:rsidRPr="00ED33E9" w:rsidDel="007D58DF">
          <w:rPr>
            <w:lang w:val="es-ES_tradnl"/>
          </w:rPr>
          <w:delText>?</w:delText>
        </w:r>
      </w:del>
    </w:p>
    <w:p w14:paraId="1AD9875F" w14:textId="43B0A43A" w:rsidR="00ED33E9" w:rsidRPr="00ED33E9" w:rsidDel="007D58DF" w:rsidRDefault="00ED33E9" w:rsidP="007D58DF">
      <w:pPr>
        <w:spacing w:before="0" w:line="240" w:lineRule="auto"/>
        <w:ind w:left="0"/>
        <w:jc w:val="left"/>
        <w:rPr>
          <w:del w:id="757" w:author="COLMENA MATEOS Adrian" w:date="2018-11-26T11:51:00Z"/>
          <w:bCs/>
          <w:lang w:val="es-ES_tradnl"/>
        </w:rPr>
      </w:pPr>
      <w:del w:id="758" w:author="COLMENA MATEOS Adrian" w:date="2018-11-26T11:51:00Z">
        <w:r w:rsidRPr="00ED33E9" w:rsidDel="007D58DF">
          <w:rPr>
            <w:bCs/>
            <w:lang w:val="es-ES_tradnl"/>
          </w:rPr>
          <w:delText>Dicho estándar permitía al desarrollador poder tratar el objeto persistente como cualquier otro objeto Java y luego asignarlo a un almacén persistente y usar una API de persistencia para persistirlo. Debido a que los objetos eran objetos Java normales, este modelo de persistencia llegó a ser conocido como Plain Old Java Object (POJO).</w:delText>
        </w:r>
      </w:del>
    </w:p>
    <w:p w14:paraId="262B0568" w14:textId="0CDC7DFF" w:rsidR="00ED33E9" w:rsidRPr="00ED33E9" w:rsidDel="007D58DF" w:rsidRDefault="00ED33E9" w:rsidP="007D58DF">
      <w:pPr>
        <w:spacing w:before="0" w:line="240" w:lineRule="auto"/>
        <w:ind w:left="0"/>
        <w:jc w:val="left"/>
        <w:rPr>
          <w:del w:id="759" w:author="COLMENA MATEOS Adrian" w:date="2018-11-26T11:51:00Z"/>
          <w:bCs/>
          <w:lang w:val="es-ES_tradnl"/>
        </w:rPr>
      </w:pPr>
      <w:del w:id="760" w:author="COLMENA MATEOS Adrian" w:date="2018-11-26T11:51:00Z">
        <w:r w:rsidRPr="00ED33E9" w:rsidDel="007D58DF">
          <w:rPr>
            <w:bCs/>
            <w:lang w:val="es-ES_tradnl"/>
          </w:rPr>
          <w:delText>La necesidad de hacer otro estándar, es permitir una implementación completa sin la necesidad de acoplar a la aplicación un producto en concreto.</w:delText>
        </w:r>
      </w:del>
    </w:p>
    <w:p w14:paraId="5B7B1B9B" w14:textId="61F240F5" w:rsidR="00ED33E9" w:rsidDel="007D58DF" w:rsidRDefault="00ED33E9" w:rsidP="007D58DF">
      <w:pPr>
        <w:spacing w:before="0" w:line="240" w:lineRule="auto"/>
        <w:ind w:left="0"/>
        <w:jc w:val="left"/>
        <w:rPr>
          <w:del w:id="761" w:author="COLMENA MATEOS Adrian" w:date="2018-11-26T11:51:00Z"/>
          <w:bCs/>
          <w:lang w:val="es-ES_tradnl"/>
        </w:rPr>
      </w:pPr>
      <w:del w:id="762" w:author="COLMENA MATEOS Adrian" w:date="2018-11-26T11:51:00Z">
        <w:r w:rsidRPr="00ED33E9" w:rsidDel="007D58DF">
          <w:rPr>
            <w:bCs/>
            <w:lang w:val="es-ES_tradnl"/>
          </w:rPr>
          <w:delText>Vincular un estándar a un proyecto de código abierto como Hibernate sería problemático para el estándar y probablemente aún peor para el proyecto Hibernate. Sin embargo, el uso de una tecnología estándar permite que la empresa pueda cambiar de proveedor si la elección inicial no llega a cumplir con los requisitos necesarios.</w:delText>
        </w:r>
      </w:del>
    </w:p>
    <w:p w14:paraId="219B6DD9" w14:textId="590B343E" w:rsidR="009A1477" w:rsidRPr="00ED33E9" w:rsidDel="007D58DF" w:rsidRDefault="009A1477" w:rsidP="007D58DF">
      <w:pPr>
        <w:spacing w:before="0" w:line="240" w:lineRule="auto"/>
        <w:ind w:left="0"/>
        <w:jc w:val="left"/>
        <w:rPr>
          <w:del w:id="763" w:author="COLMENA MATEOS Adrian" w:date="2018-11-26T11:51:00Z"/>
          <w:lang w:val="es-ES_tradnl"/>
        </w:rPr>
      </w:pPr>
      <w:bookmarkStart w:id="764" w:name="_Toc530639612"/>
      <w:bookmarkStart w:id="765" w:name="_Toc530639992"/>
      <w:bookmarkStart w:id="766" w:name="_Toc530640032"/>
      <w:bookmarkStart w:id="767" w:name="_Toc530656241"/>
      <w:bookmarkStart w:id="768" w:name="_Toc530657628"/>
      <w:bookmarkStart w:id="769" w:name="_Toc530658046"/>
      <w:bookmarkStart w:id="770" w:name="_Toc530669548"/>
      <w:bookmarkStart w:id="771" w:name="_Toc530670766"/>
      <w:del w:id="772" w:author="COLMENA MATEOS Adrian" w:date="2018-11-26T11:51:00Z">
        <w:r w:rsidDel="007D58DF">
          <w:rPr>
            <w:lang w:val="es-ES_tradnl"/>
          </w:rPr>
          <w:delText>Java Persistence API (JPA)</w:delText>
        </w:r>
        <w:bookmarkStart w:id="773" w:name="_Toc530570033"/>
        <w:bookmarkStart w:id="774" w:name="_Toc530570135"/>
        <w:bookmarkStart w:id="775" w:name="_Toc530570360"/>
        <w:bookmarkStart w:id="776" w:name="_Toc530583690"/>
        <w:bookmarkStart w:id="777" w:name="_Toc530586197"/>
        <w:bookmarkStart w:id="778" w:name="_Toc530586924"/>
        <w:bookmarkStart w:id="779" w:name="_Toc530587282"/>
        <w:bookmarkStart w:id="780" w:name="_Toc530587363"/>
        <w:bookmarkStart w:id="781" w:name="_Toc530671968"/>
        <w:bookmarkStart w:id="782" w:name="_Toc530725934"/>
        <w:bookmarkStart w:id="783" w:name="_Toc530726512"/>
        <w:bookmarkStart w:id="784" w:name="_Toc530726703"/>
        <w:bookmarkEnd w:id="764"/>
        <w:bookmarkEnd w:id="765"/>
        <w:bookmarkEnd w:id="766"/>
        <w:bookmarkEnd w:id="767"/>
        <w:bookmarkEnd w:id="768"/>
        <w:bookmarkEnd w:id="769"/>
        <w:bookmarkEnd w:id="770"/>
        <w:bookmarkEnd w:id="771"/>
        <w:bookmarkEnd w:id="773"/>
        <w:bookmarkEnd w:id="774"/>
        <w:bookmarkEnd w:id="775"/>
        <w:bookmarkEnd w:id="776"/>
        <w:bookmarkEnd w:id="777"/>
        <w:bookmarkEnd w:id="778"/>
        <w:bookmarkEnd w:id="779"/>
        <w:bookmarkEnd w:id="780"/>
        <w:bookmarkEnd w:id="781"/>
        <w:bookmarkEnd w:id="782"/>
        <w:bookmarkEnd w:id="783"/>
        <w:bookmarkEnd w:id="784"/>
      </w:del>
    </w:p>
    <w:p w14:paraId="23110ADF" w14:textId="1DE00C69" w:rsidR="009A1477" w:rsidRPr="009A1477" w:rsidDel="007D58DF" w:rsidRDefault="009A1477" w:rsidP="007D58DF">
      <w:pPr>
        <w:spacing w:before="0" w:line="240" w:lineRule="auto"/>
        <w:ind w:left="0"/>
        <w:jc w:val="left"/>
        <w:rPr>
          <w:del w:id="785" w:author="COLMENA MATEOS Adrian" w:date="2018-11-26T11:51:00Z"/>
        </w:rPr>
      </w:pPr>
      <w:del w:id="786" w:author="COLMENA MATEOS Adrian" w:date="2018-11-26T11:51:00Z">
        <w:r w:rsidRPr="009A1477" w:rsidDel="007D58DF">
          <w:delText xml:space="preserve">La API de Persistencia Java es un framework ligero, y basado en POJO para la persistencia Java. </w:delText>
        </w:r>
        <w:bookmarkStart w:id="787" w:name="_Toc530570034"/>
        <w:bookmarkStart w:id="788" w:name="_Toc530570136"/>
        <w:bookmarkStart w:id="789" w:name="_Toc530570361"/>
        <w:bookmarkStart w:id="790" w:name="_Toc530583691"/>
        <w:bookmarkStart w:id="791" w:name="_Toc530586198"/>
        <w:bookmarkStart w:id="792" w:name="_Toc530586925"/>
        <w:bookmarkStart w:id="793" w:name="_Toc530587283"/>
        <w:bookmarkStart w:id="794" w:name="_Toc530587364"/>
        <w:bookmarkStart w:id="795" w:name="_Toc530671969"/>
        <w:bookmarkStart w:id="796" w:name="_Toc530725935"/>
        <w:bookmarkStart w:id="797" w:name="_Toc530726513"/>
        <w:bookmarkStart w:id="798" w:name="_Toc530726704"/>
        <w:bookmarkEnd w:id="787"/>
        <w:bookmarkEnd w:id="788"/>
        <w:bookmarkEnd w:id="789"/>
        <w:bookmarkEnd w:id="790"/>
        <w:bookmarkEnd w:id="791"/>
        <w:bookmarkEnd w:id="792"/>
        <w:bookmarkEnd w:id="793"/>
        <w:bookmarkEnd w:id="794"/>
        <w:bookmarkEnd w:id="795"/>
        <w:bookmarkEnd w:id="796"/>
        <w:bookmarkEnd w:id="797"/>
        <w:bookmarkEnd w:id="798"/>
      </w:del>
    </w:p>
    <w:p w14:paraId="5FDACD13" w14:textId="64D5F85D" w:rsidR="009A1477" w:rsidRPr="009A1477" w:rsidDel="007D58DF" w:rsidRDefault="009A1477" w:rsidP="007D58DF">
      <w:pPr>
        <w:spacing w:before="0" w:line="240" w:lineRule="auto"/>
        <w:ind w:left="0"/>
        <w:jc w:val="left"/>
        <w:rPr>
          <w:del w:id="799" w:author="COLMENA MATEOS Adrian" w:date="2018-11-26T11:51:00Z"/>
        </w:rPr>
      </w:pPr>
      <w:del w:id="800" w:author="COLMENA MATEOS Adrian" w:date="2018-11-26T11:51:00Z">
        <w:r w:rsidRPr="009A1477" w:rsidDel="007D58DF">
          <w:delText>Aunque el mapeo objeto-relacional es uno de los principales componentes de la API, también ofrece soluciones a los problemas de la integración de la persistencia dentro de aplicaciones escalables. Los siguientes apartados dan una visión más amplia de la mayoría de aspectos de esta tecnología.</w:delText>
        </w:r>
        <w:bookmarkStart w:id="801" w:name="_Toc530570035"/>
        <w:bookmarkStart w:id="802" w:name="_Toc530570137"/>
        <w:bookmarkStart w:id="803" w:name="_Toc530570362"/>
        <w:bookmarkStart w:id="804" w:name="_Toc530583692"/>
        <w:bookmarkStart w:id="805" w:name="_Toc530586199"/>
        <w:bookmarkStart w:id="806" w:name="_Toc530586926"/>
        <w:bookmarkStart w:id="807" w:name="_Toc530587284"/>
        <w:bookmarkStart w:id="808" w:name="_Toc530587365"/>
        <w:bookmarkStart w:id="809" w:name="_Toc530671970"/>
        <w:bookmarkStart w:id="810" w:name="_Toc530725936"/>
        <w:bookmarkStart w:id="811" w:name="_Toc530726514"/>
        <w:bookmarkStart w:id="812" w:name="_Toc530726705"/>
        <w:bookmarkEnd w:id="801"/>
        <w:bookmarkEnd w:id="802"/>
        <w:bookmarkEnd w:id="803"/>
        <w:bookmarkEnd w:id="804"/>
        <w:bookmarkEnd w:id="805"/>
        <w:bookmarkEnd w:id="806"/>
        <w:bookmarkEnd w:id="807"/>
        <w:bookmarkEnd w:id="808"/>
        <w:bookmarkEnd w:id="809"/>
        <w:bookmarkEnd w:id="810"/>
        <w:bookmarkEnd w:id="811"/>
        <w:bookmarkEnd w:id="812"/>
      </w:del>
    </w:p>
    <w:p w14:paraId="67FA375A" w14:textId="1DB0330E" w:rsidR="009A1477" w:rsidRPr="009A1477" w:rsidDel="007D58DF" w:rsidRDefault="009A1477" w:rsidP="007D58DF">
      <w:pPr>
        <w:spacing w:before="0" w:line="240" w:lineRule="auto"/>
        <w:ind w:left="0"/>
        <w:jc w:val="left"/>
        <w:rPr>
          <w:del w:id="813" w:author="COLMENA MATEOS Adrian" w:date="2018-11-26T11:51:00Z"/>
          <w:b/>
        </w:rPr>
      </w:pPr>
      <w:del w:id="814" w:author="COLMENA MATEOS Adrian" w:date="2018-11-26T11:51:00Z">
        <w:r w:rsidRPr="009A1477" w:rsidDel="007D58DF">
          <w:delText>JPA no es un producto, sino sólo una especificación que no puede funcionar por sí sola. JPA, por supuesto, requiere una base de datos para persistir.</w:delText>
        </w:r>
        <w:bookmarkStart w:id="815" w:name="_Toc251162747"/>
        <w:bookmarkStart w:id="816" w:name="_Toc242851391"/>
        <w:bookmarkStart w:id="817" w:name="_Toc203292709"/>
        <w:bookmarkStart w:id="818" w:name="_Toc156366045"/>
        <w:bookmarkStart w:id="819" w:name="_Toc257821538"/>
        <w:r w:rsidRPr="009A1477" w:rsidDel="007D58DF">
          <w:delText xml:space="preserve"> </w:delText>
        </w:r>
        <w:bookmarkStart w:id="820" w:name="_Toc530570036"/>
        <w:bookmarkStart w:id="821" w:name="_Toc530570138"/>
        <w:bookmarkStart w:id="822" w:name="_Toc530570363"/>
        <w:bookmarkStart w:id="823" w:name="_Toc530583693"/>
        <w:bookmarkStart w:id="824" w:name="_Toc530586200"/>
        <w:bookmarkStart w:id="825" w:name="_Toc530586927"/>
        <w:bookmarkStart w:id="826" w:name="_Toc530587285"/>
        <w:bookmarkStart w:id="827" w:name="_Toc530587366"/>
        <w:bookmarkStart w:id="828" w:name="_Toc530671971"/>
        <w:bookmarkStart w:id="829" w:name="_Toc530725937"/>
        <w:bookmarkStart w:id="830" w:name="_Toc530726515"/>
        <w:bookmarkStart w:id="831" w:name="_Toc530726706"/>
        <w:bookmarkEnd w:id="820"/>
        <w:bookmarkEnd w:id="821"/>
        <w:bookmarkEnd w:id="822"/>
        <w:bookmarkEnd w:id="823"/>
        <w:bookmarkEnd w:id="824"/>
        <w:bookmarkEnd w:id="825"/>
        <w:bookmarkEnd w:id="826"/>
        <w:bookmarkEnd w:id="827"/>
        <w:bookmarkEnd w:id="828"/>
        <w:bookmarkEnd w:id="829"/>
        <w:bookmarkEnd w:id="830"/>
        <w:bookmarkEnd w:id="831"/>
      </w:del>
    </w:p>
    <w:p w14:paraId="052A75A7" w14:textId="0BA36A0B" w:rsidR="009A1477" w:rsidRPr="009A1477" w:rsidDel="007D58DF" w:rsidRDefault="009A1477" w:rsidP="007D58DF">
      <w:pPr>
        <w:spacing w:before="0" w:line="240" w:lineRule="auto"/>
        <w:ind w:left="0"/>
        <w:jc w:val="left"/>
        <w:rPr>
          <w:del w:id="832" w:author="COLMENA MATEOS Adrian" w:date="2018-11-26T11:51:00Z"/>
        </w:rPr>
      </w:pPr>
      <w:bookmarkStart w:id="833" w:name="_Toc530557433"/>
      <w:bookmarkStart w:id="834" w:name="_Toc530558049"/>
      <w:bookmarkStart w:id="835" w:name="_Toc530639613"/>
      <w:bookmarkStart w:id="836" w:name="_Toc530639993"/>
      <w:bookmarkStart w:id="837" w:name="_Toc530640033"/>
      <w:bookmarkStart w:id="838" w:name="_Toc530656242"/>
      <w:bookmarkStart w:id="839" w:name="_Toc530657629"/>
      <w:bookmarkStart w:id="840" w:name="_Toc530658047"/>
      <w:bookmarkStart w:id="841" w:name="_Toc530669549"/>
      <w:bookmarkStart w:id="842" w:name="_Toc530670767"/>
      <w:del w:id="843" w:author="COLMENA MATEOS Adrian" w:date="2018-11-26T11:51:00Z">
        <w:r w:rsidRPr="009A1477" w:rsidDel="007D58DF">
          <w:delText>EJB 3.0 and JPA 1.0</w:delText>
        </w:r>
        <w:bookmarkStart w:id="844" w:name="_Toc530570037"/>
        <w:bookmarkStart w:id="845" w:name="_Toc530570139"/>
        <w:bookmarkStart w:id="846" w:name="_Toc530570364"/>
        <w:bookmarkStart w:id="847" w:name="_Toc530583694"/>
        <w:bookmarkStart w:id="848" w:name="_Toc530586201"/>
        <w:bookmarkStart w:id="849" w:name="_Toc530586928"/>
        <w:bookmarkStart w:id="850" w:name="_Toc530587286"/>
        <w:bookmarkStart w:id="851" w:name="_Toc530587367"/>
        <w:bookmarkStart w:id="852" w:name="_Toc530671972"/>
        <w:bookmarkStart w:id="853" w:name="_Toc530725938"/>
        <w:bookmarkStart w:id="854" w:name="_Toc530726516"/>
        <w:bookmarkStart w:id="855" w:name="_Toc530726707"/>
        <w:bookmarkEnd w:id="833"/>
        <w:bookmarkEnd w:id="834"/>
        <w:bookmarkEnd w:id="835"/>
        <w:bookmarkEnd w:id="836"/>
        <w:bookmarkEnd w:id="837"/>
        <w:bookmarkEnd w:id="838"/>
        <w:bookmarkEnd w:id="839"/>
        <w:bookmarkEnd w:id="840"/>
        <w:bookmarkEnd w:id="841"/>
        <w:bookmarkEnd w:id="842"/>
        <w:bookmarkEnd w:id="844"/>
        <w:bookmarkEnd w:id="845"/>
        <w:bookmarkEnd w:id="846"/>
        <w:bookmarkEnd w:id="847"/>
        <w:bookmarkEnd w:id="848"/>
        <w:bookmarkEnd w:id="849"/>
        <w:bookmarkEnd w:id="850"/>
        <w:bookmarkEnd w:id="851"/>
        <w:bookmarkEnd w:id="852"/>
        <w:bookmarkEnd w:id="853"/>
        <w:bookmarkEnd w:id="854"/>
        <w:bookmarkEnd w:id="855"/>
      </w:del>
    </w:p>
    <w:p w14:paraId="48F0481B" w14:textId="55C6D9F5" w:rsidR="009A1477" w:rsidRPr="009A1477" w:rsidDel="007D58DF" w:rsidRDefault="009A1477" w:rsidP="007D58DF">
      <w:pPr>
        <w:spacing w:before="0" w:line="240" w:lineRule="auto"/>
        <w:ind w:left="0"/>
        <w:jc w:val="left"/>
        <w:rPr>
          <w:del w:id="856" w:author="COLMENA MATEOS Adrian" w:date="2018-11-26T11:51:00Z"/>
        </w:rPr>
      </w:pPr>
      <w:del w:id="857" w:author="COLMENA MATEOS Adrian" w:date="2018-11-26T11:51:00Z">
        <w:r w:rsidRPr="009A1477" w:rsidDel="007D58DF">
          <w:delText>Después de años de quejas sobre la complejidad para la construcción de aplicaciones empresariales con Java, «facilidad de desarrollo» fue el lema de salida para la plataforma Java EE 5. EJB 3.0 se encargó</w:delText>
        </w:r>
        <w:r w:rsidR="00184FD2" w:rsidDel="007D58DF">
          <w:delText xml:space="preserve"> de ello</w:delText>
        </w:r>
        <w:r w:rsidRPr="009A1477" w:rsidDel="007D58DF">
          <w:delText xml:space="preserve"> y encontró maneras de realizar JavaBeans empresariales más sencillas y productivas.</w:delText>
        </w:r>
        <w:bookmarkStart w:id="858" w:name="_Toc530570038"/>
        <w:bookmarkStart w:id="859" w:name="_Toc530570140"/>
        <w:bookmarkStart w:id="860" w:name="_Toc530570365"/>
        <w:bookmarkStart w:id="861" w:name="_Toc530583695"/>
        <w:bookmarkStart w:id="862" w:name="_Toc530586202"/>
        <w:bookmarkStart w:id="863" w:name="_Toc530586929"/>
        <w:bookmarkStart w:id="864" w:name="_Toc530587287"/>
        <w:bookmarkStart w:id="865" w:name="_Toc530587368"/>
        <w:bookmarkStart w:id="866" w:name="_Toc530671973"/>
        <w:bookmarkStart w:id="867" w:name="_Toc530725939"/>
        <w:bookmarkStart w:id="868" w:name="_Toc530726517"/>
        <w:bookmarkStart w:id="869" w:name="_Toc530726708"/>
        <w:bookmarkEnd w:id="858"/>
        <w:bookmarkEnd w:id="859"/>
        <w:bookmarkEnd w:id="860"/>
        <w:bookmarkEnd w:id="861"/>
        <w:bookmarkEnd w:id="862"/>
        <w:bookmarkEnd w:id="863"/>
        <w:bookmarkEnd w:id="864"/>
        <w:bookmarkEnd w:id="865"/>
        <w:bookmarkEnd w:id="866"/>
        <w:bookmarkEnd w:id="867"/>
        <w:bookmarkEnd w:id="868"/>
        <w:bookmarkEnd w:id="869"/>
      </w:del>
    </w:p>
    <w:p w14:paraId="450B15BD" w14:textId="68CC5FA5" w:rsidR="009A1477" w:rsidRPr="009A1477" w:rsidDel="007D58DF" w:rsidRDefault="009A1477" w:rsidP="007D58DF">
      <w:pPr>
        <w:spacing w:before="0" w:line="240" w:lineRule="auto"/>
        <w:ind w:left="0"/>
        <w:jc w:val="left"/>
        <w:rPr>
          <w:del w:id="870" w:author="COLMENA MATEOS Adrian" w:date="2018-11-26T11:51:00Z"/>
        </w:rPr>
      </w:pPr>
      <w:del w:id="871" w:author="COLMENA MATEOS Adrian" w:date="2018-11-26T11:51:00Z">
        <w:r w:rsidRPr="009A1477" w:rsidDel="007D58DF">
          <w:delText xml:space="preserve">Esta iniciativa consistía en mantener la implementación de interfaces y descriptores más allá del código de la aplicación y adoptar el modelo natural de objetos del lenguaje Java. </w:delText>
        </w:r>
        <w:bookmarkStart w:id="872" w:name="_Toc530570039"/>
        <w:bookmarkStart w:id="873" w:name="_Toc530570141"/>
        <w:bookmarkStart w:id="874" w:name="_Toc530570366"/>
        <w:bookmarkStart w:id="875" w:name="_Toc530583696"/>
        <w:bookmarkStart w:id="876" w:name="_Toc530586203"/>
        <w:bookmarkStart w:id="877" w:name="_Toc530586930"/>
        <w:bookmarkStart w:id="878" w:name="_Toc530587288"/>
        <w:bookmarkStart w:id="879" w:name="_Toc530587369"/>
        <w:bookmarkStart w:id="880" w:name="_Toc530671974"/>
        <w:bookmarkStart w:id="881" w:name="_Toc530725940"/>
        <w:bookmarkStart w:id="882" w:name="_Toc530726518"/>
        <w:bookmarkStart w:id="883" w:name="_Toc530726709"/>
        <w:bookmarkEnd w:id="872"/>
        <w:bookmarkEnd w:id="873"/>
        <w:bookmarkEnd w:id="874"/>
        <w:bookmarkEnd w:id="875"/>
        <w:bookmarkEnd w:id="876"/>
        <w:bookmarkEnd w:id="877"/>
        <w:bookmarkEnd w:id="878"/>
        <w:bookmarkEnd w:id="879"/>
        <w:bookmarkEnd w:id="880"/>
        <w:bookmarkEnd w:id="881"/>
        <w:bookmarkEnd w:id="882"/>
        <w:bookmarkEnd w:id="883"/>
      </w:del>
    </w:p>
    <w:p w14:paraId="554DDD02" w14:textId="289E8EBE" w:rsidR="009A1477" w:rsidRPr="009A1477" w:rsidDel="007D58DF" w:rsidRDefault="009A1477" w:rsidP="007D58DF">
      <w:pPr>
        <w:spacing w:before="0" w:line="240" w:lineRule="auto"/>
        <w:ind w:left="0"/>
        <w:jc w:val="left"/>
        <w:rPr>
          <w:del w:id="884" w:author="COLMENA MATEOS Adrian" w:date="2018-11-26T11:51:00Z"/>
        </w:rPr>
      </w:pPr>
      <w:del w:id="885" w:author="COLMENA MATEOS Adrian" w:date="2018-11-26T11:51:00Z">
        <w:r w:rsidRPr="009A1477" w:rsidDel="007D58DF">
          <w:delText>Así, los principales distribuidores de soluciones de mapeo objeto-relacional dieron un paso adelante y estandarizaron las mejores prácticas representadas por sus productos. Hibernate y TopLink fueron los primeros en firmar acuerdos con los proveedores de EJB, seguido</w:delText>
        </w:r>
        <w:r w:rsidR="00184FD2" w:rsidDel="007D58DF">
          <w:delText>s</w:delText>
        </w:r>
        <w:r w:rsidRPr="009A1477" w:rsidDel="007D58DF">
          <w:delText xml:space="preserve"> por aquellos de JDO.</w:delText>
        </w:r>
        <w:bookmarkStart w:id="886" w:name="_Toc530570040"/>
        <w:bookmarkStart w:id="887" w:name="_Toc530570142"/>
        <w:bookmarkStart w:id="888" w:name="_Toc530570367"/>
        <w:bookmarkStart w:id="889" w:name="_Toc530583697"/>
        <w:bookmarkStart w:id="890" w:name="_Toc530586204"/>
        <w:bookmarkStart w:id="891" w:name="_Toc530586931"/>
        <w:bookmarkStart w:id="892" w:name="_Toc530587289"/>
        <w:bookmarkStart w:id="893" w:name="_Toc530587370"/>
        <w:bookmarkStart w:id="894" w:name="_Toc530671975"/>
        <w:bookmarkStart w:id="895" w:name="_Toc530725941"/>
        <w:bookmarkStart w:id="896" w:name="_Toc530726519"/>
        <w:bookmarkStart w:id="897" w:name="_Toc530726710"/>
        <w:bookmarkEnd w:id="886"/>
        <w:bookmarkEnd w:id="887"/>
        <w:bookmarkEnd w:id="888"/>
        <w:bookmarkEnd w:id="889"/>
        <w:bookmarkEnd w:id="890"/>
        <w:bookmarkEnd w:id="891"/>
        <w:bookmarkEnd w:id="892"/>
        <w:bookmarkEnd w:id="893"/>
        <w:bookmarkEnd w:id="894"/>
        <w:bookmarkEnd w:id="895"/>
        <w:bookmarkEnd w:id="896"/>
        <w:bookmarkEnd w:id="897"/>
      </w:del>
    </w:p>
    <w:p w14:paraId="27247E67" w14:textId="64842E6C" w:rsidR="009A1477" w:rsidRPr="009A1477" w:rsidDel="007D58DF" w:rsidRDefault="009A1477" w:rsidP="007D58DF">
      <w:pPr>
        <w:spacing w:before="0" w:line="240" w:lineRule="auto"/>
        <w:ind w:left="0"/>
        <w:jc w:val="left"/>
        <w:rPr>
          <w:del w:id="898" w:author="COLMENA MATEOS Adrian" w:date="2018-11-26T11:51:00Z"/>
        </w:rPr>
      </w:pPr>
      <w:del w:id="899" w:author="COLMENA MATEOS Adrian" w:date="2018-11-26T11:51:00Z">
        <w:r w:rsidRPr="009A1477" w:rsidDel="007D58DF">
          <w:delText>El uso de anotaciones dio lugar a una nueva manera de usar la persistencia en aplicaciones que nunca ante</w:delText>
        </w:r>
        <w:r w:rsidR="00184FD2" w:rsidDel="007D58DF">
          <w:delText>s se había</w:delText>
        </w:r>
        <w:r w:rsidRPr="009A1477" w:rsidDel="007D58DF">
          <w:delText xml:space="preserve"> visto.</w:delText>
        </w:r>
        <w:bookmarkStart w:id="900" w:name="_Toc530570041"/>
        <w:bookmarkStart w:id="901" w:name="_Toc530570143"/>
        <w:bookmarkStart w:id="902" w:name="_Toc530570368"/>
        <w:bookmarkStart w:id="903" w:name="_Toc530583698"/>
        <w:bookmarkStart w:id="904" w:name="_Toc530586205"/>
        <w:bookmarkStart w:id="905" w:name="_Toc530586932"/>
        <w:bookmarkStart w:id="906" w:name="_Toc530587290"/>
        <w:bookmarkStart w:id="907" w:name="_Toc530587371"/>
        <w:bookmarkStart w:id="908" w:name="_Toc530671976"/>
        <w:bookmarkStart w:id="909" w:name="_Toc530725942"/>
        <w:bookmarkStart w:id="910" w:name="_Toc530726520"/>
        <w:bookmarkStart w:id="911" w:name="_Toc530726711"/>
        <w:bookmarkEnd w:id="900"/>
        <w:bookmarkEnd w:id="901"/>
        <w:bookmarkEnd w:id="902"/>
        <w:bookmarkEnd w:id="903"/>
        <w:bookmarkEnd w:id="904"/>
        <w:bookmarkEnd w:id="905"/>
        <w:bookmarkEnd w:id="906"/>
        <w:bookmarkEnd w:id="907"/>
        <w:bookmarkEnd w:id="908"/>
        <w:bookmarkEnd w:id="909"/>
        <w:bookmarkEnd w:id="910"/>
        <w:bookmarkEnd w:id="911"/>
      </w:del>
    </w:p>
    <w:p w14:paraId="3E1205BE" w14:textId="64DB64F6" w:rsidR="009A1477" w:rsidRPr="009A1477" w:rsidDel="007D58DF" w:rsidRDefault="009A1477" w:rsidP="007D58DF">
      <w:pPr>
        <w:spacing w:before="0" w:line="240" w:lineRule="auto"/>
        <w:ind w:left="0"/>
        <w:jc w:val="left"/>
        <w:rPr>
          <w:del w:id="912" w:author="COLMENA MATEOS Adrian" w:date="2018-11-26T11:51:00Z"/>
        </w:rPr>
      </w:pPr>
      <w:del w:id="913" w:author="COLMENA MATEOS Adrian" w:date="2018-11-26T11:51:00Z">
        <w:r w:rsidRPr="009A1477" w:rsidDel="007D58DF">
          <w:delText>La especificación resultante EJB 3.0, que vio la luz en 2006, terminó siendo dividida en tres partes con sus tres respectivos documentos. El primero contenía todo el contenido del modelo de componentes heredados de EJB, y el segundo describía el nuevo modelo de c</w:delText>
        </w:r>
        <w:r w:rsidR="00184FD2" w:rsidDel="007D58DF">
          <w:delText>omponentes POJO simplificado. El</w:delText>
        </w:r>
        <w:r w:rsidRPr="009A1477" w:rsidDel="007D58DF">
          <w:delText xml:space="preserve"> tercero era JPA, una especificación independiente que describe el modelo de persistencia en los entornos Java SE y Java EE. </w:delText>
        </w:r>
        <w:bookmarkStart w:id="914" w:name="_Toc530570042"/>
        <w:bookmarkStart w:id="915" w:name="_Toc530570144"/>
        <w:bookmarkStart w:id="916" w:name="_Toc530570369"/>
        <w:bookmarkStart w:id="917" w:name="_Toc530583699"/>
        <w:bookmarkStart w:id="918" w:name="_Toc530586206"/>
        <w:bookmarkStart w:id="919" w:name="_Toc530586933"/>
        <w:bookmarkStart w:id="920" w:name="_Toc530587291"/>
        <w:bookmarkStart w:id="921" w:name="_Toc530587372"/>
        <w:bookmarkStart w:id="922" w:name="_Toc530671977"/>
        <w:bookmarkStart w:id="923" w:name="_Toc530725943"/>
        <w:bookmarkStart w:id="924" w:name="_Toc530726521"/>
        <w:bookmarkStart w:id="925" w:name="_Toc530726712"/>
        <w:bookmarkEnd w:id="914"/>
        <w:bookmarkEnd w:id="915"/>
        <w:bookmarkEnd w:id="916"/>
        <w:bookmarkEnd w:id="917"/>
        <w:bookmarkEnd w:id="918"/>
        <w:bookmarkEnd w:id="919"/>
        <w:bookmarkEnd w:id="920"/>
        <w:bookmarkEnd w:id="921"/>
        <w:bookmarkEnd w:id="922"/>
        <w:bookmarkEnd w:id="923"/>
        <w:bookmarkEnd w:id="924"/>
        <w:bookmarkEnd w:id="925"/>
      </w:del>
    </w:p>
    <w:p w14:paraId="54731912" w14:textId="18F994B9" w:rsidR="009A1477" w:rsidDel="007D58DF" w:rsidRDefault="009A1477" w:rsidP="007D58DF">
      <w:pPr>
        <w:spacing w:before="0" w:line="240" w:lineRule="auto"/>
        <w:ind w:left="0"/>
        <w:jc w:val="left"/>
        <w:rPr>
          <w:del w:id="926" w:author="COLMENA MATEOS Adrian" w:date="2018-11-26T11:51:00Z"/>
        </w:rPr>
      </w:pPr>
      <w:del w:id="927" w:author="COLMENA MATEOS Adrian" w:date="2018-11-26T11:51:00Z">
        <w:r w:rsidRPr="009A1477" w:rsidDel="007D58DF">
          <w:delText xml:space="preserve">La </w:delText>
        </w:r>
        <w:r w:rsidDel="007D58DF">
          <w:delText>Figura 1-8</w:delText>
        </w:r>
        <w:r w:rsidRPr="009A1477" w:rsidDel="007D58DF">
          <w:delText xml:space="preserve"> muestra</w:delText>
        </w:r>
        <w:r w:rsidR="00184FD2" w:rsidDel="007D58DF">
          <w:delText xml:space="preserve"> un esquema de</w:delText>
        </w:r>
        <w:r w:rsidRPr="009A1477" w:rsidDel="007D58DF">
          <w:delText xml:space="preserve"> JPA en el entorno Java EE.</w:delText>
        </w:r>
        <w:bookmarkStart w:id="928" w:name="_Toc530570043"/>
        <w:bookmarkStart w:id="929" w:name="_Toc530570145"/>
        <w:bookmarkStart w:id="930" w:name="_Toc530570370"/>
        <w:bookmarkStart w:id="931" w:name="_Toc530583700"/>
        <w:bookmarkStart w:id="932" w:name="_Toc530586207"/>
        <w:bookmarkStart w:id="933" w:name="_Toc530586934"/>
        <w:bookmarkStart w:id="934" w:name="_Toc530587292"/>
        <w:bookmarkStart w:id="935" w:name="_Toc530587373"/>
        <w:bookmarkStart w:id="936" w:name="_Toc530671978"/>
        <w:bookmarkStart w:id="937" w:name="_Toc530725944"/>
        <w:bookmarkStart w:id="938" w:name="_Toc530726522"/>
        <w:bookmarkStart w:id="939" w:name="_Toc530726713"/>
        <w:bookmarkEnd w:id="928"/>
        <w:bookmarkEnd w:id="929"/>
        <w:bookmarkEnd w:id="930"/>
        <w:bookmarkEnd w:id="931"/>
        <w:bookmarkEnd w:id="932"/>
        <w:bookmarkEnd w:id="933"/>
        <w:bookmarkEnd w:id="934"/>
        <w:bookmarkEnd w:id="935"/>
        <w:bookmarkEnd w:id="936"/>
        <w:bookmarkEnd w:id="937"/>
        <w:bookmarkEnd w:id="938"/>
        <w:bookmarkEnd w:id="939"/>
      </w:del>
    </w:p>
    <w:p w14:paraId="6A037FAA" w14:textId="39CB30AF" w:rsidR="009A1477" w:rsidDel="007D58DF" w:rsidRDefault="009A1477" w:rsidP="007D58DF">
      <w:pPr>
        <w:spacing w:before="0" w:line="240" w:lineRule="auto"/>
        <w:ind w:left="0"/>
        <w:jc w:val="left"/>
        <w:rPr>
          <w:del w:id="940" w:author="COLMENA MATEOS Adrian" w:date="2018-11-26T11:51:00Z"/>
        </w:rPr>
      </w:pPr>
      <w:bookmarkStart w:id="941" w:name="_Toc530570044"/>
      <w:bookmarkStart w:id="942" w:name="_Toc530570146"/>
      <w:bookmarkStart w:id="943" w:name="_Toc530570371"/>
      <w:bookmarkStart w:id="944" w:name="_Toc530583701"/>
      <w:bookmarkStart w:id="945" w:name="_Toc530586208"/>
      <w:bookmarkStart w:id="946" w:name="_Toc530586935"/>
      <w:bookmarkStart w:id="947" w:name="_Toc530587293"/>
      <w:bookmarkStart w:id="948" w:name="_Toc530587374"/>
      <w:bookmarkStart w:id="949" w:name="_Toc530671979"/>
      <w:bookmarkStart w:id="950" w:name="_Toc530725945"/>
      <w:bookmarkStart w:id="951" w:name="_Toc530726523"/>
      <w:bookmarkStart w:id="952" w:name="_Toc530726714"/>
      <w:bookmarkEnd w:id="941"/>
      <w:bookmarkEnd w:id="942"/>
      <w:bookmarkEnd w:id="943"/>
      <w:bookmarkEnd w:id="944"/>
      <w:bookmarkEnd w:id="945"/>
      <w:bookmarkEnd w:id="946"/>
      <w:bookmarkEnd w:id="947"/>
      <w:bookmarkEnd w:id="948"/>
      <w:bookmarkEnd w:id="949"/>
      <w:bookmarkEnd w:id="950"/>
      <w:bookmarkEnd w:id="951"/>
      <w:bookmarkEnd w:id="952"/>
    </w:p>
    <w:p w14:paraId="5E01E73B" w14:textId="43177B3F" w:rsidR="009A1477" w:rsidDel="007D58DF" w:rsidRDefault="009A1477" w:rsidP="007D58DF">
      <w:pPr>
        <w:spacing w:before="0" w:line="240" w:lineRule="auto"/>
        <w:ind w:left="0"/>
        <w:jc w:val="left"/>
        <w:rPr>
          <w:del w:id="953" w:author="COLMENA MATEOS Adrian" w:date="2018-11-26T11:51:00Z"/>
        </w:rPr>
      </w:pPr>
      <w:bookmarkStart w:id="954" w:name="_Toc530570045"/>
      <w:bookmarkStart w:id="955" w:name="_Toc530570147"/>
      <w:bookmarkStart w:id="956" w:name="_Toc530570372"/>
      <w:bookmarkStart w:id="957" w:name="_Toc530583702"/>
      <w:bookmarkStart w:id="958" w:name="_Toc530586209"/>
      <w:bookmarkStart w:id="959" w:name="_Toc530586936"/>
      <w:bookmarkStart w:id="960" w:name="_Toc530587294"/>
      <w:bookmarkStart w:id="961" w:name="_Toc530587375"/>
      <w:bookmarkStart w:id="962" w:name="_Toc530671980"/>
      <w:bookmarkStart w:id="963" w:name="_Toc530725946"/>
      <w:bookmarkStart w:id="964" w:name="_Toc530726524"/>
      <w:bookmarkStart w:id="965" w:name="_Toc530726715"/>
      <w:bookmarkEnd w:id="954"/>
      <w:bookmarkEnd w:id="955"/>
      <w:bookmarkEnd w:id="956"/>
      <w:bookmarkEnd w:id="957"/>
      <w:bookmarkEnd w:id="958"/>
      <w:bookmarkEnd w:id="959"/>
      <w:bookmarkEnd w:id="960"/>
      <w:bookmarkEnd w:id="961"/>
      <w:bookmarkEnd w:id="962"/>
      <w:bookmarkEnd w:id="963"/>
      <w:bookmarkEnd w:id="964"/>
      <w:bookmarkEnd w:id="965"/>
    </w:p>
    <w:p w14:paraId="674278AD" w14:textId="096AE706" w:rsidR="009A1477" w:rsidDel="007D58DF" w:rsidRDefault="009A1477" w:rsidP="007D58DF">
      <w:pPr>
        <w:spacing w:before="0" w:line="240" w:lineRule="auto"/>
        <w:ind w:left="0"/>
        <w:jc w:val="left"/>
        <w:rPr>
          <w:del w:id="966" w:author="COLMENA MATEOS Adrian" w:date="2018-11-26T11:51:00Z"/>
        </w:rPr>
      </w:pPr>
      <w:del w:id="967" w:author="COLMENA MATEOS Adrian" w:date="2018-11-26T11:51:00Z">
        <w:r w:rsidRPr="009A1477" w:rsidDel="007D58DF">
          <w:rPr>
            <w:noProof/>
            <w:lang w:eastAsia="es-ES"/>
          </w:rPr>
          <w:drawing>
            <wp:anchor distT="0" distB="0" distL="114300" distR="114300" simplePos="0" relativeHeight="251714560" behindDoc="1" locked="0" layoutInCell="1" allowOverlap="1" wp14:anchorId="0A5B999B" wp14:editId="2DC7E587">
              <wp:simplePos x="0" y="0"/>
              <wp:positionH relativeFrom="margin">
                <wp:align>center</wp:align>
              </wp:positionH>
              <wp:positionV relativeFrom="margin">
                <wp:posOffset>-273713</wp:posOffset>
              </wp:positionV>
              <wp:extent cx="5239385" cy="179451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385" cy="17945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68" w:name="_Toc530570046"/>
        <w:bookmarkStart w:id="969" w:name="_Toc530570148"/>
        <w:bookmarkStart w:id="970" w:name="_Toc530570373"/>
        <w:bookmarkStart w:id="971" w:name="_Toc530583703"/>
        <w:bookmarkStart w:id="972" w:name="_Toc530586210"/>
        <w:bookmarkStart w:id="973" w:name="_Toc530586937"/>
        <w:bookmarkStart w:id="974" w:name="_Toc530587295"/>
        <w:bookmarkStart w:id="975" w:name="_Toc530587376"/>
        <w:bookmarkStart w:id="976" w:name="_Toc530671981"/>
        <w:bookmarkStart w:id="977" w:name="_Toc530725947"/>
        <w:bookmarkStart w:id="978" w:name="_Toc530726525"/>
        <w:bookmarkStart w:id="979" w:name="_Toc530726716"/>
        <w:bookmarkEnd w:id="968"/>
        <w:bookmarkEnd w:id="969"/>
        <w:bookmarkEnd w:id="970"/>
        <w:bookmarkEnd w:id="971"/>
        <w:bookmarkEnd w:id="972"/>
        <w:bookmarkEnd w:id="973"/>
        <w:bookmarkEnd w:id="974"/>
        <w:bookmarkEnd w:id="975"/>
        <w:bookmarkEnd w:id="976"/>
        <w:bookmarkEnd w:id="977"/>
        <w:bookmarkEnd w:id="978"/>
        <w:bookmarkEnd w:id="979"/>
      </w:del>
    </w:p>
    <w:p w14:paraId="74E0892F" w14:textId="652D7691" w:rsidR="009A1477" w:rsidDel="007D58DF" w:rsidRDefault="009A1477" w:rsidP="007D58DF">
      <w:pPr>
        <w:spacing w:before="0" w:line="240" w:lineRule="auto"/>
        <w:ind w:left="0"/>
        <w:jc w:val="left"/>
        <w:rPr>
          <w:del w:id="980" w:author="COLMENA MATEOS Adrian" w:date="2018-11-26T11:51:00Z"/>
        </w:rPr>
      </w:pPr>
      <w:bookmarkStart w:id="981" w:name="_Toc530570047"/>
      <w:bookmarkStart w:id="982" w:name="_Toc530570149"/>
      <w:bookmarkStart w:id="983" w:name="_Toc530570374"/>
      <w:bookmarkStart w:id="984" w:name="_Toc530583704"/>
      <w:bookmarkStart w:id="985" w:name="_Toc530586211"/>
      <w:bookmarkStart w:id="986" w:name="_Toc530586938"/>
      <w:bookmarkStart w:id="987" w:name="_Toc530587296"/>
      <w:bookmarkStart w:id="988" w:name="_Toc530587377"/>
      <w:bookmarkStart w:id="989" w:name="_Toc530671982"/>
      <w:bookmarkStart w:id="990" w:name="_Toc530725948"/>
      <w:bookmarkStart w:id="991" w:name="_Toc530726526"/>
      <w:bookmarkStart w:id="992" w:name="_Toc530726717"/>
      <w:bookmarkEnd w:id="981"/>
      <w:bookmarkEnd w:id="982"/>
      <w:bookmarkEnd w:id="983"/>
      <w:bookmarkEnd w:id="984"/>
      <w:bookmarkEnd w:id="985"/>
      <w:bookmarkEnd w:id="986"/>
      <w:bookmarkEnd w:id="987"/>
      <w:bookmarkEnd w:id="988"/>
      <w:bookmarkEnd w:id="989"/>
      <w:bookmarkEnd w:id="990"/>
      <w:bookmarkEnd w:id="991"/>
      <w:bookmarkEnd w:id="992"/>
    </w:p>
    <w:p w14:paraId="22E56BC0" w14:textId="1C2A8B05" w:rsidR="009A1477" w:rsidDel="007D58DF" w:rsidRDefault="009A1477" w:rsidP="007D58DF">
      <w:pPr>
        <w:spacing w:before="0" w:line="240" w:lineRule="auto"/>
        <w:ind w:left="0"/>
        <w:jc w:val="left"/>
        <w:rPr>
          <w:del w:id="993" w:author="COLMENA MATEOS Adrian" w:date="2018-11-26T11:51:00Z"/>
        </w:rPr>
      </w:pPr>
      <w:bookmarkStart w:id="994" w:name="_Toc530570048"/>
      <w:bookmarkStart w:id="995" w:name="_Toc530570150"/>
      <w:bookmarkStart w:id="996" w:name="_Toc530570375"/>
      <w:bookmarkStart w:id="997" w:name="_Toc530583705"/>
      <w:bookmarkStart w:id="998" w:name="_Toc530586212"/>
      <w:bookmarkStart w:id="999" w:name="_Toc530586939"/>
      <w:bookmarkStart w:id="1000" w:name="_Toc530587297"/>
      <w:bookmarkStart w:id="1001" w:name="_Toc530587378"/>
      <w:bookmarkStart w:id="1002" w:name="_Toc530671983"/>
      <w:bookmarkStart w:id="1003" w:name="_Toc530725949"/>
      <w:bookmarkStart w:id="1004" w:name="_Toc530726527"/>
      <w:bookmarkStart w:id="1005" w:name="_Toc530726718"/>
      <w:bookmarkEnd w:id="994"/>
      <w:bookmarkEnd w:id="995"/>
      <w:bookmarkEnd w:id="996"/>
      <w:bookmarkEnd w:id="997"/>
      <w:bookmarkEnd w:id="998"/>
      <w:bookmarkEnd w:id="999"/>
      <w:bookmarkEnd w:id="1000"/>
      <w:bookmarkEnd w:id="1001"/>
      <w:bookmarkEnd w:id="1002"/>
      <w:bookmarkEnd w:id="1003"/>
      <w:bookmarkEnd w:id="1004"/>
      <w:bookmarkEnd w:id="1005"/>
    </w:p>
    <w:p w14:paraId="415C1674" w14:textId="2723F956" w:rsidR="009A1477" w:rsidDel="007D58DF" w:rsidRDefault="009A1477" w:rsidP="007D58DF">
      <w:pPr>
        <w:spacing w:before="0" w:line="240" w:lineRule="auto"/>
        <w:ind w:left="0"/>
        <w:jc w:val="left"/>
        <w:rPr>
          <w:del w:id="1006" w:author="COLMENA MATEOS Adrian" w:date="2018-11-26T11:51:00Z"/>
        </w:rPr>
      </w:pPr>
      <w:bookmarkStart w:id="1007" w:name="_Toc530570049"/>
      <w:bookmarkStart w:id="1008" w:name="_Toc530570151"/>
      <w:bookmarkStart w:id="1009" w:name="_Toc530570376"/>
      <w:bookmarkStart w:id="1010" w:name="_Toc530583706"/>
      <w:bookmarkStart w:id="1011" w:name="_Toc530586213"/>
      <w:bookmarkStart w:id="1012" w:name="_Toc530586940"/>
      <w:bookmarkStart w:id="1013" w:name="_Toc530587298"/>
      <w:bookmarkStart w:id="1014" w:name="_Toc530587379"/>
      <w:bookmarkStart w:id="1015" w:name="_Toc530671984"/>
      <w:bookmarkStart w:id="1016" w:name="_Toc530725950"/>
      <w:bookmarkStart w:id="1017" w:name="_Toc530726528"/>
      <w:bookmarkStart w:id="1018" w:name="_Toc530726719"/>
      <w:bookmarkEnd w:id="1007"/>
      <w:bookmarkEnd w:id="1008"/>
      <w:bookmarkEnd w:id="1009"/>
      <w:bookmarkEnd w:id="1010"/>
      <w:bookmarkEnd w:id="1011"/>
      <w:bookmarkEnd w:id="1012"/>
      <w:bookmarkEnd w:id="1013"/>
      <w:bookmarkEnd w:id="1014"/>
      <w:bookmarkEnd w:id="1015"/>
      <w:bookmarkEnd w:id="1016"/>
      <w:bookmarkEnd w:id="1017"/>
      <w:bookmarkEnd w:id="1018"/>
    </w:p>
    <w:p w14:paraId="1DA90DCD" w14:textId="2A212CC3" w:rsidR="009A1477" w:rsidDel="007D58DF" w:rsidRDefault="009A1477" w:rsidP="007D58DF">
      <w:pPr>
        <w:spacing w:before="0" w:line="240" w:lineRule="auto"/>
        <w:ind w:left="0"/>
        <w:jc w:val="left"/>
        <w:rPr>
          <w:del w:id="1019" w:author="COLMENA MATEOS Adrian" w:date="2018-11-26T11:51:00Z"/>
        </w:rPr>
      </w:pPr>
      <w:bookmarkStart w:id="1020" w:name="_Toc530570050"/>
      <w:bookmarkStart w:id="1021" w:name="_Toc530570152"/>
      <w:bookmarkStart w:id="1022" w:name="_Toc530570377"/>
      <w:bookmarkStart w:id="1023" w:name="_Toc530583707"/>
      <w:bookmarkStart w:id="1024" w:name="_Toc530586214"/>
      <w:bookmarkStart w:id="1025" w:name="_Toc530586941"/>
      <w:bookmarkStart w:id="1026" w:name="_Toc530587299"/>
      <w:bookmarkStart w:id="1027" w:name="_Toc530587380"/>
      <w:bookmarkStart w:id="1028" w:name="_Toc530671985"/>
      <w:bookmarkStart w:id="1029" w:name="_Toc530725951"/>
      <w:bookmarkStart w:id="1030" w:name="_Toc530726529"/>
      <w:bookmarkStart w:id="1031" w:name="_Toc530726720"/>
      <w:bookmarkEnd w:id="1020"/>
      <w:bookmarkEnd w:id="1021"/>
      <w:bookmarkEnd w:id="1022"/>
      <w:bookmarkEnd w:id="1023"/>
      <w:bookmarkEnd w:id="1024"/>
      <w:bookmarkEnd w:id="1025"/>
      <w:bookmarkEnd w:id="1026"/>
      <w:bookmarkEnd w:id="1027"/>
      <w:bookmarkEnd w:id="1028"/>
      <w:bookmarkEnd w:id="1029"/>
      <w:bookmarkEnd w:id="1030"/>
      <w:bookmarkEnd w:id="1031"/>
    </w:p>
    <w:p w14:paraId="78EEBF74" w14:textId="55BF0A7B" w:rsidR="009A1477" w:rsidDel="007D58DF" w:rsidRDefault="009A1477" w:rsidP="007D58DF">
      <w:pPr>
        <w:spacing w:before="0" w:line="240" w:lineRule="auto"/>
        <w:ind w:left="0"/>
        <w:jc w:val="left"/>
        <w:rPr>
          <w:del w:id="1032" w:author="COLMENA MATEOS Adrian" w:date="2018-11-26T11:51:00Z"/>
        </w:rPr>
      </w:pPr>
      <w:bookmarkStart w:id="1033" w:name="_Toc530570051"/>
      <w:bookmarkStart w:id="1034" w:name="_Toc530570153"/>
      <w:bookmarkStart w:id="1035" w:name="_Toc530570378"/>
      <w:bookmarkStart w:id="1036" w:name="_Toc530583708"/>
      <w:bookmarkStart w:id="1037" w:name="_Toc530586215"/>
      <w:bookmarkStart w:id="1038" w:name="_Toc530586942"/>
      <w:bookmarkStart w:id="1039" w:name="_Toc530587300"/>
      <w:bookmarkStart w:id="1040" w:name="_Toc530587381"/>
      <w:bookmarkStart w:id="1041" w:name="_Toc530671986"/>
      <w:bookmarkStart w:id="1042" w:name="_Toc530725952"/>
      <w:bookmarkStart w:id="1043" w:name="_Toc530726530"/>
      <w:bookmarkStart w:id="1044" w:name="_Toc530726721"/>
      <w:bookmarkEnd w:id="1033"/>
      <w:bookmarkEnd w:id="1034"/>
      <w:bookmarkEnd w:id="1035"/>
      <w:bookmarkEnd w:id="1036"/>
      <w:bookmarkEnd w:id="1037"/>
      <w:bookmarkEnd w:id="1038"/>
      <w:bookmarkEnd w:id="1039"/>
      <w:bookmarkEnd w:id="1040"/>
      <w:bookmarkEnd w:id="1041"/>
      <w:bookmarkEnd w:id="1042"/>
      <w:bookmarkEnd w:id="1043"/>
      <w:bookmarkEnd w:id="1044"/>
    </w:p>
    <w:p w14:paraId="3077B710" w14:textId="1D020221" w:rsidR="009A1477" w:rsidDel="007D58DF" w:rsidRDefault="009A1477" w:rsidP="007D58DF">
      <w:pPr>
        <w:spacing w:before="0" w:line="240" w:lineRule="auto"/>
        <w:ind w:left="0"/>
        <w:jc w:val="left"/>
        <w:rPr>
          <w:del w:id="1045" w:author="COLMENA MATEOS Adrian" w:date="2018-11-26T11:51:00Z"/>
        </w:rPr>
      </w:pPr>
      <w:bookmarkStart w:id="1046" w:name="_Toc530570052"/>
      <w:bookmarkStart w:id="1047" w:name="_Toc530570154"/>
      <w:bookmarkStart w:id="1048" w:name="_Toc530570379"/>
      <w:bookmarkStart w:id="1049" w:name="_Toc530583709"/>
      <w:bookmarkStart w:id="1050" w:name="_Toc530586216"/>
      <w:bookmarkStart w:id="1051" w:name="_Toc530586943"/>
      <w:bookmarkStart w:id="1052" w:name="_Toc530587301"/>
      <w:bookmarkStart w:id="1053" w:name="_Toc530587382"/>
      <w:bookmarkStart w:id="1054" w:name="_Toc530671987"/>
      <w:bookmarkStart w:id="1055" w:name="_Toc530725953"/>
      <w:bookmarkStart w:id="1056" w:name="_Toc530726531"/>
      <w:bookmarkStart w:id="1057" w:name="_Toc530726722"/>
      <w:bookmarkEnd w:id="1046"/>
      <w:bookmarkEnd w:id="1047"/>
      <w:bookmarkEnd w:id="1048"/>
      <w:bookmarkEnd w:id="1049"/>
      <w:bookmarkEnd w:id="1050"/>
      <w:bookmarkEnd w:id="1051"/>
      <w:bookmarkEnd w:id="1052"/>
      <w:bookmarkEnd w:id="1053"/>
      <w:bookmarkEnd w:id="1054"/>
      <w:bookmarkEnd w:id="1055"/>
      <w:bookmarkEnd w:id="1056"/>
      <w:bookmarkEnd w:id="1057"/>
    </w:p>
    <w:p w14:paraId="21856773" w14:textId="4F18E9A5" w:rsidR="009A1477" w:rsidRPr="009A1477" w:rsidDel="007D58DF" w:rsidRDefault="009A1477" w:rsidP="007D58DF">
      <w:pPr>
        <w:spacing w:before="0" w:line="240" w:lineRule="auto"/>
        <w:ind w:left="0"/>
        <w:jc w:val="left"/>
        <w:rPr>
          <w:del w:id="1058" w:author="COLMENA MATEOS Adrian" w:date="2018-11-26T11:51:00Z"/>
        </w:rPr>
      </w:pPr>
      <w:del w:id="1059" w:author="COLMENA MATEOS Adrian" w:date="2018-11-26T11:51:00Z">
        <w:r w:rsidDel="007D58DF">
          <w:delText>Figura 1-8: Esquema de JPA en Java EE.</w:delText>
        </w:r>
        <w:bookmarkStart w:id="1060" w:name="_Toc530570053"/>
        <w:bookmarkStart w:id="1061" w:name="_Toc530570155"/>
        <w:bookmarkStart w:id="1062" w:name="_Toc530570380"/>
        <w:bookmarkStart w:id="1063" w:name="_Toc530583710"/>
        <w:bookmarkStart w:id="1064" w:name="_Toc530586217"/>
        <w:bookmarkStart w:id="1065" w:name="_Toc530586944"/>
        <w:bookmarkStart w:id="1066" w:name="_Toc530587302"/>
        <w:bookmarkStart w:id="1067" w:name="_Toc530587383"/>
        <w:bookmarkStart w:id="1068" w:name="_Toc530671988"/>
        <w:bookmarkStart w:id="1069" w:name="_Toc530725954"/>
        <w:bookmarkStart w:id="1070" w:name="_Toc530726532"/>
        <w:bookmarkStart w:id="1071" w:name="_Toc530726723"/>
        <w:bookmarkEnd w:id="1060"/>
        <w:bookmarkEnd w:id="1061"/>
        <w:bookmarkEnd w:id="1062"/>
        <w:bookmarkEnd w:id="1063"/>
        <w:bookmarkEnd w:id="1064"/>
        <w:bookmarkEnd w:id="1065"/>
        <w:bookmarkEnd w:id="1066"/>
        <w:bookmarkEnd w:id="1067"/>
        <w:bookmarkEnd w:id="1068"/>
        <w:bookmarkEnd w:id="1069"/>
        <w:bookmarkEnd w:id="1070"/>
        <w:bookmarkEnd w:id="1071"/>
      </w:del>
    </w:p>
    <w:p w14:paraId="5E95B994" w14:textId="09C83018" w:rsidR="009A1477" w:rsidRPr="009A1477" w:rsidDel="007D58DF" w:rsidRDefault="009A1477" w:rsidP="007D58DF">
      <w:pPr>
        <w:spacing w:before="0" w:line="240" w:lineRule="auto"/>
        <w:ind w:left="0"/>
        <w:jc w:val="left"/>
        <w:rPr>
          <w:del w:id="1072" w:author="COLMENA MATEOS Adrian" w:date="2018-11-26T11:51:00Z"/>
        </w:rPr>
      </w:pPr>
      <w:bookmarkStart w:id="1073" w:name="_Business_Rule"/>
      <w:bookmarkStart w:id="1074" w:name="_Toc530557434"/>
      <w:bookmarkStart w:id="1075" w:name="_Toc530558050"/>
      <w:bookmarkStart w:id="1076" w:name="_Toc530639614"/>
      <w:bookmarkStart w:id="1077" w:name="_Toc530639994"/>
      <w:bookmarkStart w:id="1078" w:name="_Toc530640034"/>
      <w:bookmarkStart w:id="1079" w:name="_Toc530656243"/>
      <w:bookmarkStart w:id="1080" w:name="_Toc530657630"/>
      <w:bookmarkStart w:id="1081" w:name="_Toc530658048"/>
      <w:bookmarkStart w:id="1082" w:name="_Toc530669550"/>
      <w:bookmarkStart w:id="1083" w:name="_Toc530670768"/>
      <w:bookmarkEnd w:id="815"/>
      <w:bookmarkEnd w:id="816"/>
      <w:bookmarkEnd w:id="817"/>
      <w:bookmarkEnd w:id="818"/>
      <w:bookmarkEnd w:id="819"/>
      <w:bookmarkEnd w:id="1073"/>
      <w:del w:id="1084" w:author="COLMENA MATEOS Adrian" w:date="2018-11-26T11:51:00Z">
        <w:r w:rsidRPr="009A1477" w:rsidDel="007D58DF">
          <w:delText>JPA 2.0</w:delText>
        </w:r>
        <w:bookmarkStart w:id="1085" w:name="_Toc530570054"/>
        <w:bookmarkStart w:id="1086" w:name="_Toc530570156"/>
        <w:bookmarkStart w:id="1087" w:name="_Toc530570381"/>
        <w:bookmarkStart w:id="1088" w:name="_Toc530583711"/>
        <w:bookmarkStart w:id="1089" w:name="_Toc530586218"/>
        <w:bookmarkStart w:id="1090" w:name="_Toc530586945"/>
        <w:bookmarkStart w:id="1091" w:name="_Toc530587303"/>
        <w:bookmarkStart w:id="1092" w:name="_Toc530587384"/>
        <w:bookmarkStart w:id="1093" w:name="_Toc530671989"/>
        <w:bookmarkStart w:id="1094" w:name="_Toc530725955"/>
        <w:bookmarkStart w:id="1095" w:name="_Toc530726533"/>
        <w:bookmarkStart w:id="1096" w:name="_Toc530726724"/>
        <w:bookmarkEnd w:id="1074"/>
        <w:bookmarkEnd w:id="1075"/>
        <w:bookmarkEnd w:id="1076"/>
        <w:bookmarkEnd w:id="1077"/>
        <w:bookmarkEnd w:id="1078"/>
        <w:bookmarkEnd w:id="1079"/>
        <w:bookmarkEnd w:id="1080"/>
        <w:bookmarkEnd w:id="1081"/>
        <w:bookmarkEnd w:id="1082"/>
        <w:bookmarkEnd w:id="1083"/>
        <w:bookmarkEnd w:id="1085"/>
        <w:bookmarkEnd w:id="1086"/>
        <w:bookmarkEnd w:id="1087"/>
        <w:bookmarkEnd w:id="1088"/>
        <w:bookmarkEnd w:id="1089"/>
        <w:bookmarkEnd w:id="1090"/>
        <w:bookmarkEnd w:id="1091"/>
        <w:bookmarkEnd w:id="1092"/>
        <w:bookmarkEnd w:id="1093"/>
        <w:bookmarkEnd w:id="1094"/>
        <w:bookmarkEnd w:id="1095"/>
        <w:bookmarkEnd w:id="1096"/>
      </w:del>
    </w:p>
    <w:p w14:paraId="30FD4E24" w14:textId="07051504" w:rsidR="009A1477" w:rsidRPr="009A1477" w:rsidDel="007D58DF" w:rsidRDefault="009A1477" w:rsidP="007D58DF">
      <w:pPr>
        <w:spacing w:before="0" w:line="240" w:lineRule="auto"/>
        <w:ind w:left="0"/>
        <w:jc w:val="left"/>
        <w:rPr>
          <w:del w:id="1097" w:author="COLMENA MATEOS Adrian" w:date="2018-11-26T11:51:00Z"/>
        </w:rPr>
      </w:pPr>
      <w:del w:id="1098" w:author="COLMENA MATEOS Adrian" w:date="2018-11-26T11:51:00Z">
        <w:r w:rsidRPr="009A1477" w:rsidDel="007D58DF">
          <w:delText xml:space="preserve">La siguiente versión, JPA 2.0, nació en 2009 e incluyó una serie de herramientas que no estaban presentes en la primera versión, en </w:delText>
        </w:r>
        <w:r w:rsidR="00184FD2" w:rsidDel="007D58DF">
          <w:delText>concreto las que habían sido</w:delText>
        </w:r>
        <w:r w:rsidRPr="009A1477" w:rsidDel="007D58DF">
          <w:delText xml:space="preserve"> más solicitadas por los usuarios. Esta nueva versión incluía capacidades de mapeo adicionales, formas flexibles de determinar la forma en que el proveedor accedió al estado de la entidad, y extensiones al Lenguaje de Consulta de Persistencia de Java (JP QL). Probablemente la herramienta más significativa fue la API de Java Criteria, una forma del programa de crear consultas dinámicas. Esto permitió principalmente que los frameworks utilizaran JPA como un medio para construir código que accediera a los datos.</w:delText>
        </w:r>
        <w:bookmarkStart w:id="1099" w:name="_Toc530570055"/>
        <w:bookmarkStart w:id="1100" w:name="_Toc530570157"/>
        <w:bookmarkStart w:id="1101" w:name="_Toc530570382"/>
        <w:bookmarkStart w:id="1102" w:name="_Toc530583712"/>
        <w:bookmarkStart w:id="1103" w:name="_Toc530586219"/>
        <w:bookmarkStart w:id="1104" w:name="_Toc530586946"/>
        <w:bookmarkStart w:id="1105" w:name="_Toc530587304"/>
        <w:bookmarkStart w:id="1106" w:name="_Toc530587385"/>
        <w:bookmarkStart w:id="1107" w:name="_Toc530671990"/>
        <w:bookmarkStart w:id="1108" w:name="_Toc530725956"/>
        <w:bookmarkStart w:id="1109" w:name="_Toc530726534"/>
        <w:bookmarkStart w:id="1110" w:name="_Toc530726725"/>
        <w:bookmarkEnd w:id="1099"/>
        <w:bookmarkEnd w:id="1100"/>
        <w:bookmarkEnd w:id="1101"/>
        <w:bookmarkEnd w:id="1102"/>
        <w:bookmarkEnd w:id="1103"/>
        <w:bookmarkEnd w:id="1104"/>
        <w:bookmarkEnd w:id="1105"/>
        <w:bookmarkEnd w:id="1106"/>
        <w:bookmarkEnd w:id="1107"/>
        <w:bookmarkEnd w:id="1108"/>
        <w:bookmarkEnd w:id="1109"/>
        <w:bookmarkEnd w:id="1110"/>
      </w:del>
    </w:p>
    <w:p w14:paraId="00AB79B9" w14:textId="59C832BB" w:rsidR="009A1477" w:rsidRPr="009A1477" w:rsidDel="007D58DF" w:rsidRDefault="009A1477" w:rsidP="007D58DF">
      <w:pPr>
        <w:spacing w:before="0" w:line="240" w:lineRule="auto"/>
        <w:ind w:left="0"/>
        <w:jc w:val="left"/>
        <w:rPr>
          <w:del w:id="1111" w:author="COLMENA MATEOS Adrian" w:date="2018-11-26T11:51:00Z"/>
        </w:rPr>
      </w:pPr>
      <w:bookmarkStart w:id="1112" w:name="_Toc530557435"/>
      <w:bookmarkStart w:id="1113" w:name="_Toc530558051"/>
      <w:bookmarkStart w:id="1114" w:name="_Toc530639615"/>
      <w:bookmarkStart w:id="1115" w:name="_Toc530639995"/>
      <w:bookmarkStart w:id="1116" w:name="_Toc530640035"/>
      <w:bookmarkStart w:id="1117" w:name="_Toc530656244"/>
      <w:bookmarkStart w:id="1118" w:name="_Toc530657631"/>
      <w:bookmarkStart w:id="1119" w:name="_Toc530658049"/>
      <w:bookmarkStart w:id="1120" w:name="_Toc530669551"/>
      <w:bookmarkStart w:id="1121" w:name="_Toc530670769"/>
      <w:del w:id="1122" w:author="COLMENA MATEOS Adrian" w:date="2018-11-26T11:51:00Z">
        <w:r w:rsidRPr="009A1477" w:rsidDel="007D58DF">
          <w:delText>JPA 2.1</w:delText>
        </w:r>
        <w:bookmarkStart w:id="1123" w:name="_Toc530570056"/>
        <w:bookmarkStart w:id="1124" w:name="_Toc530570158"/>
        <w:bookmarkStart w:id="1125" w:name="_Toc530570383"/>
        <w:bookmarkStart w:id="1126" w:name="_Toc530583713"/>
        <w:bookmarkStart w:id="1127" w:name="_Toc530586220"/>
        <w:bookmarkStart w:id="1128" w:name="_Toc530586947"/>
        <w:bookmarkStart w:id="1129" w:name="_Toc530587305"/>
        <w:bookmarkStart w:id="1130" w:name="_Toc530587386"/>
        <w:bookmarkStart w:id="1131" w:name="_Toc530671991"/>
        <w:bookmarkStart w:id="1132" w:name="_Toc530725957"/>
        <w:bookmarkStart w:id="1133" w:name="_Toc530726535"/>
        <w:bookmarkStart w:id="1134" w:name="_Toc530726726"/>
        <w:bookmarkEnd w:id="1112"/>
        <w:bookmarkEnd w:id="1113"/>
        <w:bookmarkEnd w:id="1114"/>
        <w:bookmarkEnd w:id="1115"/>
        <w:bookmarkEnd w:id="1116"/>
        <w:bookmarkEnd w:id="1117"/>
        <w:bookmarkEnd w:id="1118"/>
        <w:bookmarkEnd w:id="1119"/>
        <w:bookmarkEnd w:id="1120"/>
        <w:bookmarkEnd w:id="1121"/>
        <w:bookmarkEnd w:id="1123"/>
        <w:bookmarkEnd w:id="1124"/>
        <w:bookmarkEnd w:id="1125"/>
        <w:bookmarkEnd w:id="1126"/>
        <w:bookmarkEnd w:id="1127"/>
        <w:bookmarkEnd w:id="1128"/>
        <w:bookmarkEnd w:id="1129"/>
        <w:bookmarkEnd w:id="1130"/>
        <w:bookmarkEnd w:id="1131"/>
        <w:bookmarkEnd w:id="1132"/>
        <w:bookmarkEnd w:id="1133"/>
        <w:bookmarkEnd w:id="1134"/>
      </w:del>
    </w:p>
    <w:p w14:paraId="4D695BFD" w14:textId="704F19A8" w:rsidR="009A1477" w:rsidRPr="009A1477" w:rsidDel="007D58DF" w:rsidRDefault="009A1477" w:rsidP="007D58DF">
      <w:pPr>
        <w:spacing w:before="0" w:line="240" w:lineRule="auto"/>
        <w:ind w:left="0"/>
        <w:jc w:val="left"/>
        <w:rPr>
          <w:del w:id="1135" w:author="COLMENA MATEOS Adrian" w:date="2018-11-26T11:51:00Z"/>
        </w:rPr>
      </w:pPr>
      <w:del w:id="1136" w:author="COLMENA MATEOS Adrian" w:date="2018-11-26T11:51:00Z">
        <w:r w:rsidRPr="009A1477" w:rsidDel="007D58DF">
          <w:delText xml:space="preserve">El lanzamiento de JPA 2.1 en 2013 hizo posible que casi todas las aplicaciones basadas en JPA quedaran satisfechas con las herramientas incluidas en el estándar sin tener que volver a las ampliaciones de los proveedores. </w:delText>
        </w:r>
        <w:bookmarkStart w:id="1137" w:name="_Toc530570057"/>
        <w:bookmarkStart w:id="1138" w:name="_Toc530570159"/>
        <w:bookmarkStart w:id="1139" w:name="_Toc530570384"/>
        <w:bookmarkStart w:id="1140" w:name="_Toc530583714"/>
        <w:bookmarkStart w:id="1141" w:name="_Toc530586221"/>
        <w:bookmarkStart w:id="1142" w:name="_Toc530586948"/>
        <w:bookmarkStart w:id="1143" w:name="_Toc530587306"/>
        <w:bookmarkStart w:id="1144" w:name="_Toc530587387"/>
        <w:bookmarkStart w:id="1145" w:name="_Toc530671992"/>
        <w:bookmarkStart w:id="1146" w:name="_Toc530725958"/>
        <w:bookmarkStart w:id="1147" w:name="_Toc530726536"/>
        <w:bookmarkStart w:id="1148" w:name="_Toc530726727"/>
        <w:bookmarkEnd w:id="1137"/>
        <w:bookmarkEnd w:id="1138"/>
        <w:bookmarkEnd w:id="1139"/>
        <w:bookmarkEnd w:id="1140"/>
        <w:bookmarkEnd w:id="1141"/>
        <w:bookmarkEnd w:id="1142"/>
        <w:bookmarkEnd w:id="1143"/>
        <w:bookmarkEnd w:id="1144"/>
        <w:bookmarkEnd w:id="1145"/>
        <w:bookmarkEnd w:id="1146"/>
        <w:bookmarkEnd w:id="1147"/>
        <w:bookmarkEnd w:id="1148"/>
      </w:del>
    </w:p>
    <w:p w14:paraId="5DFAD213" w14:textId="25982730" w:rsidR="009A1477" w:rsidRPr="009A1477" w:rsidDel="007D58DF" w:rsidRDefault="009A1477" w:rsidP="007D58DF">
      <w:pPr>
        <w:spacing w:before="0" w:line="240" w:lineRule="auto"/>
        <w:ind w:left="0"/>
        <w:jc w:val="left"/>
        <w:rPr>
          <w:del w:id="1149" w:author="COLMENA MATEOS Adrian" w:date="2018-11-26T11:51:00Z"/>
        </w:rPr>
      </w:pPr>
      <w:bookmarkStart w:id="1150" w:name="_Toc530557436"/>
      <w:bookmarkStart w:id="1151" w:name="_Toc530558052"/>
      <w:bookmarkStart w:id="1152" w:name="_Toc530639616"/>
      <w:bookmarkStart w:id="1153" w:name="_Toc530639996"/>
      <w:bookmarkStart w:id="1154" w:name="_Toc530640036"/>
      <w:bookmarkStart w:id="1155" w:name="_Toc530656245"/>
      <w:bookmarkStart w:id="1156" w:name="_Toc530657632"/>
      <w:bookmarkStart w:id="1157" w:name="_Toc530658050"/>
      <w:bookmarkStart w:id="1158" w:name="_Toc530669552"/>
      <w:bookmarkStart w:id="1159" w:name="_Toc530670770"/>
      <w:del w:id="1160" w:author="COLMENA MATEOS Adrian" w:date="2018-11-26T11:51:00Z">
        <w:r w:rsidRPr="009A1477" w:rsidDel="007D58DF">
          <w:delText>JPA 2.2 and EJB 3.2</w:delText>
        </w:r>
        <w:bookmarkStart w:id="1161" w:name="_Toc530570058"/>
        <w:bookmarkStart w:id="1162" w:name="_Toc530570160"/>
        <w:bookmarkStart w:id="1163" w:name="_Toc530570385"/>
        <w:bookmarkStart w:id="1164" w:name="_Toc530583715"/>
        <w:bookmarkStart w:id="1165" w:name="_Toc530586222"/>
        <w:bookmarkStart w:id="1166" w:name="_Toc530586949"/>
        <w:bookmarkStart w:id="1167" w:name="_Toc530587307"/>
        <w:bookmarkStart w:id="1168" w:name="_Toc530587388"/>
        <w:bookmarkStart w:id="1169" w:name="_Toc530671993"/>
        <w:bookmarkStart w:id="1170" w:name="_Toc530725959"/>
        <w:bookmarkStart w:id="1171" w:name="_Toc530726537"/>
        <w:bookmarkStart w:id="1172" w:name="_Toc530726728"/>
        <w:bookmarkEnd w:id="1150"/>
        <w:bookmarkEnd w:id="1151"/>
        <w:bookmarkEnd w:id="1152"/>
        <w:bookmarkEnd w:id="1153"/>
        <w:bookmarkEnd w:id="1154"/>
        <w:bookmarkEnd w:id="1155"/>
        <w:bookmarkEnd w:id="1156"/>
        <w:bookmarkEnd w:id="1157"/>
        <w:bookmarkEnd w:id="1158"/>
        <w:bookmarkEnd w:id="1159"/>
        <w:bookmarkEnd w:id="1161"/>
        <w:bookmarkEnd w:id="1162"/>
        <w:bookmarkEnd w:id="1163"/>
        <w:bookmarkEnd w:id="1164"/>
        <w:bookmarkEnd w:id="1165"/>
        <w:bookmarkEnd w:id="1166"/>
        <w:bookmarkEnd w:id="1167"/>
        <w:bookmarkEnd w:id="1168"/>
        <w:bookmarkEnd w:id="1169"/>
        <w:bookmarkEnd w:id="1170"/>
        <w:bookmarkEnd w:id="1171"/>
        <w:bookmarkEnd w:id="1172"/>
      </w:del>
    </w:p>
    <w:p w14:paraId="7A5A0E0C" w14:textId="479171E1" w:rsidR="009A1477" w:rsidRPr="009A1477" w:rsidDel="007D58DF" w:rsidRDefault="009A1477" w:rsidP="007D58DF">
      <w:pPr>
        <w:spacing w:before="0" w:line="240" w:lineRule="auto"/>
        <w:ind w:left="0"/>
        <w:jc w:val="left"/>
        <w:rPr>
          <w:del w:id="1173" w:author="COLMENA MATEOS Adrian" w:date="2018-11-26T11:51:00Z"/>
        </w:rPr>
      </w:pPr>
      <w:del w:id="1174" w:author="COLMENA MATEOS Adrian" w:date="2018-11-26T11:51:00Z">
        <w:r w:rsidRPr="009A1477" w:rsidDel="007D58DF">
          <w:delText xml:space="preserve">La versión de mantenimiento de JPA 2.2 fue publicada por Oracle en junio de 2017. En general se incluyen los cambios en JPA 2.2, listados en el fichero </w:delText>
        </w:r>
        <w:r w:rsidRPr="009A1477" w:rsidDel="007D58DF">
          <w:rPr>
            <w:i/>
          </w:rPr>
          <w:delText>changelog</w:delText>
        </w:r>
        <w:r w:rsidRPr="009A1477" w:rsidDel="007D58DF">
          <w:delText xml:space="preserve">: </w:delText>
        </w:r>
        <w:bookmarkStart w:id="1175" w:name="_Toc530570059"/>
        <w:bookmarkStart w:id="1176" w:name="_Toc530570161"/>
        <w:bookmarkStart w:id="1177" w:name="_Toc530570386"/>
        <w:bookmarkStart w:id="1178" w:name="_Toc530583716"/>
        <w:bookmarkStart w:id="1179" w:name="_Toc530586223"/>
        <w:bookmarkStart w:id="1180" w:name="_Toc530586950"/>
        <w:bookmarkStart w:id="1181" w:name="_Toc530587308"/>
        <w:bookmarkStart w:id="1182" w:name="_Toc530587389"/>
        <w:bookmarkStart w:id="1183" w:name="_Toc530671994"/>
        <w:bookmarkStart w:id="1184" w:name="_Toc530725960"/>
        <w:bookmarkStart w:id="1185" w:name="_Toc530726538"/>
        <w:bookmarkStart w:id="1186" w:name="_Toc530726729"/>
        <w:bookmarkEnd w:id="1175"/>
        <w:bookmarkEnd w:id="1176"/>
        <w:bookmarkEnd w:id="1177"/>
        <w:bookmarkEnd w:id="1178"/>
        <w:bookmarkEnd w:id="1179"/>
        <w:bookmarkEnd w:id="1180"/>
        <w:bookmarkEnd w:id="1181"/>
        <w:bookmarkEnd w:id="1182"/>
        <w:bookmarkEnd w:id="1183"/>
        <w:bookmarkEnd w:id="1184"/>
        <w:bookmarkEnd w:id="1185"/>
        <w:bookmarkEnd w:id="1186"/>
      </w:del>
    </w:p>
    <w:p w14:paraId="6BD9D8D2" w14:textId="31CAAC11" w:rsidR="009A1477" w:rsidRPr="009A1477" w:rsidDel="007D58DF" w:rsidRDefault="009A1477" w:rsidP="007D58DF">
      <w:pPr>
        <w:spacing w:before="0" w:line="240" w:lineRule="auto"/>
        <w:ind w:left="0"/>
        <w:jc w:val="left"/>
        <w:rPr>
          <w:del w:id="1187" w:author="COLMENA MATEOS Adrian" w:date="2018-11-26T11:51:00Z"/>
        </w:rPr>
      </w:pPr>
      <w:del w:id="1188" w:author="COLMENA MATEOS Adrian" w:date="2018-11-26T11:51:00Z">
        <w:r w:rsidRPr="009A1477" w:rsidDel="007D58DF">
          <w:delText>La capacidad de transmitir el resultado de la ejecución de una consulta.</w:delText>
        </w:r>
        <w:bookmarkStart w:id="1189" w:name="_Toc530570060"/>
        <w:bookmarkStart w:id="1190" w:name="_Toc530570162"/>
        <w:bookmarkStart w:id="1191" w:name="_Toc530570387"/>
        <w:bookmarkStart w:id="1192" w:name="_Toc530583717"/>
        <w:bookmarkStart w:id="1193" w:name="_Toc530586224"/>
        <w:bookmarkStart w:id="1194" w:name="_Toc530586951"/>
        <w:bookmarkStart w:id="1195" w:name="_Toc530587309"/>
        <w:bookmarkStart w:id="1196" w:name="_Toc530587390"/>
        <w:bookmarkStart w:id="1197" w:name="_Toc530671995"/>
        <w:bookmarkStart w:id="1198" w:name="_Toc530725961"/>
        <w:bookmarkStart w:id="1199" w:name="_Toc530726539"/>
        <w:bookmarkStart w:id="1200" w:name="_Toc530726730"/>
        <w:bookmarkEnd w:id="1189"/>
        <w:bookmarkEnd w:id="1190"/>
        <w:bookmarkEnd w:id="1191"/>
        <w:bookmarkEnd w:id="1192"/>
        <w:bookmarkEnd w:id="1193"/>
        <w:bookmarkEnd w:id="1194"/>
        <w:bookmarkEnd w:id="1195"/>
        <w:bookmarkEnd w:id="1196"/>
        <w:bookmarkEnd w:id="1197"/>
        <w:bookmarkEnd w:id="1198"/>
        <w:bookmarkEnd w:id="1199"/>
        <w:bookmarkEnd w:id="1200"/>
      </w:del>
    </w:p>
    <w:p w14:paraId="1F5FD0E0" w14:textId="42ECC765" w:rsidR="009A1477" w:rsidRPr="009A1477" w:rsidDel="007D58DF" w:rsidRDefault="009A1477" w:rsidP="007D58DF">
      <w:pPr>
        <w:spacing w:before="0" w:line="240" w:lineRule="auto"/>
        <w:ind w:left="0"/>
        <w:jc w:val="left"/>
        <w:rPr>
          <w:del w:id="1201" w:author="COLMENA MATEOS Adrian" w:date="2018-11-26T11:51:00Z"/>
        </w:rPr>
      </w:pPr>
      <w:del w:id="1202" w:author="COLMENA MATEOS Adrian" w:date="2018-11-26T11:51:00Z">
        <w:r w:rsidRPr="009A1477" w:rsidDel="007D58DF">
          <w:delText>@Repeatable para todas las anotaciones relevantes.</w:delText>
        </w:r>
        <w:bookmarkStart w:id="1203" w:name="_Toc530570061"/>
        <w:bookmarkStart w:id="1204" w:name="_Toc530570163"/>
        <w:bookmarkStart w:id="1205" w:name="_Toc530570388"/>
        <w:bookmarkStart w:id="1206" w:name="_Toc530583718"/>
        <w:bookmarkStart w:id="1207" w:name="_Toc530586225"/>
        <w:bookmarkStart w:id="1208" w:name="_Toc530586952"/>
        <w:bookmarkStart w:id="1209" w:name="_Toc530587310"/>
        <w:bookmarkStart w:id="1210" w:name="_Toc530587391"/>
        <w:bookmarkStart w:id="1211" w:name="_Toc530671996"/>
        <w:bookmarkStart w:id="1212" w:name="_Toc530725962"/>
        <w:bookmarkStart w:id="1213" w:name="_Toc530726540"/>
        <w:bookmarkStart w:id="1214" w:name="_Toc530726731"/>
        <w:bookmarkEnd w:id="1203"/>
        <w:bookmarkEnd w:id="1204"/>
        <w:bookmarkEnd w:id="1205"/>
        <w:bookmarkEnd w:id="1206"/>
        <w:bookmarkEnd w:id="1207"/>
        <w:bookmarkEnd w:id="1208"/>
        <w:bookmarkEnd w:id="1209"/>
        <w:bookmarkEnd w:id="1210"/>
        <w:bookmarkEnd w:id="1211"/>
        <w:bookmarkEnd w:id="1212"/>
        <w:bookmarkEnd w:id="1213"/>
        <w:bookmarkEnd w:id="1214"/>
      </w:del>
    </w:p>
    <w:p w14:paraId="39DCDA19" w14:textId="3B8A3172" w:rsidR="009A1477" w:rsidRPr="009A1477" w:rsidDel="007D58DF" w:rsidRDefault="009A1477" w:rsidP="007D58DF">
      <w:pPr>
        <w:spacing w:before="0" w:line="240" w:lineRule="auto"/>
        <w:ind w:left="0"/>
        <w:jc w:val="left"/>
        <w:rPr>
          <w:del w:id="1215" w:author="COLMENA MATEOS Adrian" w:date="2018-11-26T11:51:00Z"/>
        </w:rPr>
      </w:pPr>
      <w:del w:id="1216" w:author="COLMENA MATEOS Adrian" w:date="2018-11-26T11:51:00Z">
        <w:r w:rsidRPr="009A1477" w:rsidDel="007D58DF">
          <w:delText xml:space="preserve">Soporte para tipos básicos de Java 8, </w:delText>
        </w:r>
        <w:r w:rsidRPr="009A1477" w:rsidDel="007D58DF">
          <w:rPr>
            <w:i/>
          </w:rPr>
          <w:delText xml:space="preserve">Date </w:delText>
        </w:r>
        <w:r w:rsidRPr="009A1477" w:rsidDel="007D58DF">
          <w:delText xml:space="preserve">y </w:delText>
        </w:r>
        <w:r w:rsidRPr="009A1477" w:rsidDel="007D58DF">
          <w:rPr>
            <w:i/>
          </w:rPr>
          <w:delText>Time</w:delText>
        </w:r>
        <w:r w:rsidRPr="009A1477" w:rsidDel="007D58DF">
          <w:delText>.</w:delText>
        </w:r>
        <w:bookmarkStart w:id="1217" w:name="_Toc530570062"/>
        <w:bookmarkStart w:id="1218" w:name="_Toc530570164"/>
        <w:bookmarkStart w:id="1219" w:name="_Toc530570389"/>
        <w:bookmarkStart w:id="1220" w:name="_Toc530583719"/>
        <w:bookmarkStart w:id="1221" w:name="_Toc530586226"/>
        <w:bookmarkStart w:id="1222" w:name="_Toc530586953"/>
        <w:bookmarkStart w:id="1223" w:name="_Toc530587311"/>
        <w:bookmarkStart w:id="1224" w:name="_Toc530587392"/>
        <w:bookmarkStart w:id="1225" w:name="_Toc530671997"/>
        <w:bookmarkStart w:id="1226" w:name="_Toc530725963"/>
        <w:bookmarkStart w:id="1227" w:name="_Toc530726541"/>
        <w:bookmarkStart w:id="1228" w:name="_Toc530726732"/>
        <w:bookmarkEnd w:id="1217"/>
        <w:bookmarkEnd w:id="1218"/>
        <w:bookmarkEnd w:id="1219"/>
        <w:bookmarkEnd w:id="1220"/>
        <w:bookmarkEnd w:id="1221"/>
        <w:bookmarkEnd w:id="1222"/>
        <w:bookmarkEnd w:id="1223"/>
        <w:bookmarkEnd w:id="1224"/>
        <w:bookmarkEnd w:id="1225"/>
        <w:bookmarkEnd w:id="1226"/>
        <w:bookmarkEnd w:id="1227"/>
        <w:bookmarkEnd w:id="1228"/>
      </w:del>
    </w:p>
    <w:p w14:paraId="68A7B7D0" w14:textId="3F97C6E5" w:rsidR="009A1477" w:rsidRPr="009A1477" w:rsidDel="007D58DF" w:rsidRDefault="009A1477" w:rsidP="007D58DF">
      <w:pPr>
        <w:spacing w:before="0" w:line="240" w:lineRule="auto"/>
        <w:ind w:left="0"/>
        <w:jc w:val="left"/>
        <w:rPr>
          <w:del w:id="1229" w:author="COLMENA MATEOS Adrian" w:date="2018-11-26T11:51:00Z"/>
        </w:rPr>
      </w:pPr>
      <w:del w:id="1230" w:author="COLMENA MATEOS Adrian" w:date="2018-11-26T11:51:00Z">
        <w:r w:rsidRPr="009A1477" w:rsidDel="007D58DF">
          <w:delText>Permitir AttributeConverters para soportar inyección CDI.</w:delText>
        </w:r>
        <w:bookmarkStart w:id="1231" w:name="_Toc530570063"/>
        <w:bookmarkStart w:id="1232" w:name="_Toc530570165"/>
        <w:bookmarkStart w:id="1233" w:name="_Toc530570390"/>
        <w:bookmarkStart w:id="1234" w:name="_Toc530583720"/>
        <w:bookmarkStart w:id="1235" w:name="_Toc530586227"/>
        <w:bookmarkStart w:id="1236" w:name="_Toc530586954"/>
        <w:bookmarkStart w:id="1237" w:name="_Toc530587312"/>
        <w:bookmarkStart w:id="1238" w:name="_Toc530587393"/>
        <w:bookmarkStart w:id="1239" w:name="_Toc530671998"/>
        <w:bookmarkStart w:id="1240" w:name="_Toc530725964"/>
        <w:bookmarkStart w:id="1241" w:name="_Toc530726542"/>
        <w:bookmarkStart w:id="1242" w:name="_Toc530726733"/>
        <w:bookmarkEnd w:id="1231"/>
        <w:bookmarkEnd w:id="1232"/>
        <w:bookmarkEnd w:id="1233"/>
        <w:bookmarkEnd w:id="1234"/>
        <w:bookmarkEnd w:id="1235"/>
        <w:bookmarkEnd w:id="1236"/>
        <w:bookmarkEnd w:id="1237"/>
        <w:bookmarkEnd w:id="1238"/>
        <w:bookmarkEnd w:id="1239"/>
        <w:bookmarkEnd w:id="1240"/>
        <w:bookmarkEnd w:id="1241"/>
        <w:bookmarkEnd w:id="1242"/>
      </w:del>
    </w:p>
    <w:p w14:paraId="05439263" w14:textId="291E2DAA" w:rsidR="009A1477" w:rsidRPr="009A1477" w:rsidDel="007D58DF" w:rsidRDefault="009A1477" w:rsidP="007D58DF">
      <w:pPr>
        <w:spacing w:before="0" w:line="240" w:lineRule="auto"/>
        <w:ind w:left="0"/>
        <w:jc w:val="left"/>
        <w:rPr>
          <w:del w:id="1243" w:author="COLMENA MATEOS Adrian" w:date="2018-11-26T11:51:00Z"/>
        </w:rPr>
      </w:pPr>
      <w:del w:id="1244" w:author="COLMENA MATEOS Adrian" w:date="2018-11-26T11:51:00Z">
        <w:r w:rsidRPr="009A1477" w:rsidDel="007D58DF">
          <w:delText xml:space="preserve">Actualización del mecanismo de </w:delText>
        </w:r>
        <w:r w:rsidRPr="009A1477" w:rsidDel="007D58DF">
          <w:rPr>
            <w:i/>
          </w:rPr>
          <w:delText>persistence provider</w:delText>
        </w:r>
        <w:r w:rsidRPr="009A1477" w:rsidDel="007D58DF">
          <w:delText>.</w:delText>
        </w:r>
        <w:bookmarkStart w:id="1245" w:name="_Toc530570064"/>
        <w:bookmarkStart w:id="1246" w:name="_Toc530570166"/>
        <w:bookmarkStart w:id="1247" w:name="_Toc530570391"/>
        <w:bookmarkStart w:id="1248" w:name="_Toc530583721"/>
        <w:bookmarkStart w:id="1249" w:name="_Toc530586228"/>
        <w:bookmarkStart w:id="1250" w:name="_Toc530586955"/>
        <w:bookmarkStart w:id="1251" w:name="_Toc530587313"/>
        <w:bookmarkStart w:id="1252" w:name="_Toc530587394"/>
        <w:bookmarkStart w:id="1253" w:name="_Toc530671999"/>
        <w:bookmarkStart w:id="1254" w:name="_Toc530725965"/>
        <w:bookmarkStart w:id="1255" w:name="_Toc530726543"/>
        <w:bookmarkStart w:id="1256" w:name="_Toc530726734"/>
        <w:bookmarkEnd w:id="1245"/>
        <w:bookmarkEnd w:id="1246"/>
        <w:bookmarkEnd w:id="1247"/>
        <w:bookmarkEnd w:id="1248"/>
        <w:bookmarkEnd w:id="1249"/>
        <w:bookmarkEnd w:id="1250"/>
        <w:bookmarkEnd w:id="1251"/>
        <w:bookmarkEnd w:id="1252"/>
        <w:bookmarkEnd w:id="1253"/>
        <w:bookmarkEnd w:id="1254"/>
        <w:bookmarkEnd w:id="1255"/>
        <w:bookmarkEnd w:id="1256"/>
      </w:del>
    </w:p>
    <w:p w14:paraId="0C53A20E" w14:textId="05CA9D2A" w:rsidR="009A1477" w:rsidRPr="009A1477" w:rsidDel="007D58DF" w:rsidRDefault="009A1477" w:rsidP="007D58DF">
      <w:pPr>
        <w:spacing w:before="0" w:line="240" w:lineRule="auto"/>
        <w:ind w:left="0"/>
        <w:jc w:val="left"/>
        <w:rPr>
          <w:del w:id="1257" w:author="COLMENA MATEOS Adrian" w:date="2018-11-26T11:51:00Z"/>
        </w:rPr>
      </w:pPr>
      <w:del w:id="1258" w:author="COLMENA MATEOS Adrian" w:date="2018-11-26T11:51:00Z">
        <w:r w:rsidRPr="009A1477" w:rsidDel="007D58DF">
          <w:br w:type="page"/>
        </w:r>
      </w:del>
    </w:p>
    <w:p w14:paraId="6D3F6646" w14:textId="09E0D088" w:rsidR="009A1477" w:rsidRPr="00184FD2" w:rsidDel="007D58DF" w:rsidRDefault="009A1477" w:rsidP="007D58DF">
      <w:pPr>
        <w:spacing w:before="0" w:line="240" w:lineRule="auto"/>
        <w:ind w:left="0"/>
        <w:jc w:val="left"/>
        <w:rPr>
          <w:del w:id="1259" w:author="COLMENA MATEOS Adrian" w:date="2018-11-26T11:51:00Z"/>
          <w:lang w:val="es-ES_tradnl"/>
        </w:rPr>
      </w:pPr>
      <w:bookmarkStart w:id="1260" w:name="_Toc530557437"/>
      <w:bookmarkStart w:id="1261" w:name="_Toc530558053"/>
      <w:bookmarkStart w:id="1262" w:name="_Toc530639617"/>
      <w:bookmarkStart w:id="1263" w:name="_Toc530639997"/>
      <w:bookmarkStart w:id="1264" w:name="_Toc530640037"/>
      <w:bookmarkStart w:id="1265" w:name="_Toc530656246"/>
      <w:bookmarkStart w:id="1266" w:name="_Toc530657633"/>
      <w:bookmarkStart w:id="1267" w:name="_Toc530658051"/>
      <w:bookmarkStart w:id="1268" w:name="_Toc530669553"/>
      <w:bookmarkStart w:id="1269" w:name="_Toc530670771"/>
      <w:del w:id="1270" w:author="COLMENA MATEOS Adrian" w:date="2018-11-26T11:51:00Z">
        <w:r w:rsidRPr="009A1477" w:rsidDel="007D58DF">
          <w:rPr>
            <w:lang w:val="es-ES_tradnl"/>
          </w:rPr>
          <w:delText>Resumen</w:delText>
        </w:r>
        <w:bookmarkStart w:id="1271" w:name="_Toc530570065"/>
        <w:bookmarkStart w:id="1272" w:name="_Toc530570167"/>
        <w:bookmarkStart w:id="1273" w:name="_Toc530570392"/>
        <w:bookmarkStart w:id="1274" w:name="_Toc530583722"/>
        <w:bookmarkStart w:id="1275" w:name="_Toc530586229"/>
        <w:bookmarkStart w:id="1276" w:name="_Toc530586956"/>
        <w:bookmarkStart w:id="1277" w:name="_Toc530587314"/>
        <w:bookmarkStart w:id="1278" w:name="_Toc530587395"/>
        <w:bookmarkStart w:id="1279" w:name="_Toc530672000"/>
        <w:bookmarkStart w:id="1280" w:name="_Toc530725966"/>
        <w:bookmarkStart w:id="1281" w:name="_Toc530726544"/>
        <w:bookmarkStart w:id="1282" w:name="_Toc530726735"/>
        <w:bookmarkEnd w:id="1260"/>
        <w:bookmarkEnd w:id="1261"/>
        <w:bookmarkEnd w:id="1262"/>
        <w:bookmarkEnd w:id="1263"/>
        <w:bookmarkEnd w:id="1264"/>
        <w:bookmarkEnd w:id="1265"/>
        <w:bookmarkEnd w:id="1266"/>
        <w:bookmarkEnd w:id="1267"/>
        <w:bookmarkEnd w:id="1268"/>
        <w:bookmarkEnd w:id="1269"/>
        <w:bookmarkEnd w:id="1271"/>
        <w:bookmarkEnd w:id="1272"/>
        <w:bookmarkEnd w:id="1273"/>
        <w:bookmarkEnd w:id="1274"/>
        <w:bookmarkEnd w:id="1275"/>
        <w:bookmarkEnd w:id="1276"/>
        <w:bookmarkEnd w:id="1277"/>
        <w:bookmarkEnd w:id="1278"/>
        <w:bookmarkEnd w:id="1279"/>
        <w:bookmarkEnd w:id="1280"/>
        <w:bookmarkEnd w:id="1281"/>
        <w:bookmarkEnd w:id="1282"/>
      </w:del>
    </w:p>
    <w:p w14:paraId="34437C59" w14:textId="486F7898" w:rsidR="009A1477" w:rsidRPr="009A1477" w:rsidDel="007D58DF" w:rsidRDefault="009A1477" w:rsidP="007D58DF">
      <w:pPr>
        <w:spacing w:before="0" w:line="240" w:lineRule="auto"/>
        <w:ind w:left="0"/>
        <w:jc w:val="left"/>
        <w:rPr>
          <w:del w:id="1283" w:author="COLMENA MATEOS Adrian" w:date="2018-11-26T11:51:00Z"/>
        </w:rPr>
      </w:pPr>
      <w:del w:id="1284" w:author="COLMENA MATEOS Adrian" w:date="2018-11-26T11:51:00Z">
        <w:r w:rsidRPr="009A1477" w:rsidDel="007D58DF">
          <w:delText>JPA es simple y elegante, potente y flexible. Su uso es natural y fácil de aprender. Cualquier API operativa podrá consistir de un número pequeño de clases.</w:delText>
        </w:r>
        <w:bookmarkStart w:id="1285" w:name="_Toc530570066"/>
        <w:bookmarkStart w:id="1286" w:name="_Toc530570168"/>
        <w:bookmarkStart w:id="1287" w:name="_Toc530570393"/>
        <w:bookmarkStart w:id="1288" w:name="_Toc530583723"/>
        <w:bookmarkStart w:id="1289" w:name="_Toc530586230"/>
        <w:bookmarkStart w:id="1290" w:name="_Toc530586957"/>
        <w:bookmarkStart w:id="1291" w:name="_Toc530587315"/>
        <w:bookmarkStart w:id="1292" w:name="_Toc530587396"/>
        <w:bookmarkStart w:id="1293" w:name="_Toc530672001"/>
        <w:bookmarkStart w:id="1294" w:name="_Toc530725967"/>
        <w:bookmarkStart w:id="1295" w:name="_Toc530726545"/>
        <w:bookmarkStart w:id="1296" w:name="_Toc530726736"/>
        <w:bookmarkEnd w:id="1285"/>
        <w:bookmarkEnd w:id="1286"/>
        <w:bookmarkEnd w:id="1287"/>
        <w:bookmarkEnd w:id="1288"/>
        <w:bookmarkEnd w:id="1289"/>
        <w:bookmarkEnd w:id="1290"/>
        <w:bookmarkEnd w:id="1291"/>
        <w:bookmarkEnd w:id="1292"/>
        <w:bookmarkEnd w:id="1293"/>
        <w:bookmarkEnd w:id="1294"/>
        <w:bookmarkEnd w:id="1295"/>
        <w:bookmarkEnd w:id="1296"/>
      </w:del>
    </w:p>
    <w:p w14:paraId="1C0631FC" w14:textId="777243EB" w:rsidR="009A1477" w:rsidRPr="009A1477" w:rsidDel="007D58DF" w:rsidRDefault="009A1477" w:rsidP="007D58DF">
      <w:pPr>
        <w:spacing w:before="0" w:line="240" w:lineRule="auto"/>
        <w:ind w:left="0"/>
        <w:jc w:val="left"/>
        <w:rPr>
          <w:del w:id="1297" w:author="COLMENA MATEOS Adrian" w:date="2018-11-26T11:51:00Z"/>
        </w:rPr>
      </w:pPr>
      <w:bookmarkStart w:id="1298" w:name="_Toc530557438"/>
      <w:bookmarkStart w:id="1299" w:name="_Toc530558054"/>
      <w:bookmarkStart w:id="1300" w:name="_Toc530639618"/>
      <w:bookmarkStart w:id="1301" w:name="_Toc530639998"/>
      <w:bookmarkStart w:id="1302" w:name="_Toc530640038"/>
      <w:bookmarkStart w:id="1303" w:name="_Toc530656247"/>
      <w:bookmarkStart w:id="1304" w:name="_Toc530657634"/>
      <w:bookmarkStart w:id="1305" w:name="_Toc530658052"/>
      <w:bookmarkStart w:id="1306" w:name="_Toc530669554"/>
      <w:bookmarkStart w:id="1307" w:name="_Toc530670772"/>
      <w:del w:id="1308" w:author="COLMENA MATEOS Adrian" w:date="2018-11-26T11:51:00Z">
        <w:r w:rsidRPr="009A1477" w:rsidDel="007D58DF">
          <w:delText>Persistencia de los POJOs</w:delText>
        </w:r>
        <w:bookmarkStart w:id="1309" w:name="_Toc530570067"/>
        <w:bookmarkStart w:id="1310" w:name="_Toc530570169"/>
        <w:bookmarkStart w:id="1311" w:name="_Toc530570394"/>
        <w:bookmarkStart w:id="1312" w:name="_Toc530583724"/>
        <w:bookmarkStart w:id="1313" w:name="_Toc530586231"/>
        <w:bookmarkStart w:id="1314" w:name="_Toc530586958"/>
        <w:bookmarkStart w:id="1315" w:name="_Toc530587316"/>
        <w:bookmarkStart w:id="1316" w:name="_Toc530587397"/>
        <w:bookmarkStart w:id="1317" w:name="_Toc530672002"/>
        <w:bookmarkStart w:id="1318" w:name="_Toc530725968"/>
        <w:bookmarkStart w:id="1319" w:name="_Toc530726546"/>
        <w:bookmarkStart w:id="1320" w:name="_Toc530726737"/>
        <w:bookmarkEnd w:id="1298"/>
        <w:bookmarkEnd w:id="1299"/>
        <w:bookmarkEnd w:id="1300"/>
        <w:bookmarkEnd w:id="1301"/>
        <w:bookmarkEnd w:id="1302"/>
        <w:bookmarkEnd w:id="1303"/>
        <w:bookmarkEnd w:id="1304"/>
        <w:bookmarkEnd w:id="1305"/>
        <w:bookmarkEnd w:id="1306"/>
        <w:bookmarkEnd w:id="1307"/>
        <w:bookmarkEnd w:id="1309"/>
        <w:bookmarkEnd w:id="1310"/>
        <w:bookmarkEnd w:id="1311"/>
        <w:bookmarkEnd w:id="1312"/>
        <w:bookmarkEnd w:id="1313"/>
        <w:bookmarkEnd w:id="1314"/>
        <w:bookmarkEnd w:id="1315"/>
        <w:bookmarkEnd w:id="1316"/>
        <w:bookmarkEnd w:id="1317"/>
        <w:bookmarkEnd w:id="1318"/>
        <w:bookmarkEnd w:id="1319"/>
        <w:bookmarkEnd w:id="1320"/>
      </w:del>
    </w:p>
    <w:p w14:paraId="34B8473F" w14:textId="45B666DF" w:rsidR="009A1477" w:rsidRPr="009A1477" w:rsidDel="007D58DF" w:rsidRDefault="009A1477" w:rsidP="007D58DF">
      <w:pPr>
        <w:spacing w:before="0" w:line="240" w:lineRule="auto"/>
        <w:ind w:left="0"/>
        <w:jc w:val="left"/>
        <w:rPr>
          <w:del w:id="1321" w:author="COLMENA MATEOS Adrian" w:date="2018-11-26T11:51:00Z"/>
        </w:rPr>
      </w:pPr>
      <w:del w:id="1322" w:author="COLMENA MATEOS Adrian" w:date="2018-11-26T11:51:00Z">
        <w:r w:rsidRPr="009A1477" w:rsidDel="007D58DF">
          <w:delText xml:space="preserve">Quizás lo más importante de JPA es que los objetos son POJOs, lo que significa que no hay nada especial en ningún objeto que se haga persistente. De hecho, casi cualquier objeto de aplicación no final existente con un constructor predeterminado puede hacerse persistente sin siquiera cambiar una sola línea de código. </w:delText>
        </w:r>
        <w:bookmarkStart w:id="1323" w:name="_Toc530570068"/>
        <w:bookmarkStart w:id="1324" w:name="_Toc530570170"/>
        <w:bookmarkStart w:id="1325" w:name="_Toc530570395"/>
        <w:bookmarkStart w:id="1326" w:name="_Toc530583725"/>
        <w:bookmarkStart w:id="1327" w:name="_Toc530586232"/>
        <w:bookmarkStart w:id="1328" w:name="_Toc530586959"/>
        <w:bookmarkStart w:id="1329" w:name="_Toc530587317"/>
        <w:bookmarkStart w:id="1330" w:name="_Toc530587398"/>
        <w:bookmarkStart w:id="1331" w:name="_Toc530672003"/>
        <w:bookmarkStart w:id="1332" w:name="_Toc530725969"/>
        <w:bookmarkStart w:id="1333" w:name="_Toc530726547"/>
        <w:bookmarkStart w:id="1334" w:name="_Toc530726738"/>
        <w:bookmarkEnd w:id="1323"/>
        <w:bookmarkEnd w:id="1324"/>
        <w:bookmarkEnd w:id="1325"/>
        <w:bookmarkEnd w:id="1326"/>
        <w:bookmarkEnd w:id="1327"/>
        <w:bookmarkEnd w:id="1328"/>
        <w:bookmarkEnd w:id="1329"/>
        <w:bookmarkEnd w:id="1330"/>
        <w:bookmarkEnd w:id="1331"/>
        <w:bookmarkEnd w:id="1332"/>
        <w:bookmarkEnd w:id="1333"/>
        <w:bookmarkEnd w:id="1334"/>
      </w:del>
    </w:p>
    <w:p w14:paraId="1C92064B" w14:textId="01955E3E" w:rsidR="009A1477" w:rsidRPr="009A1477" w:rsidDel="007D58DF" w:rsidRDefault="009A1477" w:rsidP="007D58DF">
      <w:pPr>
        <w:spacing w:before="0" w:line="240" w:lineRule="auto"/>
        <w:ind w:left="0"/>
        <w:jc w:val="left"/>
        <w:rPr>
          <w:del w:id="1335" w:author="COLMENA MATEOS Adrian" w:date="2018-11-26T11:51:00Z"/>
        </w:rPr>
      </w:pPr>
      <w:bookmarkStart w:id="1336" w:name="_Toc530557439"/>
      <w:bookmarkStart w:id="1337" w:name="_Toc530558055"/>
      <w:bookmarkStart w:id="1338" w:name="_Toc530639619"/>
      <w:bookmarkStart w:id="1339" w:name="_Toc530639999"/>
      <w:bookmarkStart w:id="1340" w:name="_Toc530640039"/>
      <w:bookmarkStart w:id="1341" w:name="_Toc530656248"/>
      <w:bookmarkStart w:id="1342" w:name="_Toc530657635"/>
      <w:bookmarkStart w:id="1343" w:name="_Toc530658053"/>
      <w:bookmarkStart w:id="1344" w:name="_Toc530669555"/>
      <w:bookmarkStart w:id="1345" w:name="_Toc530670773"/>
      <w:del w:id="1346" w:author="COLMENA MATEOS Adrian" w:date="2018-11-26T11:51:00Z">
        <w:r w:rsidRPr="009A1477" w:rsidDel="007D58DF">
          <w:delText>No intrusismo</w:delText>
        </w:r>
        <w:bookmarkStart w:id="1347" w:name="_Toc530570069"/>
        <w:bookmarkStart w:id="1348" w:name="_Toc530570171"/>
        <w:bookmarkStart w:id="1349" w:name="_Toc530570396"/>
        <w:bookmarkStart w:id="1350" w:name="_Toc530583726"/>
        <w:bookmarkStart w:id="1351" w:name="_Toc530586233"/>
        <w:bookmarkStart w:id="1352" w:name="_Toc530586960"/>
        <w:bookmarkStart w:id="1353" w:name="_Toc530587318"/>
        <w:bookmarkStart w:id="1354" w:name="_Toc530587399"/>
        <w:bookmarkStart w:id="1355" w:name="_Toc530672004"/>
        <w:bookmarkStart w:id="1356" w:name="_Toc530725970"/>
        <w:bookmarkStart w:id="1357" w:name="_Toc530726548"/>
        <w:bookmarkStart w:id="1358" w:name="_Toc530726739"/>
        <w:bookmarkEnd w:id="1336"/>
        <w:bookmarkEnd w:id="1337"/>
        <w:bookmarkEnd w:id="1338"/>
        <w:bookmarkEnd w:id="1339"/>
        <w:bookmarkEnd w:id="1340"/>
        <w:bookmarkEnd w:id="1341"/>
        <w:bookmarkEnd w:id="1342"/>
        <w:bookmarkEnd w:id="1343"/>
        <w:bookmarkEnd w:id="1344"/>
        <w:bookmarkEnd w:id="1345"/>
        <w:bookmarkEnd w:id="1347"/>
        <w:bookmarkEnd w:id="1348"/>
        <w:bookmarkEnd w:id="1349"/>
        <w:bookmarkEnd w:id="1350"/>
        <w:bookmarkEnd w:id="1351"/>
        <w:bookmarkEnd w:id="1352"/>
        <w:bookmarkEnd w:id="1353"/>
        <w:bookmarkEnd w:id="1354"/>
        <w:bookmarkEnd w:id="1355"/>
        <w:bookmarkEnd w:id="1356"/>
        <w:bookmarkEnd w:id="1357"/>
        <w:bookmarkEnd w:id="1358"/>
      </w:del>
    </w:p>
    <w:p w14:paraId="29082CE3" w14:textId="5EB26B6B" w:rsidR="009A1477" w:rsidRPr="009A1477" w:rsidDel="007D58DF" w:rsidRDefault="009A1477" w:rsidP="007D58DF">
      <w:pPr>
        <w:spacing w:before="0" w:line="240" w:lineRule="auto"/>
        <w:ind w:left="0"/>
        <w:jc w:val="left"/>
        <w:rPr>
          <w:del w:id="1359" w:author="COLMENA MATEOS Adrian" w:date="2018-11-26T11:51:00Z"/>
        </w:rPr>
      </w:pPr>
      <w:del w:id="1360" w:author="COLMENA MATEOS Adrian" w:date="2018-11-26T11:51:00Z">
        <w:r w:rsidRPr="009A1477" w:rsidDel="007D58DF">
          <w:delText>La persistencia API existe como una capa separada de los objetos persistentes. Los objetos a persistir (Entity Beans) no necesitan implementar interfaces EJB.</w:delText>
        </w:r>
        <w:bookmarkStart w:id="1361" w:name="_Toc530570070"/>
        <w:bookmarkStart w:id="1362" w:name="_Toc530570172"/>
        <w:bookmarkStart w:id="1363" w:name="_Toc530570397"/>
        <w:bookmarkStart w:id="1364" w:name="_Toc530583727"/>
        <w:bookmarkStart w:id="1365" w:name="_Toc530586234"/>
        <w:bookmarkStart w:id="1366" w:name="_Toc530586961"/>
        <w:bookmarkStart w:id="1367" w:name="_Toc530587319"/>
        <w:bookmarkStart w:id="1368" w:name="_Toc530587400"/>
        <w:bookmarkStart w:id="1369" w:name="_Toc530672005"/>
        <w:bookmarkStart w:id="1370" w:name="_Toc530725971"/>
        <w:bookmarkStart w:id="1371" w:name="_Toc530726549"/>
        <w:bookmarkStart w:id="1372" w:name="_Toc530726740"/>
        <w:bookmarkEnd w:id="1361"/>
        <w:bookmarkEnd w:id="1362"/>
        <w:bookmarkEnd w:id="1363"/>
        <w:bookmarkEnd w:id="1364"/>
        <w:bookmarkEnd w:id="1365"/>
        <w:bookmarkEnd w:id="1366"/>
        <w:bookmarkEnd w:id="1367"/>
        <w:bookmarkEnd w:id="1368"/>
        <w:bookmarkEnd w:id="1369"/>
        <w:bookmarkEnd w:id="1370"/>
        <w:bookmarkEnd w:id="1371"/>
        <w:bookmarkEnd w:id="1372"/>
      </w:del>
    </w:p>
    <w:p w14:paraId="39AEB870" w14:textId="7DCFD424" w:rsidR="009A1477" w:rsidRPr="009A1477" w:rsidDel="007D58DF" w:rsidRDefault="009A1477" w:rsidP="007D58DF">
      <w:pPr>
        <w:spacing w:before="0" w:line="240" w:lineRule="auto"/>
        <w:ind w:left="0"/>
        <w:jc w:val="left"/>
        <w:rPr>
          <w:del w:id="1373" w:author="COLMENA MATEOS Adrian" w:date="2018-11-26T11:51:00Z"/>
        </w:rPr>
      </w:pPr>
      <w:bookmarkStart w:id="1374" w:name="_Toc530557440"/>
      <w:bookmarkStart w:id="1375" w:name="_Toc530558056"/>
      <w:bookmarkStart w:id="1376" w:name="_Toc530639620"/>
      <w:bookmarkStart w:id="1377" w:name="_Toc530640000"/>
      <w:bookmarkStart w:id="1378" w:name="_Toc530640040"/>
      <w:bookmarkStart w:id="1379" w:name="_Toc530656249"/>
      <w:bookmarkStart w:id="1380" w:name="_Toc530657636"/>
      <w:bookmarkStart w:id="1381" w:name="_Toc530658054"/>
      <w:bookmarkStart w:id="1382" w:name="_Toc530669556"/>
      <w:bookmarkStart w:id="1383" w:name="_Toc530670774"/>
      <w:del w:id="1384" w:author="COLMENA MATEOS Adrian" w:date="2018-11-26T11:51:00Z">
        <w:r w:rsidRPr="009A1477" w:rsidDel="007D58DF">
          <w:delText>Consultas de objetos</w:delText>
        </w:r>
        <w:bookmarkStart w:id="1385" w:name="_Toc530570071"/>
        <w:bookmarkStart w:id="1386" w:name="_Toc530570173"/>
        <w:bookmarkStart w:id="1387" w:name="_Toc530570398"/>
        <w:bookmarkStart w:id="1388" w:name="_Toc530583728"/>
        <w:bookmarkStart w:id="1389" w:name="_Toc530586235"/>
        <w:bookmarkStart w:id="1390" w:name="_Toc530586962"/>
        <w:bookmarkStart w:id="1391" w:name="_Toc530587320"/>
        <w:bookmarkStart w:id="1392" w:name="_Toc530587401"/>
        <w:bookmarkStart w:id="1393" w:name="_Toc530672006"/>
        <w:bookmarkStart w:id="1394" w:name="_Toc530725972"/>
        <w:bookmarkStart w:id="1395" w:name="_Toc530726550"/>
        <w:bookmarkStart w:id="1396" w:name="_Toc530726741"/>
        <w:bookmarkEnd w:id="1374"/>
        <w:bookmarkEnd w:id="1375"/>
        <w:bookmarkEnd w:id="1376"/>
        <w:bookmarkEnd w:id="1377"/>
        <w:bookmarkEnd w:id="1378"/>
        <w:bookmarkEnd w:id="1379"/>
        <w:bookmarkEnd w:id="1380"/>
        <w:bookmarkEnd w:id="1381"/>
        <w:bookmarkEnd w:id="1382"/>
        <w:bookmarkEnd w:id="1383"/>
        <w:bookmarkEnd w:id="1385"/>
        <w:bookmarkEnd w:id="1386"/>
        <w:bookmarkEnd w:id="1387"/>
        <w:bookmarkEnd w:id="1388"/>
        <w:bookmarkEnd w:id="1389"/>
        <w:bookmarkEnd w:id="1390"/>
        <w:bookmarkEnd w:id="1391"/>
        <w:bookmarkEnd w:id="1392"/>
        <w:bookmarkEnd w:id="1393"/>
        <w:bookmarkEnd w:id="1394"/>
        <w:bookmarkEnd w:id="1395"/>
        <w:bookmarkEnd w:id="1396"/>
      </w:del>
    </w:p>
    <w:p w14:paraId="7EE66E76" w14:textId="0C6AC3E1" w:rsidR="009A1477" w:rsidRPr="009A1477" w:rsidDel="007D58DF" w:rsidRDefault="009A1477" w:rsidP="007D58DF">
      <w:pPr>
        <w:spacing w:before="0" w:line="240" w:lineRule="auto"/>
        <w:ind w:left="0"/>
        <w:jc w:val="left"/>
        <w:rPr>
          <w:del w:id="1397" w:author="COLMENA MATEOS Adrian" w:date="2018-11-26T11:51:00Z"/>
        </w:rPr>
      </w:pPr>
      <w:del w:id="1398" w:author="COLMENA MATEOS Adrian" w:date="2018-11-26T11:51:00Z">
        <w:r w:rsidRPr="009A1477" w:rsidDel="007D58DF">
          <w:delText>En la práctica, una entidad es una tabla en una base de datos relacional en la que cada instancia de entidad corresponde a una fila determinada de esa tabla.</w:delText>
        </w:r>
        <w:bookmarkStart w:id="1399" w:name="_Toc530570072"/>
        <w:bookmarkStart w:id="1400" w:name="_Toc530570174"/>
        <w:bookmarkStart w:id="1401" w:name="_Toc530570399"/>
        <w:bookmarkStart w:id="1402" w:name="_Toc530583729"/>
        <w:bookmarkStart w:id="1403" w:name="_Toc530586236"/>
        <w:bookmarkStart w:id="1404" w:name="_Toc530586963"/>
        <w:bookmarkStart w:id="1405" w:name="_Toc530587321"/>
        <w:bookmarkStart w:id="1406" w:name="_Toc530587402"/>
        <w:bookmarkStart w:id="1407" w:name="_Toc530672007"/>
        <w:bookmarkStart w:id="1408" w:name="_Toc530725973"/>
        <w:bookmarkStart w:id="1409" w:name="_Toc530726551"/>
        <w:bookmarkStart w:id="1410" w:name="_Toc530726742"/>
        <w:bookmarkEnd w:id="1399"/>
        <w:bookmarkEnd w:id="1400"/>
        <w:bookmarkEnd w:id="1401"/>
        <w:bookmarkEnd w:id="1402"/>
        <w:bookmarkEnd w:id="1403"/>
        <w:bookmarkEnd w:id="1404"/>
        <w:bookmarkEnd w:id="1405"/>
        <w:bookmarkEnd w:id="1406"/>
        <w:bookmarkEnd w:id="1407"/>
        <w:bookmarkEnd w:id="1408"/>
        <w:bookmarkEnd w:id="1409"/>
        <w:bookmarkEnd w:id="1410"/>
      </w:del>
    </w:p>
    <w:p w14:paraId="69289389" w14:textId="6E30A30E" w:rsidR="009A1477" w:rsidRPr="009A1477" w:rsidDel="007D58DF" w:rsidRDefault="009A1477" w:rsidP="007D58DF">
      <w:pPr>
        <w:spacing w:before="0" w:line="240" w:lineRule="auto"/>
        <w:ind w:left="0"/>
        <w:jc w:val="left"/>
        <w:rPr>
          <w:del w:id="1411" w:author="COLMENA MATEOS Adrian" w:date="2018-11-26T11:51:00Z"/>
        </w:rPr>
      </w:pPr>
      <w:del w:id="1412" w:author="COLMENA MATEOS Adrian" w:date="2018-11-26T11:51:00Z">
        <w:r w:rsidRPr="009A1477" w:rsidDel="007D58DF">
          <w:delText xml:space="preserve">También es posible escapar a SQL si una consulta especial, que no puede ser cumplida por la generación SQL, se realiza a partir de la persistencia del framework. Estas consultas pueden devolver resultados en forma de entidades, proyecciones de atributos específicos de la entidad, o incluso valores de función agregados, entre otras opciones. </w:delText>
        </w:r>
        <w:bookmarkStart w:id="1413" w:name="_Toc530570073"/>
        <w:bookmarkStart w:id="1414" w:name="_Toc530570175"/>
        <w:bookmarkStart w:id="1415" w:name="_Toc530570400"/>
        <w:bookmarkStart w:id="1416" w:name="_Toc530583730"/>
        <w:bookmarkStart w:id="1417" w:name="_Toc530586237"/>
        <w:bookmarkStart w:id="1418" w:name="_Toc530586964"/>
        <w:bookmarkStart w:id="1419" w:name="_Toc530587322"/>
        <w:bookmarkStart w:id="1420" w:name="_Toc530587403"/>
        <w:bookmarkStart w:id="1421" w:name="_Toc530672008"/>
        <w:bookmarkStart w:id="1422" w:name="_Toc530725974"/>
        <w:bookmarkStart w:id="1423" w:name="_Toc530726552"/>
        <w:bookmarkStart w:id="1424" w:name="_Toc530726743"/>
        <w:bookmarkEnd w:id="1413"/>
        <w:bookmarkEnd w:id="1414"/>
        <w:bookmarkEnd w:id="1415"/>
        <w:bookmarkEnd w:id="1416"/>
        <w:bookmarkEnd w:id="1417"/>
        <w:bookmarkEnd w:id="1418"/>
        <w:bookmarkEnd w:id="1419"/>
        <w:bookmarkEnd w:id="1420"/>
        <w:bookmarkEnd w:id="1421"/>
        <w:bookmarkEnd w:id="1422"/>
        <w:bookmarkEnd w:id="1423"/>
        <w:bookmarkEnd w:id="1424"/>
      </w:del>
    </w:p>
    <w:p w14:paraId="54B0D38C" w14:textId="5AEC3D8E" w:rsidR="009A1477" w:rsidRPr="009A1477" w:rsidDel="007D58DF" w:rsidRDefault="009A1477" w:rsidP="007D58DF">
      <w:pPr>
        <w:spacing w:before="0" w:line="240" w:lineRule="auto"/>
        <w:ind w:left="0"/>
        <w:jc w:val="left"/>
        <w:rPr>
          <w:del w:id="1425" w:author="COLMENA MATEOS Adrian" w:date="2018-11-26T11:51:00Z"/>
        </w:rPr>
      </w:pPr>
      <w:bookmarkStart w:id="1426" w:name="_Toc530557441"/>
      <w:bookmarkStart w:id="1427" w:name="_Toc530558057"/>
      <w:bookmarkStart w:id="1428" w:name="_Toc530639621"/>
      <w:bookmarkStart w:id="1429" w:name="_Toc530640001"/>
      <w:bookmarkStart w:id="1430" w:name="_Toc530640041"/>
      <w:bookmarkStart w:id="1431" w:name="_Toc530656250"/>
      <w:bookmarkStart w:id="1432" w:name="_Toc530657637"/>
      <w:bookmarkStart w:id="1433" w:name="_Toc530658055"/>
      <w:bookmarkStart w:id="1434" w:name="_Toc530669557"/>
      <w:bookmarkStart w:id="1435" w:name="_Toc530670775"/>
      <w:del w:id="1436" w:author="COLMENA MATEOS Adrian" w:date="2018-11-26T11:51:00Z">
        <w:r w:rsidRPr="009A1477" w:rsidDel="007D58DF">
          <w:delText>Entidades móviles</w:delText>
        </w:r>
        <w:bookmarkStart w:id="1437" w:name="_Toc530570074"/>
        <w:bookmarkStart w:id="1438" w:name="_Toc530570176"/>
        <w:bookmarkStart w:id="1439" w:name="_Toc530570401"/>
        <w:bookmarkStart w:id="1440" w:name="_Toc530583731"/>
        <w:bookmarkStart w:id="1441" w:name="_Toc530586238"/>
        <w:bookmarkStart w:id="1442" w:name="_Toc530586965"/>
        <w:bookmarkStart w:id="1443" w:name="_Toc530587323"/>
        <w:bookmarkStart w:id="1444" w:name="_Toc530587404"/>
        <w:bookmarkStart w:id="1445" w:name="_Toc530672009"/>
        <w:bookmarkStart w:id="1446" w:name="_Toc530725975"/>
        <w:bookmarkStart w:id="1447" w:name="_Toc530726553"/>
        <w:bookmarkStart w:id="1448" w:name="_Toc530726744"/>
        <w:bookmarkEnd w:id="1426"/>
        <w:bookmarkEnd w:id="1427"/>
        <w:bookmarkEnd w:id="1428"/>
        <w:bookmarkEnd w:id="1429"/>
        <w:bookmarkEnd w:id="1430"/>
        <w:bookmarkEnd w:id="1431"/>
        <w:bookmarkEnd w:id="1432"/>
        <w:bookmarkEnd w:id="1433"/>
        <w:bookmarkEnd w:id="1434"/>
        <w:bookmarkEnd w:id="1435"/>
        <w:bookmarkEnd w:id="1437"/>
        <w:bookmarkEnd w:id="1438"/>
        <w:bookmarkEnd w:id="1439"/>
        <w:bookmarkEnd w:id="1440"/>
        <w:bookmarkEnd w:id="1441"/>
        <w:bookmarkEnd w:id="1442"/>
        <w:bookmarkEnd w:id="1443"/>
        <w:bookmarkEnd w:id="1444"/>
        <w:bookmarkEnd w:id="1445"/>
        <w:bookmarkEnd w:id="1446"/>
        <w:bookmarkEnd w:id="1447"/>
        <w:bookmarkEnd w:id="1448"/>
      </w:del>
    </w:p>
    <w:p w14:paraId="1EB08777" w14:textId="591BB02E" w:rsidR="009A1477" w:rsidRPr="009A1477" w:rsidDel="007D58DF" w:rsidRDefault="009A1477" w:rsidP="007D58DF">
      <w:pPr>
        <w:spacing w:before="0" w:line="240" w:lineRule="auto"/>
        <w:ind w:left="0"/>
        <w:jc w:val="left"/>
        <w:rPr>
          <w:del w:id="1449" w:author="COLMENA MATEOS Adrian" w:date="2018-11-26T11:51:00Z"/>
        </w:rPr>
      </w:pPr>
      <w:del w:id="1450" w:author="COLMENA MATEOS Adrian" w:date="2018-11-26T11:51:00Z">
        <w:r w:rsidRPr="009A1477" w:rsidDel="007D58DF">
          <w:delText>Las entidades persistentes deben ser móviles en la red. Los objetos deben poder moverse de una máquina virtual Java (JVM) a otra y luego de nuevo, y deben poder ser utilizados por la aplicación.</w:delText>
        </w:r>
        <w:bookmarkStart w:id="1451" w:name="_Toc530570075"/>
        <w:bookmarkStart w:id="1452" w:name="_Toc530570177"/>
        <w:bookmarkStart w:id="1453" w:name="_Toc530570402"/>
        <w:bookmarkStart w:id="1454" w:name="_Toc530583732"/>
        <w:bookmarkStart w:id="1455" w:name="_Toc530586239"/>
        <w:bookmarkStart w:id="1456" w:name="_Toc530586966"/>
        <w:bookmarkStart w:id="1457" w:name="_Toc530587324"/>
        <w:bookmarkStart w:id="1458" w:name="_Toc530587405"/>
        <w:bookmarkStart w:id="1459" w:name="_Toc530672010"/>
        <w:bookmarkStart w:id="1460" w:name="_Toc530725976"/>
        <w:bookmarkStart w:id="1461" w:name="_Toc530726554"/>
        <w:bookmarkStart w:id="1462" w:name="_Toc530726745"/>
        <w:bookmarkEnd w:id="1451"/>
        <w:bookmarkEnd w:id="1452"/>
        <w:bookmarkEnd w:id="1453"/>
        <w:bookmarkEnd w:id="1454"/>
        <w:bookmarkEnd w:id="1455"/>
        <w:bookmarkEnd w:id="1456"/>
        <w:bookmarkEnd w:id="1457"/>
        <w:bookmarkEnd w:id="1458"/>
        <w:bookmarkEnd w:id="1459"/>
        <w:bookmarkEnd w:id="1460"/>
        <w:bookmarkEnd w:id="1461"/>
        <w:bookmarkEnd w:id="1462"/>
      </w:del>
    </w:p>
    <w:p w14:paraId="75499F64" w14:textId="18099F12" w:rsidR="009A1477" w:rsidRPr="009A1477" w:rsidDel="007D58DF" w:rsidRDefault="009A1477" w:rsidP="007D58DF">
      <w:pPr>
        <w:spacing w:before="0" w:line="240" w:lineRule="auto"/>
        <w:ind w:left="0"/>
        <w:jc w:val="left"/>
        <w:rPr>
          <w:del w:id="1463" w:author="COLMENA MATEOS Adrian" w:date="2018-11-26T11:51:00Z"/>
        </w:rPr>
      </w:pPr>
      <w:del w:id="1464" w:author="COLMENA MATEOS Adrian" w:date="2018-11-26T11:51:00Z">
        <w:r w:rsidRPr="009A1477" w:rsidDel="007D58DF">
          <w:delText xml:space="preserve">Los objetos que salen de la capa de persistencia se denominan desprendidos. Una característica clave del modelo de persistencia es la capacidad de cambiar entidades separadas y luego volver a unirlas cuando regresen a la JVM de origen. </w:delText>
        </w:r>
        <w:bookmarkStart w:id="1465" w:name="_Toc530570076"/>
        <w:bookmarkStart w:id="1466" w:name="_Toc530570178"/>
        <w:bookmarkStart w:id="1467" w:name="_Toc530570403"/>
        <w:bookmarkStart w:id="1468" w:name="_Toc530583733"/>
        <w:bookmarkStart w:id="1469" w:name="_Toc530586240"/>
        <w:bookmarkStart w:id="1470" w:name="_Toc530586967"/>
        <w:bookmarkStart w:id="1471" w:name="_Toc530587325"/>
        <w:bookmarkStart w:id="1472" w:name="_Toc530587406"/>
        <w:bookmarkStart w:id="1473" w:name="_Toc530672011"/>
        <w:bookmarkStart w:id="1474" w:name="_Toc530725977"/>
        <w:bookmarkStart w:id="1475" w:name="_Toc530726555"/>
        <w:bookmarkStart w:id="1476" w:name="_Toc530726746"/>
        <w:bookmarkEnd w:id="1465"/>
        <w:bookmarkEnd w:id="1466"/>
        <w:bookmarkEnd w:id="1467"/>
        <w:bookmarkEnd w:id="1468"/>
        <w:bookmarkEnd w:id="1469"/>
        <w:bookmarkEnd w:id="1470"/>
        <w:bookmarkEnd w:id="1471"/>
        <w:bookmarkEnd w:id="1472"/>
        <w:bookmarkEnd w:id="1473"/>
        <w:bookmarkEnd w:id="1474"/>
        <w:bookmarkEnd w:id="1475"/>
        <w:bookmarkEnd w:id="1476"/>
      </w:del>
    </w:p>
    <w:p w14:paraId="2474C441" w14:textId="44282245" w:rsidR="009A1477" w:rsidRPr="009A1477" w:rsidDel="007D58DF" w:rsidRDefault="009A1477" w:rsidP="007D58DF">
      <w:pPr>
        <w:spacing w:before="0" w:line="240" w:lineRule="auto"/>
        <w:ind w:left="0"/>
        <w:jc w:val="left"/>
        <w:rPr>
          <w:del w:id="1477" w:author="COLMENA MATEOS Adrian" w:date="2018-11-26T11:51:00Z"/>
        </w:rPr>
      </w:pPr>
      <w:bookmarkStart w:id="1478" w:name="_Toc530557442"/>
      <w:bookmarkStart w:id="1479" w:name="_Toc530558058"/>
      <w:bookmarkStart w:id="1480" w:name="_Toc530639622"/>
      <w:bookmarkStart w:id="1481" w:name="_Toc530640002"/>
      <w:bookmarkStart w:id="1482" w:name="_Toc530640042"/>
      <w:bookmarkStart w:id="1483" w:name="_Toc530656251"/>
      <w:bookmarkStart w:id="1484" w:name="_Toc530657638"/>
      <w:bookmarkStart w:id="1485" w:name="_Toc530658056"/>
      <w:bookmarkStart w:id="1486" w:name="_Toc530669558"/>
      <w:bookmarkStart w:id="1487" w:name="_Toc530670776"/>
      <w:del w:id="1488" w:author="COLMENA MATEOS Adrian" w:date="2018-11-26T11:51:00Z">
        <w:r w:rsidRPr="009A1477" w:rsidDel="007D58DF">
          <w:delText>Configuración simple</w:delText>
        </w:r>
        <w:bookmarkStart w:id="1489" w:name="_Toc530570077"/>
        <w:bookmarkStart w:id="1490" w:name="_Toc530570179"/>
        <w:bookmarkStart w:id="1491" w:name="_Toc530570404"/>
        <w:bookmarkStart w:id="1492" w:name="_Toc530583734"/>
        <w:bookmarkStart w:id="1493" w:name="_Toc530586241"/>
        <w:bookmarkStart w:id="1494" w:name="_Toc530586968"/>
        <w:bookmarkStart w:id="1495" w:name="_Toc530587326"/>
        <w:bookmarkStart w:id="1496" w:name="_Toc530587407"/>
        <w:bookmarkStart w:id="1497" w:name="_Toc530672012"/>
        <w:bookmarkStart w:id="1498" w:name="_Toc530725978"/>
        <w:bookmarkStart w:id="1499" w:name="_Toc530726556"/>
        <w:bookmarkStart w:id="1500" w:name="_Toc530726747"/>
        <w:bookmarkEnd w:id="1478"/>
        <w:bookmarkEnd w:id="1479"/>
        <w:bookmarkEnd w:id="1480"/>
        <w:bookmarkEnd w:id="1481"/>
        <w:bookmarkEnd w:id="1482"/>
        <w:bookmarkEnd w:id="1483"/>
        <w:bookmarkEnd w:id="1484"/>
        <w:bookmarkEnd w:id="1485"/>
        <w:bookmarkEnd w:id="1486"/>
        <w:bookmarkEnd w:id="1487"/>
        <w:bookmarkEnd w:id="1489"/>
        <w:bookmarkEnd w:id="1490"/>
        <w:bookmarkEnd w:id="1491"/>
        <w:bookmarkEnd w:id="1492"/>
        <w:bookmarkEnd w:id="1493"/>
        <w:bookmarkEnd w:id="1494"/>
        <w:bookmarkEnd w:id="1495"/>
        <w:bookmarkEnd w:id="1496"/>
        <w:bookmarkEnd w:id="1497"/>
        <w:bookmarkEnd w:id="1498"/>
        <w:bookmarkEnd w:id="1499"/>
        <w:bookmarkEnd w:id="1500"/>
      </w:del>
    </w:p>
    <w:p w14:paraId="2E99AE15" w14:textId="5BA32622" w:rsidR="009A1477" w:rsidRPr="009A1477" w:rsidDel="007D58DF" w:rsidRDefault="00A617ED" w:rsidP="007D58DF">
      <w:pPr>
        <w:spacing w:before="0" w:line="240" w:lineRule="auto"/>
        <w:ind w:left="0"/>
        <w:jc w:val="left"/>
        <w:rPr>
          <w:del w:id="1501" w:author="COLMENA MATEOS Adrian" w:date="2018-11-26T11:51:00Z"/>
        </w:rPr>
      </w:pPr>
      <w:del w:id="1502" w:author="COLMENA MATEOS Adrian" w:date="2018-11-26T11:51:00Z">
        <w:r w:rsidRPr="009A1477" w:rsidDel="007D58DF">
          <w:delText xml:space="preserve">JPA ofrece </w:delText>
        </w:r>
        <w:r w:rsidDel="007D58DF">
          <w:delText xml:space="preserve">un </w:delText>
        </w:r>
        <w:r w:rsidR="009A1477" w:rsidRPr="009A1477" w:rsidDel="007D58DF">
          <w:delText>gran número de herramientas de persistencia. Todas ellas son configurables a través del uso de anotaciones, XML o una combinación de ambo</w:delText>
        </w:r>
        <w:r w:rsidDel="007D58DF">
          <w:delText>s. Las anotaciones son fáciles</w:delText>
        </w:r>
        <w:r w:rsidR="009A1477" w:rsidRPr="009A1477" w:rsidDel="007D58DF">
          <w:delText xml:space="preserve"> de usar y leer, y hacen posible que los principiantes pongan en marcha una aplicación </w:delText>
        </w:r>
        <w:r w:rsidDel="007D58DF">
          <w:delText>de manera rápida y sencilla</w:delText>
        </w:r>
        <w:r w:rsidR="009A1477" w:rsidRPr="009A1477" w:rsidDel="007D58DF">
          <w:delText>. La configuración también se puede hacer en XML.</w:delText>
        </w:r>
        <w:bookmarkStart w:id="1503" w:name="_Toc530570078"/>
        <w:bookmarkStart w:id="1504" w:name="_Toc530570180"/>
        <w:bookmarkStart w:id="1505" w:name="_Toc530570405"/>
        <w:bookmarkStart w:id="1506" w:name="_Toc530583735"/>
        <w:bookmarkStart w:id="1507" w:name="_Toc530586242"/>
        <w:bookmarkStart w:id="1508" w:name="_Toc530586969"/>
        <w:bookmarkStart w:id="1509" w:name="_Toc530587327"/>
        <w:bookmarkStart w:id="1510" w:name="_Toc530587408"/>
        <w:bookmarkStart w:id="1511" w:name="_Toc530672013"/>
        <w:bookmarkStart w:id="1512" w:name="_Toc530725979"/>
        <w:bookmarkStart w:id="1513" w:name="_Toc530726557"/>
        <w:bookmarkStart w:id="1514" w:name="_Toc530726748"/>
        <w:bookmarkEnd w:id="1503"/>
        <w:bookmarkEnd w:id="1504"/>
        <w:bookmarkEnd w:id="1505"/>
        <w:bookmarkEnd w:id="1506"/>
        <w:bookmarkEnd w:id="1507"/>
        <w:bookmarkEnd w:id="1508"/>
        <w:bookmarkEnd w:id="1509"/>
        <w:bookmarkEnd w:id="1510"/>
        <w:bookmarkEnd w:id="1511"/>
        <w:bookmarkEnd w:id="1512"/>
        <w:bookmarkEnd w:id="1513"/>
        <w:bookmarkEnd w:id="1514"/>
      </w:del>
    </w:p>
    <w:p w14:paraId="58B82582" w14:textId="1CFAD8D8" w:rsidR="009A1477" w:rsidRPr="009A1477" w:rsidDel="007D58DF" w:rsidRDefault="009A1477" w:rsidP="007D58DF">
      <w:pPr>
        <w:spacing w:before="0" w:line="240" w:lineRule="auto"/>
        <w:ind w:left="0"/>
        <w:jc w:val="left"/>
        <w:rPr>
          <w:del w:id="1515" w:author="COLMENA MATEOS Adrian" w:date="2018-11-26T11:51:00Z"/>
        </w:rPr>
      </w:pPr>
      <w:bookmarkStart w:id="1516" w:name="_Toc530557443"/>
      <w:bookmarkStart w:id="1517" w:name="_Toc530558059"/>
      <w:bookmarkStart w:id="1518" w:name="_Toc530639623"/>
      <w:bookmarkStart w:id="1519" w:name="_Toc530640003"/>
      <w:bookmarkStart w:id="1520" w:name="_Toc530640043"/>
      <w:bookmarkStart w:id="1521" w:name="_Toc530656252"/>
      <w:bookmarkStart w:id="1522" w:name="_Toc530657639"/>
      <w:bookmarkStart w:id="1523" w:name="_Toc530658057"/>
      <w:bookmarkStart w:id="1524" w:name="_Toc530669559"/>
      <w:bookmarkStart w:id="1525" w:name="_Toc530670777"/>
      <w:del w:id="1526" w:author="COLMENA MATEOS Adrian" w:date="2018-11-26T11:51:00Z">
        <w:r w:rsidRPr="009A1477" w:rsidDel="007D58DF">
          <w:delText>Integración y comprobación.</w:delText>
        </w:r>
        <w:bookmarkStart w:id="1527" w:name="_Toc530570079"/>
        <w:bookmarkStart w:id="1528" w:name="_Toc530570181"/>
        <w:bookmarkStart w:id="1529" w:name="_Toc530570406"/>
        <w:bookmarkStart w:id="1530" w:name="_Toc530583736"/>
        <w:bookmarkStart w:id="1531" w:name="_Toc530586243"/>
        <w:bookmarkStart w:id="1532" w:name="_Toc530586970"/>
        <w:bookmarkStart w:id="1533" w:name="_Toc530587328"/>
        <w:bookmarkStart w:id="1534" w:name="_Toc530587409"/>
        <w:bookmarkStart w:id="1535" w:name="_Toc530672014"/>
        <w:bookmarkStart w:id="1536" w:name="_Toc530725980"/>
        <w:bookmarkStart w:id="1537" w:name="_Toc530726558"/>
        <w:bookmarkStart w:id="1538" w:name="_Toc530726749"/>
        <w:bookmarkEnd w:id="1516"/>
        <w:bookmarkEnd w:id="1517"/>
        <w:bookmarkEnd w:id="1518"/>
        <w:bookmarkEnd w:id="1519"/>
        <w:bookmarkEnd w:id="1520"/>
        <w:bookmarkEnd w:id="1521"/>
        <w:bookmarkEnd w:id="1522"/>
        <w:bookmarkEnd w:id="1523"/>
        <w:bookmarkEnd w:id="1524"/>
        <w:bookmarkEnd w:id="1525"/>
        <w:bookmarkEnd w:id="1527"/>
        <w:bookmarkEnd w:id="1528"/>
        <w:bookmarkEnd w:id="1529"/>
        <w:bookmarkEnd w:id="1530"/>
        <w:bookmarkEnd w:id="1531"/>
        <w:bookmarkEnd w:id="1532"/>
        <w:bookmarkEnd w:id="1533"/>
        <w:bookmarkEnd w:id="1534"/>
        <w:bookmarkEnd w:id="1535"/>
        <w:bookmarkEnd w:id="1536"/>
        <w:bookmarkEnd w:id="1537"/>
        <w:bookmarkEnd w:id="1538"/>
      </w:del>
    </w:p>
    <w:p w14:paraId="2B83C9D0" w14:textId="48A6B660" w:rsidR="009A1477" w:rsidRPr="009A1477" w:rsidDel="007D58DF" w:rsidRDefault="009A1477" w:rsidP="007D58DF">
      <w:pPr>
        <w:spacing w:before="0" w:line="240" w:lineRule="auto"/>
        <w:ind w:left="0"/>
        <w:jc w:val="left"/>
        <w:rPr>
          <w:del w:id="1539" w:author="COLMENA MATEOS Adrian" w:date="2018-11-26T11:51:00Z"/>
        </w:rPr>
      </w:pPr>
      <w:del w:id="1540" w:author="COLMENA MATEOS Adrian" w:date="2018-11-26T11:51:00Z">
        <w:r w:rsidRPr="009A1477" w:rsidDel="007D58DF">
          <w:delText xml:space="preserve">Hacer pruebas en un servidor de aplicaciones puede traer dolor y dificultades, y a menudo se evita en la práctica. </w:delText>
        </w:r>
        <w:bookmarkStart w:id="1541" w:name="_Toc530570080"/>
        <w:bookmarkStart w:id="1542" w:name="_Toc530570182"/>
        <w:bookmarkStart w:id="1543" w:name="_Toc530570407"/>
        <w:bookmarkStart w:id="1544" w:name="_Toc530583737"/>
        <w:bookmarkStart w:id="1545" w:name="_Toc530586244"/>
        <w:bookmarkStart w:id="1546" w:name="_Toc530586971"/>
        <w:bookmarkStart w:id="1547" w:name="_Toc530587329"/>
        <w:bookmarkStart w:id="1548" w:name="_Toc530587410"/>
        <w:bookmarkStart w:id="1549" w:name="_Toc530672015"/>
        <w:bookmarkStart w:id="1550" w:name="_Toc530725981"/>
        <w:bookmarkStart w:id="1551" w:name="_Toc530726559"/>
        <w:bookmarkStart w:id="1552" w:name="_Toc530726750"/>
        <w:bookmarkEnd w:id="1541"/>
        <w:bookmarkEnd w:id="1542"/>
        <w:bookmarkEnd w:id="1543"/>
        <w:bookmarkEnd w:id="1544"/>
        <w:bookmarkEnd w:id="1545"/>
        <w:bookmarkEnd w:id="1546"/>
        <w:bookmarkEnd w:id="1547"/>
        <w:bookmarkEnd w:id="1548"/>
        <w:bookmarkEnd w:id="1549"/>
        <w:bookmarkEnd w:id="1550"/>
        <w:bookmarkEnd w:id="1551"/>
        <w:bookmarkEnd w:id="1552"/>
      </w:del>
    </w:p>
    <w:p w14:paraId="79E20561" w14:textId="67B3B619" w:rsidR="009A1477" w:rsidRPr="009A1477" w:rsidDel="007D58DF" w:rsidRDefault="009A1477" w:rsidP="007D58DF">
      <w:pPr>
        <w:spacing w:before="0" w:line="240" w:lineRule="auto"/>
        <w:ind w:left="0"/>
        <w:jc w:val="left"/>
        <w:rPr>
          <w:del w:id="1553" w:author="COLMENA MATEOS Adrian" w:date="2018-11-26T11:51:00Z"/>
        </w:rPr>
      </w:pPr>
      <w:del w:id="1554" w:author="COLMENA MATEOS Adrian" w:date="2018-11-26T11:51:00Z">
        <w:r w:rsidRPr="009A1477" w:rsidDel="007D58DF">
          <w:delText xml:space="preserve">Esto se resuelve definiendo la API para que funcione tanto dentro como fuera de la aplicación del servidor. Aunque no es un caso de uso tan común, las aplicaciones que sí se ejecutan en dos niveles (la aplicación hablando directamente con el nivel de base de datos) puede utilizar JPA sin la existencia de un servidor de aplicaciones. </w:delText>
        </w:r>
        <w:bookmarkStart w:id="1555" w:name="_Toc530570081"/>
        <w:bookmarkStart w:id="1556" w:name="_Toc530570183"/>
        <w:bookmarkStart w:id="1557" w:name="_Toc530570408"/>
        <w:bookmarkStart w:id="1558" w:name="_Toc530583738"/>
        <w:bookmarkStart w:id="1559" w:name="_Toc530586245"/>
        <w:bookmarkStart w:id="1560" w:name="_Toc530586972"/>
        <w:bookmarkStart w:id="1561" w:name="_Toc530587330"/>
        <w:bookmarkStart w:id="1562" w:name="_Toc530587411"/>
        <w:bookmarkStart w:id="1563" w:name="_Toc530672016"/>
        <w:bookmarkStart w:id="1564" w:name="_Toc530725982"/>
        <w:bookmarkStart w:id="1565" w:name="_Toc530726560"/>
        <w:bookmarkStart w:id="1566" w:name="_Toc530726751"/>
        <w:bookmarkEnd w:id="1555"/>
        <w:bookmarkEnd w:id="1556"/>
        <w:bookmarkEnd w:id="1557"/>
        <w:bookmarkEnd w:id="1558"/>
        <w:bookmarkEnd w:id="1559"/>
        <w:bookmarkEnd w:id="1560"/>
        <w:bookmarkEnd w:id="1561"/>
        <w:bookmarkEnd w:id="1562"/>
        <w:bookmarkEnd w:id="1563"/>
        <w:bookmarkEnd w:id="1564"/>
        <w:bookmarkEnd w:id="1565"/>
        <w:bookmarkEnd w:id="1566"/>
      </w:del>
    </w:p>
    <w:p w14:paraId="6EF54BC1" w14:textId="745DDA96" w:rsidR="009A1477" w:rsidRPr="009A1477" w:rsidDel="007D58DF" w:rsidRDefault="009A1477" w:rsidP="007D58DF">
      <w:pPr>
        <w:spacing w:before="0" w:line="240" w:lineRule="auto"/>
        <w:ind w:left="0"/>
        <w:jc w:val="left"/>
        <w:rPr>
          <w:del w:id="1567" w:author="COLMENA MATEOS Adrian" w:date="2018-11-26T11:51:00Z"/>
        </w:rPr>
      </w:pPr>
      <w:del w:id="1568" w:author="COLMENA MATEOS Adrian" w:date="2018-11-26T11:51:00Z">
        <w:r w:rsidRPr="009A1477" w:rsidDel="007D58DF">
          <w:delText>Con JPA, ahora es posible escribir en el servidor integrado y ser capaz de reutilizarlo para pruebas fuera del servidor.</w:delText>
        </w:r>
        <w:bookmarkStart w:id="1569" w:name="_Toc530570082"/>
        <w:bookmarkStart w:id="1570" w:name="_Toc530570184"/>
        <w:bookmarkStart w:id="1571" w:name="_Toc530570409"/>
        <w:bookmarkStart w:id="1572" w:name="_Toc530583739"/>
        <w:bookmarkStart w:id="1573" w:name="_Toc530586246"/>
        <w:bookmarkStart w:id="1574" w:name="_Toc530586973"/>
        <w:bookmarkStart w:id="1575" w:name="_Toc530587331"/>
        <w:bookmarkStart w:id="1576" w:name="_Toc530587412"/>
        <w:bookmarkStart w:id="1577" w:name="_Toc530672017"/>
        <w:bookmarkStart w:id="1578" w:name="_Toc530725983"/>
        <w:bookmarkStart w:id="1579" w:name="_Toc530726561"/>
        <w:bookmarkStart w:id="1580" w:name="_Toc530726752"/>
        <w:bookmarkEnd w:id="1569"/>
        <w:bookmarkEnd w:id="1570"/>
        <w:bookmarkEnd w:id="1571"/>
        <w:bookmarkEnd w:id="1572"/>
        <w:bookmarkEnd w:id="1573"/>
        <w:bookmarkEnd w:id="1574"/>
        <w:bookmarkEnd w:id="1575"/>
        <w:bookmarkEnd w:id="1576"/>
        <w:bookmarkEnd w:id="1577"/>
        <w:bookmarkEnd w:id="1578"/>
        <w:bookmarkEnd w:id="1579"/>
        <w:bookmarkEnd w:id="1580"/>
      </w:del>
    </w:p>
    <w:p w14:paraId="53680C25" w14:textId="49590E78" w:rsidR="009A1477" w:rsidRPr="009A1477" w:rsidDel="007D58DF" w:rsidRDefault="009A1477" w:rsidP="007D58DF">
      <w:pPr>
        <w:spacing w:before="0" w:line="240" w:lineRule="auto"/>
        <w:ind w:left="0"/>
        <w:jc w:val="left"/>
        <w:rPr>
          <w:del w:id="1581" w:author="COLMENA MATEOS Adrian" w:date="2018-11-26T11:51:00Z"/>
        </w:rPr>
      </w:pPr>
      <w:bookmarkStart w:id="1582" w:name="_Toc530639624"/>
      <w:bookmarkStart w:id="1583" w:name="_Toc530640004"/>
      <w:bookmarkStart w:id="1584" w:name="_Toc530640044"/>
      <w:bookmarkStart w:id="1585" w:name="_Toc530656253"/>
      <w:bookmarkStart w:id="1586" w:name="_Toc530657640"/>
      <w:bookmarkStart w:id="1587" w:name="_Toc530658058"/>
      <w:bookmarkStart w:id="1588" w:name="_Toc530669560"/>
      <w:bookmarkStart w:id="1589" w:name="_Toc530670778"/>
      <w:del w:id="1590" w:author="COLMENA MATEOS Adrian" w:date="2018-11-26T11:51:00Z">
        <w:r w:rsidDel="007D58DF">
          <w:delText>Conclusiones</w:delText>
        </w:r>
        <w:bookmarkStart w:id="1591" w:name="_Toc530570083"/>
        <w:bookmarkStart w:id="1592" w:name="_Toc530570185"/>
        <w:bookmarkStart w:id="1593" w:name="_Toc530570410"/>
        <w:bookmarkStart w:id="1594" w:name="_Toc530583740"/>
        <w:bookmarkStart w:id="1595" w:name="_Toc530586247"/>
        <w:bookmarkStart w:id="1596" w:name="_Toc530586974"/>
        <w:bookmarkStart w:id="1597" w:name="_Toc530587332"/>
        <w:bookmarkStart w:id="1598" w:name="_Toc530587413"/>
        <w:bookmarkStart w:id="1599" w:name="_Toc530672018"/>
        <w:bookmarkStart w:id="1600" w:name="_Toc530725984"/>
        <w:bookmarkStart w:id="1601" w:name="_Toc530726562"/>
        <w:bookmarkStart w:id="1602" w:name="_Toc530726753"/>
        <w:bookmarkEnd w:id="1582"/>
        <w:bookmarkEnd w:id="1583"/>
        <w:bookmarkEnd w:id="1584"/>
        <w:bookmarkEnd w:id="1585"/>
        <w:bookmarkEnd w:id="1586"/>
        <w:bookmarkEnd w:id="1587"/>
        <w:bookmarkEnd w:id="1588"/>
        <w:bookmarkEnd w:id="1589"/>
        <w:bookmarkEnd w:id="1591"/>
        <w:bookmarkEnd w:id="1592"/>
        <w:bookmarkEnd w:id="1593"/>
        <w:bookmarkEnd w:id="1594"/>
        <w:bookmarkEnd w:id="1595"/>
        <w:bookmarkEnd w:id="1596"/>
        <w:bookmarkEnd w:id="1597"/>
        <w:bookmarkEnd w:id="1598"/>
        <w:bookmarkEnd w:id="1599"/>
        <w:bookmarkEnd w:id="1600"/>
        <w:bookmarkEnd w:id="1601"/>
        <w:bookmarkEnd w:id="1602"/>
      </w:del>
    </w:p>
    <w:p w14:paraId="59A6C9F9" w14:textId="2E0C9D8E" w:rsidR="009A1477" w:rsidRPr="009A1477" w:rsidDel="007D58DF" w:rsidRDefault="009A1477" w:rsidP="007D58DF">
      <w:pPr>
        <w:spacing w:before="0" w:line="240" w:lineRule="auto"/>
        <w:ind w:left="0"/>
        <w:jc w:val="left"/>
        <w:rPr>
          <w:del w:id="1603" w:author="COLMENA MATEOS Adrian" w:date="2018-11-26T11:51:00Z"/>
        </w:rPr>
      </w:pPr>
      <w:del w:id="1604" w:author="COLMENA MATEOS Adrian" w:date="2018-11-26T11:51:00Z">
        <w:r w:rsidRPr="009A1477" w:rsidDel="007D58DF">
          <w:delText>Este capítulo presenta una introducción a JPA. Comienza con una introducción al problema principal al que se enfrentan los desarrolladores que intentan utilizar modelos de dominio orientados a objetos en conjunto con una base de datos relacional: el desajuste de impedancia. Presenta tres modelos de objetos pequeños y nueve maneras diferentes de representar la misma información. Explora cada uno de ellos y discute cómo la asignación de objetos a diferentes configuraciones de tablas puede causar diferencias en la forma en que los datos evolucionan en la base de datos.</w:delText>
        </w:r>
        <w:bookmarkStart w:id="1605" w:name="_Toc530570084"/>
        <w:bookmarkStart w:id="1606" w:name="_Toc530570186"/>
        <w:bookmarkStart w:id="1607" w:name="_Toc530570411"/>
        <w:bookmarkStart w:id="1608" w:name="_Toc530583741"/>
        <w:bookmarkStart w:id="1609" w:name="_Toc530586248"/>
        <w:bookmarkStart w:id="1610" w:name="_Toc530586975"/>
        <w:bookmarkStart w:id="1611" w:name="_Toc530587333"/>
        <w:bookmarkStart w:id="1612" w:name="_Toc530587414"/>
        <w:bookmarkStart w:id="1613" w:name="_Toc530672019"/>
        <w:bookmarkStart w:id="1614" w:name="_Toc530725985"/>
        <w:bookmarkStart w:id="1615" w:name="_Toc530726563"/>
        <w:bookmarkStart w:id="1616" w:name="_Toc530726754"/>
        <w:bookmarkEnd w:id="1605"/>
        <w:bookmarkEnd w:id="1606"/>
        <w:bookmarkEnd w:id="1607"/>
        <w:bookmarkEnd w:id="1608"/>
        <w:bookmarkEnd w:id="1609"/>
        <w:bookmarkEnd w:id="1610"/>
        <w:bookmarkEnd w:id="1611"/>
        <w:bookmarkEnd w:id="1612"/>
        <w:bookmarkEnd w:id="1613"/>
        <w:bookmarkEnd w:id="1614"/>
        <w:bookmarkEnd w:id="1615"/>
        <w:bookmarkEnd w:id="1616"/>
      </w:del>
    </w:p>
    <w:p w14:paraId="6E9F29D3" w14:textId="35050FFA" w:rsidR="009A1477" w:rsidRPr="009A1477" w:rsidDel="007D58DF" w:rsidRDefault="009A1477" w:rsidP="007D58DF">
      <w:pPr>
        <w:spacing w:before="0" w:line="240" w:lineRule="auto"/>
        <w:ind w:left="0"/>
        <w:jc w:val="left"/>
        <w:rPr>
          <w:del w:id="1617" w:author="COLMENA MATEOS Adrian" w:date="2018-11-26T11:51:00Z"/>
        </w:rPr>
      </w:pPr>
      <w:del w:id="1618" w:author="COLMENA MATEOS Adrian" w:date="2018-11-26T11:51:00Z">
        <w:r w:rsidRPr="009A1477" w:rsidDel="007D58DF">
          <w:delText xml:space="preserve">A continuación, presenta una visión general de algunas de las soluciones patentadas y los estándares actuales para la persistencia, observando a JDBC, EJB y JDO. </w:delText>
        </w:r>
        <w:bookmarkStart w:id="1619" w:name="_Toc530570085"/>
        <w:bookmarkStart w:id="1620" w:name="_Toc530570187"/>
        <w:bookmarkStart w:id="1621" w:name="_Toc530570412"/>
        <w:bookmarkStart w:id="1622" w:name="_Toc530583742"/>
        <w:bookmarkStart w:id="1623" w:name="_Toc530586249"/>
        <w:bookmarkStart w:id="1624" w:name="_Toc530586976"/>
        <w:bookmarkStart w:id="1625" w:name="_Toc530587334"/>
        <w:bookmarkStart w:id="1626" w:name="_Toc530587415"/>
        <w:bookmarkStart w:id="1627" w:name="_Toc530672020"/>
        <w:bookmarkStart w:id="1628" w:name="_Toc530725986"/>
        <w:bookmarkStart w:id="1629" w:name="_Toc530726564"/>
        <w:bookmarkStart w:id="1630" w:name="_Toc530726755"/>
        <w:bookmarkEnd w:id="1619"/>
        <w:bookmarkEnd w:id="1620"/>
        <w:bookmarkEnd w:id="1621"/>
        <w:bookmarkEnd w:id="1622"/>
        <w:bookmarkEnd w:id="1623"/>
        <w:bookmarkEnd w:id="1624"/>
        <w:bookmarkEnd w:id="1625"/>
        <w:bookmarkEnd w:id="1626"/>
        <w:bookmarkEnd w:id="1627"/>
        <w:bookmarkEnd w:id="1628"/>
        <w:bookmarkEnd w:id="1629"/>
        <w:bookmarkEnd w:id="1630"/>
      </w:del>
    </w:p>
    <w:p w14:paraId="6B1471B8" w14:textId="6C60117A" w:rsidR="009A1477" w:rsidRPr="009A1477" w:rsidDel="007D58DF" w:rsidRDefault="009A1477" w:rsidP="007D58DF">
      <w:pPr>
        <w:spacing w:before="0" w:line="240" w:lineRule="auto"/>
        <w:ind w:left="0"/>
        <w:jc w:val="left"/>
        <w:rPr>
          <w:del w:id="1631" w:author="COLMENA MATEOS Adrian" w:date="2018-11-26T11:51:00Z"/>
        </w:rPr>
      </w:pPr>
      <w:del w:id="1632" w:author="COLMENA MATEOS Adrian" w:date="2018-11-26T11:51:00Z">
        <w:r w:rsidRPr="009A1477" w:rsidDel="007D58DF">
          <w:delText>Concluye el capítulo con una breve mirada a la APP. Revisa la historia de la misma y los proveedores qu</w:delText>
        </w:r>
        <w:r w:rsidR="00A617ED" w:rsidDel="007D58DF">
          <w:delText>e se unieron para crearla. Finalmente</w:delText>
        </w:r>
        <w:r w:rsidRPr="009A1477" w:rsidDel="007D58DF">
          <w:delText xml:space="preserve"> observa el papel que juega en el desarrollo de aplicaciones empresariales y da una introducción a algunas de las herramientas que ofrece la especificación.</w:delText>
        </w:r>
        <w:bookmarkStart w:id="1633" w:name="_Toc530570086"/>
        <w:bookmarkStart w:id="1634" w:name="_Toc530570188"/>
        <w:bookmarkStart w:id="1635" w:name="_Toc530570413"/>
        <w:bookmarkStart w:id="1636" w:name="_Toc530583743"/>
        <w:bookmarkStart w:id="1637" w:name="_Toc530586250"/>
        <w:bookmarkStart w:id="1638" w:name="_Toc530586977"/>
        <w:bookmarkStart w:id="1639" w:name="_Toc530587335"/>
        <w:bookmarkStart w:id="1640" w:name="_Toc530587416"/>
        <w:bookmarkStart w:id="1641" w:name="_Toc530672021"/>
        <w:bookmarkStart w:id="1642" w:name="_Toc530725987"/>
        <w:bookmarkStart w:id="1643" w:name="_Toc530726565"/>
        <w:bookmarkStart w:id="1644" w:name="_Toc530726756"/>
        <w:bookmarkEnd w:id="1633"/>
        <w:bookmarkEnd w:id="1634"/>
        <w:bookmarkEnd w:id="1635"/>
        <w:bookmarkEnd w:id="1636"/>
        <w:bookmarkEnd w:id="1637"/>
        <w:bookmarkEnd w:id="1638"/>
        <w:bookmarkEnd w:id="1639"/>
        <w:bookmarkEnd w:id="1640"/>
        <w:bookmarkEnd w:id="1641"/>
        <w:bookmarkEnd w:id="1642"/>
        <w:bookmarkEnd w:id="1643"/>
        <w:bookmarkEnd w:id="1644"/>
      </w:del>
    </w:p>
    <w:p w14:paraId="2E231679" w14:textId="4CB28CCE" w:rsidR="005C2D8D" w:rsidRPr="00ED33E9" w:rsidDel="007D58DF" w:rsidRDefault="005C2D8D" w:rsidP="007D58DF">
      <w:pPr>
        <w:spacing w:before="0" w:line="240" w:lineRule="auto"/>
        <w:ind w:left="0"/>
        <w:jc w:val="left"/>
        <w:rPr>
          <w:ins w:id="1645" w:author="BERMEJO SOLIS Alba" w:date="2018-11-21T12:36:00Z"/>
          <w:del w:id="1646" w:author="COLMENA MATEOS Adrian" w:date="2018-11-26T11:51:00Z"/>
          <w:lang w:val="es-ES_tradnl"/>
        </w:rPr>
      </w:pPr>
      <w:bookmarkStart w:id="1647" w:name="_Toc530564624"/>
      <w:ins w:id="1648" w:author="BERMEJO SOLIS Alba" w:date="2018-11-21T12:36:00Z">
        <w:del w:id="1649" w:author="COLMENA MATEOS Adrian" w:date="2018-11-26T11:51:00Z">
          <w:r w:rsidDel="007D58DF">
            <w:rPr>
              <w:lang w:val="es-ES_tradnl"/>
            </w:rPr>
            <w:delText>Java Persistence API (JPA)</w:delText>
          </w:r>
          <w:bookmarkEnd w:id="1647"/>
        </w:del>
      </w:ins>
    </w:p>
    <w:p w14:paraId="1321ED23" w14:textId="7BAA7167" w:rsidR="005C2D8D" w:rsidRPr="009A1477" w:rsidDel="007D58DF" w:rsidRDefault="005C2D8D" w:rsidP="007D58DF">
      <w:pPr>
        <w:spacing w:before="0" w:line="240" w:lineRule="auto"/>
        <w:ind w:left="0"/>
        <w:jc w:val="left"/>
        <w:rPr>
          <w:ins w:id="1650" w:author="BERMEJO SOLIS Alba" w:date="2018-11-21T12:36:00Z"/>
          <w:del w:id="1651" w:author="COLMENA MATEOS Adrian" w:date="2018-11-26T11:51:00Z"/>
        </w:rPr>
      </w:pPr>
      <w:ins w:id="1652" w:author="BERMEJO SOLIS Alba" w:date="2018-11-21T12:36:00Z">
        <w:del w:id="1653" w:author="COLMENA MATEOS Adrian" w:date="2018-11-26T11:51:00Z">
          <w:r w:rsidRPr="009A1477" w:rsidDel="007D58DF">
            <w:delText>API de Persisten</w:delText>
          </w:r>
          <w:r w:rsidDel="007D58DF">
            <w:delText>cia Java es un framework ligero</w:delText>
          </w:r>
          <w:r w:rsidRPr="009A1477" w:rsidDel="007D58DF">
            <w:delText xml:space="preserve"> y basado en POJO. </w:delText>
          </w:r>
        </w:del>
      </w:ins>
    </w:p>
    <w:p w14:paraId="17930EA4" w14:textId="50EBAA49" w:rsidR="005C2D8D" w:rsidRPr="009A1477" w:rsidDel="007D58DF" w:rsidRDefault="005C2D8D" w:rsidP="007D58DF">
      <w:pPr>
        <w:spacing w:before="0" w:line="240" w:lineRule="auto"/>
        <w:ind w:left="0"/>
        <w:jc w:val="left"/>
        <w:rPr>
          <w:ins w:id="1654" w:author="BERMEJO SOLIS Alba" w:date="2018-11-21T12:36:00Z"/>
          <w:del w:id="1655" w:author="COLMENA MATEOS Adrian" w:date="2018-11-26T11:51:00Z"/>
        </w:rPr>
      </w:pPr>
      <w:ins w:id="1656" w:author="BERMEJO SOLIS Alba" w:date="2018-11-21T12:36:00Z">
        <w:del w:id="1657" w:author="COLMENA MATEOS Adrian" w:date="2018-11-26T11:51:00Z">
          <w:r w:rsidRPr="009A1477" w:rsidDel="007D58DF">
            <w:delText xml:space="preserve">Aunque el </w:delText>
          </w:r>
          <w:r w:rsidDel="007D58DF">
            <w:delText>ORM</w:delText>
          </w:r>
          <w:r w:rsidRPr="009A1477" w:rsidDel="007D58DF">
            <w:delText xml:space="preserve"> es uno de los principales componentes de la API, también ofrece soluciones a </w:delText>
          </w:r>
        </w:del>
      </w:ins>
      <w:ins w:id="1658" w:author="BERMEJO SOLIS Alba" w:date="2018-11-21T12:38:00Z">
        <w:del w:id="1659" w:author="COLMENA MATEOS Adrian" w:date="2018-11-26T11:51:00Z">
          <w:r w:rsidR="000E05E8" w:rsidDel="007D58DF">
            <w:delText xml:space="preserve">otros problemas como </w:delText>
          </w:r>
        </w:del>
      </w:ins>
      <w:ins w:id="1660" w:author="BERMEJO SOLIS Alba" w:date="2018-11-21T12:36:00Z">
        <w:del w:id="1661" w:author="COLMENA MATEOS Adrian" w:date="2018-11-26T11:51:00Z">
          <w:r w:rsidRPr="009A1477" w:rsidDel="007D58DF">
            <w:delText>la integración de la persistencia dentro de aplicaciones escalables. Los siguientes apartados dan una visión más amplia de la mayoría de aspectos de esta tecnología.</w:delText>
          </w:r>
        </w:del>
      </w:ins>
    </w:p>
    <w:p w14:paraId="7FA56285" w14:textId="4BA30230" w:rsidR="005C2D8D" w:rsidRPr="009A1477" w:rsidDel="007D58DF" w:rsidRDefault="005C2D8D" w:rsidP="007D58DF">
      <w:pPr>
        <w:spacing w:before="0" w:line="240" w:lineRule="auto"/>
        <w:ind w:left="0"/>
        <w:jc w:val="left"/>
        <w:rPr>
          <w:ins w:id="1662" w:author="BERMEJO SOLIS Alba" w:date="2018-11-21T12:36:00Z"/>
          <w:del w:id="1663" w:author="COLMENA MATEOS Adrian" w:date="2018-11-26T11:51:00Z"/>
          <w:b/>
        </w:rPr>
      </w:pPr>
      <w:ins w:id="1664" w:author="BERMEJO SOLIS Alba" w:date="2018-11-21T12:36:00Z">
        <w:del w:id="1665" w:author="COLMENA MATEOS Adrian" w:date="2018-11-26T11:51:00Z">
          <w:r w:rsidRPr="009A1477" w:rsidDel="007D58DF">
            <w:delText>JPA no es un producto, sino sólo una especificación que no puede funcionar por sí sola</w:delText>
          </w:r>
          <w:r w:rsidDel="007D58DF">
            <w:delText xml:space="preserve"> y que</w:delText>
          </w:r>
          <w:r w:rsidRPr="009A1477" w:rsidDel="007D58DF">
            <w:delText xml:space="preserve"> requiere una base de datos para persistir. </w:delText>
          </w:r>
        </w:del>
      </w:ins>
    </w:p>
    <w:p w14:paraId="06C18A52" w14:textId="4797D516" w:rsidR="005C2D8D" w:rsidRPr="009A1477" w:rsidDel="007D58DF" w:rsidRDefault="005C2D8D" w:rsidP="007D58DF">
      <w:pPr>
        <w:spacing w:before="0" w:line="240" w:lineRule="auto"/>
        <w:ind w:left="0"/>
        <w:jc w:val="left"/>
        <w:rPr>
          <w:ins w:id="1666" w:author="BERMEJO SOLIS Alba" w:date="2018-11-21T12:36:00Z"/>
          <w:del w:id="1667" w:author="COLMENA MATEOS Adrian" w:date="2018-11-26T11:51:00Z"/>
        </w:rPr>
      </w:pPr>
      <w:bookmarkStart w:id="1668" w:name="_Toc530564625"/>
      <w:ins w:id="1669" w:author="BERMEJO SOLIS Alba" w:date="2018-11-21T12:36:00Z">
        <w:del w:id="1670" w:author="COLMENA MATEOS Adrian" w:date="2018-11-26T11:51:00Z">
          <w:r w:rsidRPr="009A1477" w:rsidDel="007D58DF">
            <w:delText>EJB 3.0 and JPA 1.0</w:delText>
          </w:r>
          <w:bookmarkEnd w:id="1668"/>
        </w:del>
      </w:ins>
    </w:p>
    <w:p w14:paraId="49E424F6" w14:textId="651DECE7" w:rsidR="005C2D8D" w:rsidRPr="009A1477" w:rsidDel="007D58DF" w:rsidRDefault="005C2D8D" w:rsidP="007D58DF">
      <w:pPr>
        <w:spacing w:before="0" w:line="240" w:lineRule="auto"/>
        <w:ind w:left="0"/>
        <w:jc w:val="left"/>
        <w:rPr>
          <w:ins w:id="1671" w:author="BERMEJO SOLIS Alba" w:date="2018-11-21T12:36:00Z"/>
          <w:del w:id="1672" w:author="COLMENA MATEOS Adrian" w:date="2018-11-26T11:51:00Z"/>
        </w:rPr>
      </w:pPr>
      <w:ins w:id="1673" w:author="BERMEJO SOLIS Alba" w:date="2018-11-21T12:36:00Z">
        <w:del w:id="1674" w:author="COLMENA MATEOS Adrian" w:date="2018-11-26T11:51:00Z">
          <w:r w:rsidRPr="009A1477" w:rsidDel="007D58DF">
            <w:delText xml:space="preserve">Después de años de quejas sobre la complejidad para la construcción de aplicaciones </w:delText>
          </w:r>
          <w:r w:rsidDel="007D58DF">
            <w:delText>con Java EE</w:delText>
          </w:r>
          <w:r w:rsidRPr="009A1477" w:rsidDel="007D58DF">
            <w:delText>, «</w:delText>
          </w:r>
          <w:r w:rsidDel="007D58DF">
            <w:delText>ease of development</w:delText>
          </w:r>
          <w:r w:rsidRPr="009A1477" w:rsidDel="007D58DF">
            <w:delText xml:space="preserve">» fue el lema de salida para la plataforma Java EE 5. EJB 3.0 se encargó y encontró maneras de realizar </w:delText>
          </w:r>
          <w:r w:rsidDel="007D58DF">
            <w:delText>Enterprise JavaBeans más sencilla</w:delText>
          </w:r>
          <w:r w:rsidRPr="009A1477" w:rsidDel="007D58DF">
            <w:delText>s y productivas.</w:delText>
          </w:r>
        </w:del>
      </w:ins>
    </w:p>
    <w:p w14:paraId="506ABB8C" w14:textId="720CF881" w:rsidR="005C2D8D" w:rsidRPr="009A1477" w:rsidDel="007D58DF" w:rsidRDefault="000E05E8" w:rsidP="007D58DF">
      <w:pPr>
        <w:spacing w:before="0" w:line="240" w:lineRule="auto"/>
        <w:ind w:left="0"/>
        <w:jc w:val="left"/>
        <w:rPr>
          <w:ins w:id="1675" w:author="BERMEJO SOLIS Alba" w:date="2018-11-21T12:36:00Z"/>
          <w:del w:id="1676" w:author="COLMENA MATEOS Adrian" w:date="2018-11-26T11:51:00Z"/>
        </w:rPr>
      </w:pPr>
      <w:ins w:id="1677" w:author="BERMEJO SOLIS Alba" w:date="2018-11-21T12:41:00Z">
        <w:del w:id="1678" w:author="COLMENA MATEOS Adrian" w:date="2018-11-26T11:51:00Z">
          <w:r w:rsidDel="007D58DF">
            <w:delText xml:space="preserve">Para conseguirlo </w:delText>
          </w:r>
        </w:del>
      </w:ins>
      <w:ins w:id="1679" w:author="BERMEJO SOLIS Alba" w:date="2018-11-21T12:44:00Z">
        <w:del w:id="1680" w:author="COLMENA MATEOS Adrian" w:date="2018-11-26T11:51:00Z">
          <w:r w:rsidDel="007D58DF">
            <w:delText xml:space="preserve">se partió de cero, olvidando las versiones anteriores de EJB e intentando </w:delText>
          </w:r>
        </w:del>
      </w:ins>
      <w:ins w:id="1681" w:author="BERMEJO SOLIS Alba" w:date="2018-11-21T12:36:00Z">
        <w:del w:id="1682" w:author="COLMENA MATEOS Adrian" w:date="2018-11-26T11:51:00Z">
          <w:r w:rsidR="005C2D8D" w:rsidRPr="009A1477" w:rsidDel="007D58DF">
            <w:delText xml:space="preserve">adoptar el modelo natural de </w:delText>
          </w:r>
          <w:r w:rsidR="005C2D8D" w:rsidDel="007D58DF">
            <w:delText>entidades</w:delText>
          </w:r>
          <w:r w:rsidDel="007D58DF">
            <w:delText xml:space="preserve"> del lenguaje Java que </w:delText>
          </w:r>
        </w:del>
      </w:ins>
      <w:ins w:id="1683" w:author="BERMEJO SOLIS Alba" w:date="2018-11-21T12:44:00Z">
        <w:del w:id="1684" w:author="COLMENA MATEOS Adrian" w:date="2018-11-26T11:51:00Z">
          <w:r w:rsidDel="007D58DF">
            <w:delText>ya usaban proveedores ORM como Hibernate y Toplink.</w:delText>
          </w:r>
        </w:del>
      </w:ins>
    </w:p>
    <w:p w14:paraId="29A9BCF5" w14:textId="48B77F78" w:rsidR="005C2D8D" w:rsidRPr="009A1477" w:rsidDel="007D58DF" w:rsidRDefault="000E05E8" w:rsidP="007D58DF">
      <w:pPr>
        <w:spacing w:before="0" w:line="240" w:lineRule="auto"/>
        <w:ind w:left="0"/>
        <w:jc w:val="left"/>
        <w:rPr>
          <w:ins w:id="1685" w:author="BERMEJO SOLIS Alba" w:date="2018-11-21T12:36:00Z"/>
          <w:del w:id="1686" w:author="COLMENA MATEOS Adrian" w:date="2018-11-26T11:51:00Z"/>
        </w:rPr>
      </w:pPr>
      <w:ins w:id="1687" w:author="BERMEJO SOLIS Alba" w:date="2018-11-21T12:46:00Z">
        <w:del w:id="1688" w:author="COLMENA MATEOS Adrian" w:date="2018-11-26T11:51:00Z">
          <w:r w:rsidDel="007D58DF">
            <w:delText xml:space="preserve">Los proveedores de soluciones </w:delText>
          </w:r>
        </w:del>
      </w:ins>
      <w:ins w:id="1689" w:author="BERMEJO SOLIS Alba" w:date="2018-11-21T12:36:00Z">
        <w:del w:id="1690" w:author="COLMENA MATEOS Adrian" w:date="2018-11-26T11:51:00Z">
          <w:r w:rsidR="005C2D8D" w:rsidDel="007D58DF">
            <w:delText>ORM</w:delText>
          </w:r>
          <w:r w:rsidR="005C2D8D" w:rsidRPr="009A1477" w:rsidDel="007D58DF">
            <w:delText xml:space="preserve"> dieron un paso adelante y estandarizaron las mejores prácticas </w:delText>
          </w:r>
        </w:del>
      </w:ins>
      <w:ins w:id="1691" w:author="BERMEJO SOLIS Alba" w:date="2018-11-21T12:45:00Z">
        <w:del w:id="1692" w:author="COLMENA MATEOS Adrian" w:date="2018-11-26T11:51:00Z">
          <w:r w:rsidDel="007D58DF">
            <w:delText xml:space="preserve">de sus productos </w:delText>
          </w:r>
        </w:del>
      </w:ins>
      <w:ins w:id="1693" w:author="BERMEJO SOLIS Alba" w:date="2018-11-21T12:46:00Z">
        <w:del w:id="1694" w:author="COLMENA MATEOS Adrian" w:date="2018-11-26T11:51:00Z">
          <w:r w:rsidDel="007D58DF">
            <w:delText xml:space="preserve">para apuntarse </w:delText>
          </w:r>
        </w:del>
      </w:ins>
      <w:ins w:id="1695" w:author="BERMEJO SOLIS Alba" w:date="2018-11-21T12:45:00Z">
        <w:del w:id="1696" w:author="COLMENA MATEOS Adrian" w:date="2018-11-26T11:51:00Z">
          <w:r w:rsidDel="007D58DF">
            <w:delText xml:space="preserve">al </w:delText>
          </w:r>
        </w:del>
      </w:ins>
      <w:ins w:id="1697" w:author="BERMEJO SOLIS Alba" w:date="2018-11-21T12:46:00Z">
        <w:del w:id="1698" w:author="COLMENA MATEOS Adrian" w:date="2018-11-26T11:51:00Z">
          <w:r w:rsidDel="007D58DF">
            <w:delText xml:space="preserve">nuevo </w:delText>
          </w:r>
        </w:del>
      </w:ins>
      <w:ins w:id="1699" w:author="BERMEJO SOLIS Alba" w:date="2018-11-21T12:45:00Z">
        <w:del w:id="1700" w:author="COLMENA MATEOS Adrian" w:date="2018-11-26T11:51:00Z">
          <w:r w:rsidDel="007D58DF">
            <w:delText xml:space="preserve">estándar </w:delText>
          </w:r>
        </w:del>
      </w:ins>
      <w:ins w:id="1701" w:author="BERMEJO SOLIS Alba" w:date="2018-11-21T12:36:00Z">
        <w:del w:id="1702" w:author="COLMENA MATEOS Adrian" w:date="2018-11-26T11:51:00Z">
          <w:r w:rsidR="005C2D8D" w:rsidRPr="009A1477" w:rsidDel="007D58DF">
            <w:delText>EJB</w:delText>
          </w:r>
        </w:del>
      </w:ins>
      <w:ins w:id="1703" w:author="BERMEJO SOLIS Alba" w:date="2018-11-21T12:45:00Z">
        <w:del w:id="1704" w:author="COLMENA MATEOS Adrian" w:date="2018-11-26T11:51:00Z">
          <w:r w:rsidDel="007D58DF">
            <w:delText>. Posteriormente se unieron a la in</w:delText>
          </w:r>
        </w:del>
      </w:ins>
      <w:ins w:id="1705" w:author="BERMEJO SOLIS Alba" w:date="2018-11-21T12:46:00Z">
        <w:del w:id="1706" w:author="COLMENA MATEOS Adrian" w:date="2018-11-26T11:51:00Z">
          <w:r w:rsidDel="007D58DF">
            <w:delText>i</w:delText>
          </w:r>
        </w:del>
      </w:ins>
      <w:ins w:id="1707" w:author="BERMEJO SOLIS Alba" w:date="2018-11-21T12:45:00Z">
        <w:del w:id="1708" w:author="COLMENA MATEOS Adrian" w:date="2018-11-26T11:51:00Z">
          <w:r w:rsidDel="007D58DF">
            <w:delText xml:space="preserve">ciativa los proveedores </w:delText>
          </w:r>
        </w:del>
      </w:ins>
      <w:ins w:id="1709" w:author="BERMEJO SOLIS Alba" w:date="2018-11-21T12:46:00Z">
        <w:del w:id="1710" w:author="COLMENA MATEOS Adrian" w:date="2018-11-26T11:51:00Z">
          <w:r w:rsidDel="007D58DF">
            <w:delText>de soluciones</w:delText>
          </w:r>
        </w:del>
      </w:ins>
      <w:ins w:id="1711" w:author="BERMEJO SOLIS Alba" w:date="2018-11-21T12:36:00Z">
        <w:del w:id="1712" w:author="COLMENA MATEOS Adrian" w:date="2018-11-26T11:51:00Z">
          <w:r w:rsidR="005C2D8D" w:rsidRPr="009A1477" w:rsidDel="007D58DF">
            <w:delText xml:space="preserve"> JDO.</w:delText>
          </w:r>
        </w:del>
      </w:ins>
    </w:p>
    <w:p w14:paraId="6FC2C756" w14:textId="0BF3F4A1" w:rsidR="005C2D8D" w:rsidRPr="009A1477" w:rsidDel="007D58DF" w:rsidRDefault="005C2D8D" w:rsidP="007D58DF">
      <w:pPr>
        <w:spacing w:before="0" w:line="240" w:lineRule="auto"/>
        <w:ind w:left="0"/>
        <w:jc w:val="left"/>
        <w:rPr>
          <w:ins w:id="1713" w:author="BERMEJO SOLIS Alba" w:date="2018-11-21T12:36:00Z"/>
          <w:del w:id="1714" w:author="COLMENA MATEOS Adrian" w:date="2018-11-26T11:51:00Z"/>
        </w:rPr>
      </w:pPr>
      <w:ins w:id="1715" w:author="BERMEJO SOLIS Alba" w:date="2018-11-21T12:36:00Z">
        <w:del w:id="1716" w:author="COLMENA MATEOS Adrian" w:date="2018-11-26T11:51:00Z">
          <w:r w:rsidRPr="009A1477" w:rsidDel="007D58DF">
            <w:delText>El uso de anotaciones dio lugar a una nueva manera de usar la persistencia en aplica</w:delText>
          </w:r>
          <w:r w:rsidR="000E05E8" w:rsidDel="007D58DF">
            <w:delText>ciones que nunca antes se había</w:delText>
          </w:r>
          <w:r w:rsidRPr="009A1477" w:rsidDel="007D58DF">
            <w:delText xml:space="preserve"> visto.</w:delText>
          </w:r>
        </w:del>
      </w:ins>
    </w:p>
    <w:p w14:paraId="1E662142" w14:textId="0949936E" w:rsidR="005C2D8D" w:rsidRPr="009A1477" w:rsidDel="007D58DF" w:rsidRDefault="005C2D8D" w:rsidP="007D58DF">
      <w:pPr>
        <w:spacing w:before="0" w:line="240" w:lineRule="auto"/>
        <w:ind w:left="0"/>
        <w:jc w:val="left"/>
        <w:rPr>
          <w:ins w:id="1717" w:author="BERMEJO SOLIS Alba" w:date="2018-11-21T12:36:00Z"/>
          <w:del w:id="1718" w:author="COLMENA MATEOS Adrian" w:date="2018-11-26T11:51:00Z"/>
        </w:rPr>
      </w:pPr>
      <w:ins w:id="1719" w:author="BERMEJO SOLIS Alba" w:date="2018-11-21T12:36:00Z">
        <w:del w:id="1720" w:author="COLMENA MATEOS Adrian" w:date="2018-11-26T11:51:00Z">
          <w:r w:rsidRPr="009A1477" w:rsidDel="007D58DF">
            <w:delText>La especificación resultante EJB 3.0, que vio la luz en 2006, terminó siendo dividida en tres partes</w:delText>
          </w:r>
          <w:r w:rsidDel="007D58DF">
            <w:delText>. La primera</w:delText>
          </w:r>
          <w:r w:rsidRPr="009A1477" w:rsidDel="007D58DF">
            <w:delText xml:space="preserve"> contenía todo el contenido del modelo </w:delText>
          </w:r>
          <w:r w:rsidDel="007D58DF">
            <w:delText xml:space="preserve">de componentes heredados de EJB y la segunda </w:delText>
          </w:r>
          <w:r w:rsidRPr="009A1477" w:rsidDel="007D58DF">
            <w:delText xml:space="preserve">describía el nuevo modelo de componentes POJO simplificado. </w:delText>
          </w:r>
          <w:r w:rsidDel="007D58DF">
            <w:delText>La tercera</w:delText>
          </w:r>
          <w:r w:rsidRPr="009A1477" w:rsidDel="007D58DF">
            <w:delText xml:space="preserve"> era JPA, una especificación independiente que describe el modelo de persistencia en los entornos Java SE y Java EE. </w:delText>
          </w:r>
        </w:del>
      </w:ins>
    </w:p>
    <w:p w14:paraId="3501417F" w14:textId="543106C3" w:rsidR="005C2D8D" w:rsidDel="007D58DF" w:rsidRDefault="005C2D8D" w:rsidP="007D58DF">
      <w:pPr>
        <w:spacing w:before="0" w:line="240" w:lineRule="auto"/>
        <w:ind w:left="0"/>
        <w:jc w:val="left"/>
        <w:rPr>
          <w:ins w:id="1721" w:author="BERMEJO SOLIS Alba" w:date="2018-11-21T12:36:00Z"/>
          <w:del w:id="1722" w:author="COLMENA MATEOS Adrian" w:date="2018-11-26T11:51:00Z"/>
        </w:rPr>
      </w:pPr>
      <w:ins w:id="1723" w:author="BERMEJO SOLIS Alba" w:date="2018-11-21T12:36:00Z">
        <w:del w:id="1724" w:author="COLMENA MATEOS Adrian" w:date="2018-11-26T11:51:00Z">
          <w:r w:rsidRPr="009A1477" w:rsidDel="007D58DF">
            <w:delText xml:space="preserve">La </w:delText>
          </w:r>
          <w:r w:rsidDel="007D58DF">
            <w:delText>Figura 1-8</w:delText>
          </w:r>
          <w:r w:rsidRPr="009A1477" w:rsidDel="007D58DF">
            <w:delText xml:space="preserve"> muestra JPA en el entorno Java EE.</w:delText>
          </w:r>
        </w:del>
      </w:ins>
    </w:p>
    <w:p w14:paraId="0C3A7A09" w14:textId="77DD5847" w:rsidR="005C2D8D" w:rsidDel="007D58DF" w:rsidRDefault="005C2D8D" w:rsidP="007D58DF">
      <w:pPr>
        <w:spacing w:before="0" w:line="240" w:lineRule="auto"/>
        <w:ind w:left="0"/>
        <w:jc w:val="left"/>
        <w:rPr>
          <w:ins w:id="1725" w:author="BERMEJO SOLIS Alba" w:date="2018-11-21T12:36:00Z"/>
          <w:del w:id="1726" w:author="COLMENA MATEOS Adrian" w:date="2018-11-26T11:51:00Z"/>
        </w:rPr>
      </w:pPr>
    </w:p>
    <w:p w14:paraId="7DA60D5E" w14:textId="01909C26" w:rsidR="005C2D8D" w:rsidRPr="009A1477" w:rsidDel="007D58DF" w:rsidRDefault="005C2D8D" w:rsidP="007D58DF">
      <w:pPr>
        <w:spacing w:before="0" w:line="240" w:lineRule="auto"/>
        <w:ind w:left="0"/>
        <w:jc w:val="left"/>
        <w:rPr>
          <w:ins w:id="1727" w:author="BERMEJO SOLIS Alba" w:date="2018-11-21T12:36:00Z"/>
          <w:del w:id="1728" w:author="COLMENA MATEOS Adrian" w:date="2018-11-26T11:51:00Z"/>
        </w:rPr>
      </w:pPr>
      <w:bookmarkStart w:id="1729" w:name="_Toc530564626"/>
      <w:ins w:id="1730" w:author="BERMEJO SOLIS Alba" w:date="2018-11-21T12:36:00Z">
        <w:del w:id="1731" w:author="COLMENA MATEOS Adrian" w:date="2018-11-26T11:51:00Z">
          <w:r w:rsidRPr="009A1477" w:rsidDel="007D58DF">
            <w:delText>JPA 2.0</w:delText>
          </w:r>
          <w:bookmarkEnd w:id="1729"/>
        </w:del>
      </w:ins>
    </w:p>
    <w:p w14:paraId="665BBAF8" w14:textId="453BDCFF" w:rsidR="005C2D8D" w:rsidRPr="009A1477" w:rsidDel="007D58DF" w:rsidRDefault="005C2D8D" w:rsidP="007D58DF">
      <w:pPr>
        <w:spacing w:before="0" w:line="240" w:lineRule="auto"/>
        <w:ind w:left="0"/>
        <w:jc w:val="left"/>
        <w:rPr>
          <w:ins w:id="1732" w:author="BERMEJO SOLIS Alba" w:date="2018-11-21T12:36:00Z"/>
          <w:del w:id="1733" w:author="COLMENA MATEOS Adrian" w:date="2018-11-26T11:51:00Z"/>
        </w:rPr>
      </w:pPr>
      <w:ins w:id="1734" w:author="BERMEJO SOLIS Alba" w:date="2018-11-21T12:36:00Z">
        <w:del w:id="1735" w:author="COLMENA MATEOS Adrian" w:date="2018-11-26T11:51:00Z">
          <w:r w:rsidRPr="009A1477" w:rsidDel="007D58DF">
            <w:delText xml:space="preserve">La siguiente versión, JPA 2.0, nació en 2009 e incluyó una serie de </w:delText>
          </w:r>
        </w:del>
      </w:ins>
      <w:ins w:id="1736" w:author="BERMEJO SOLIS Alba" w:date="2018-11-21T12:47:00Z">
        <w:del w:id="1737" w:author="COLMENA MATEOS Adrian" w:date="2018-11-26T11:51:00Z">
          <w:r w:rsidR="002A130A" w:rsidDel="007D58DF">
            <w:delText xml:space="preserve">nuevas funcionalidades </w:delText>
          </w:r>
        </w:del>
      </w:ins>
      <w:ins w:id="1738" w:author="BERMEJO SOLIS Alba" w:date="2018-11-21T12:36:00Z">
        <w:del w:id="1739" w:author="COLMENA MATEOS Adrian" w:date="2018-11-26T11:51:00Z">
          <w:r w:rsidRPr="009A1477" w:rsidDel="007D58DF">
            <w:delText xml:space="preserve">que no estaban presentes en la primera versión, en concreto las que habían sido las más solicitadas por los usuarios. Esta nueva versión incluía capacidades de mapeo adicionales, formas flexibles de determinar la forma en que el proveedor </w:delText>
          </w:r>
        </w:del>
      </w:ins>
      <w:ins w:id="1740" w:author="BERMEJO SOLIS Alba" w:date="2018-11-21T12:48:00Z">
        <w:del w:id="1741" w:author="COLMENA MATEOS Adrian" w:date="2018-11-26T11:51:00Z">
          <w:r w:rsidR="002A130A" w:rsidDel="007D58DF">
            <w:delText xml:space="preserve">accedía </w:delText>
          </w:r>
        </w:del>
      </w:ins>
      <w:ins w:id="1742" w:author="BERMEJO SOLIS Alba" w:date="2018-11-21T12:36:00Z">
        <w:del w:id="1743" w:author="COLMENA MATEOS Adrian" w:date="2018-11-26T11:51:00Z">
          <w:r w:rsidRPr="009A1477" w:rsidDel="007D58DF">
            <w:delText>al estado de la entidad y extensiones a</w:delText>
          </w:r>
        </w:del>
      </w:ins>
      <w:ins w:id="1744" w:author="BERMEJO SOLIS Alba" w:date="2018-11-21T12:48:00Z">
        <w:del w:id="1745" w:author="COLMENA MATEOS Adrian" w:date="2018-11-26T11:51:00Z">
          <w:r w:rsidR="002A130A" w:rsidDel="007D58DF">
            <w:delText xml:space="preserve"> </w:delText>
          </w:r>
        </w:del>
      </w:ins>
      <w:ins w:id="1746" w:author="BERMEJO SOLIS Alba" w:date="2018-11-21T12:36:00Z">
        <w:del w:id="1747" w:author="COLMENA MATEOS Adrian" w:date="2018-11-26T11:51:00Z">
          <w:r w:rsidDel="007D58DF">
            <w:delText>JP</w:delText>
          </w:r>
          <w:r w:rsidRPr="009A1477" w:rsidDel="007D58DF">
            <w:delText xml:space="preserve">QL. Probablemente la </w:delText>
          </w:r>
        </w:del>
      </w:ins>
      <w:ins w:id="1748" w:author="BERMEJO SOLIS Alba" w:date="2018-11-21T12:48:00Z">
        <w:del w:id="1749" w:author="COLMENA MATEOS Adrian" w:date="2018-11-26T11:51:00Z">
          <w:r w:rsidR="002A130A" w:rsidDel="007D58DF">
            <w:delText xml:space="preserve">nueva funcionalidad </w:delText>
          </w:r>
        </w:del>
      </w:ins>
      <w:ins w:id="1750" w:author="BERMEJO SOLIS Alba" w:date="2018-11-21T12:36:00Z">
        <w:del w:id="1751" w:author="COLMENA MATEOS Adrian" w:date="2018-11-26T11:51:00Z">
          <w:r w:rsidRPr="009A1477" w:rsidDel="007D58DF">
            <w:delText xml:space="preserve">más significativa fue </w:delText>
          </w:r>
        </w:del>
      </w:ins>
      <w:ins w:id="1752" w:author="BERMEJO SOLIS Alba" w:date="2018-11-21T12:48:00Z">
        <w:del w:id="1753" w:author="COLMENA MATEOS Adrian" w:date="2018-11-26T11:51:00Z">
          <w:r w:rsidR="002A130A" w:rsidDel="007D58DF">
            <w:delText>el</w:delText>
          </w:r>
        </w:del>
      </w:ins>
      <w:ins w:id="1754" w:author="BERMEJO SOLIS Alba" w:date="2018-11-21T12:36:00Z">
        <w:del w:id="1755" w:author="COLMENA MATEOS Adrian" w:date="2018-11-26T11:51:00Z">
          <w:r w:rsidRPr="009A1477" w:rsidDel="007D58DF">
            <w:delText xml:space="preserve"> Java Criteria</w:delText>
          </w:r>
        </w:del>
      </w:ins>
      <w:ins w:id="1756" w:author="BERMEJO SOLIS Alba" w:date="2018-11-21T12:48:00Z">
        <w:del w:id="1757" w:author="COLMENA MATEOS Adrian" w:date="2018-11-26T11:51:00Z">
          <w:r w:rsidR="002A130A" w:rsidDel="007D58DF">
            <w:delText xml:space="preserve"> API</w:delText>
          </w:r>
        </w:del>
      </w:ins>
      <w:ins w:id="1758" w:author="BERMEJO SOLIS Alba" w:date="2018-11-21T12:36:00Z">
        <w:del w:id="1759" w:author="COLMENA MATEOS Adrian" w:date="2018-11-26T11:51:00Z">
          <w:r w:rsidRPr="009A1477" w:rsidDel="007D58DF">
            <w:delText xml:space="preserve">, una </w:delText>
          </w:r>
        </w:del>
      </w:ins>
      <w:ins w:id="1760" w:author="BERMEJO SOLIS Alba" w:date="2018-11-21T12:48:00Z">
        <w:del w:id="1761" w:author="COLMENA MATEOS Adrian" w:date="2018-11-26T11:51:00Z">
          <w:r w:rsidR="002A130A" w:rsidDel="007D58DF">
            <w:delText xml:space="preserve">manera </w:delText>
          </w:r>
        </w:del>
      </w:ins>
      <w:ins w:id="1762" w:author="BERMEJO SOLIS Alba" w:date="2018-11-21T12:36:00Z">
        <w:del w:id="1763" w:author="COLMENA MATEOS Adrian" w:date="2018-11-26T11:51:00Z">
          <w:r w:rsidRPr="009A1477" w:rsidDel="007D58DF">
            <w:delText>de crear consultas dinámicas. Esto permitió principalmente que los frameworks utilizaran JPA como un medio para construir código que accediera a los datos.</w:delText>
          </w:r>
        </w:del>
      </w:ins>
    </w:p>
    <w:p w14:paraId="6820A49E" w14:textId="2499FF8D" w:rsidR="005C2D8D" w:rsidRPr="009A1477" w:rsidDel="007D58DF" w:rsidRDefault="005C2D8D" w:rsidP="007D58DF">
      <w:pPr>
        <w:spacing w:before="0" w:line="240" w:lineRule="auto"/>
        <w:ind w:left="0"/>
        <w:jc w:val="left"/>
        <w:rPr>
          <w:ins w:id="1764" w:author="BERMEJO SOLIS Alba" w:date="2018-11-21T12:36:00Z"/>
          <w:del w:id="1765" w:author="COLMENA MATEOS Adrian" w:date="2018-11-26T11:51:00Z"/>
        </w:rPr>
      </w:pPr>
      <w:bookmarkStart w:id="1766" w:name="_Toc530564627"/>
      <w:ins w:id="1767" w:author="BERMEJO SOLIS Alba" w:date="2018-11-21T12:36:00Z">
        <w:del w:id="1768" w:author="COLMENA MATEOS Adrian" w:date="2018-11-26T11:51:00Z">
          <w:r w:rsidRPr="009A1477" w:rsidDel="007D58DF">
            <w:delText>JPA 2.1</w:delText>
          </w:r>
          <w:bookmarkEnd w:id="1766"/>
        </w:del>
      </w:ins>
    </w:p>
    <w:p w14:paraId="47582A26" w14:textId="7E11025D" w:rsidR="005C2D8D" w:rsidRPr="009A1477" w:rsidDel="007D58DF" w:rsidRDefault="002A130A" w:rsidP="007D58DF">
      <w:pPr>
        <w:spacing w:before="0" w:line="240" w:lineRule="auto"/>
        <w:ind w:left="0"/>
        <w:jc w:val="left"/>
        <w:rPr>
          <w:ins w:id="1769" w:author="BERMEJO SOLIS Alba" w:date="2018-11-21T12:36:00Z"/>
          <w:del w:id="1770" w:author="COLMENA MATEOS Adrian" w:date="2018-11-26T11:51:00Z"/>
        </w:rPr>
      </w:pPr>
      <w:ins w:id="1771" w:author="BERMEJO SOLIS Alba" w:date="2018-11-21T12:52:00Z">
        <w:del w:id="1772" w:author="COLMENA MATEOS Adrian" w:date="2018-11-26T11:51:00Z">
          <w:r w:rsidDel="007D58DF">
            <w:delText>C</w:delText>
          </w:r>
        </w:del>
      </w:ins>
      <w:ins w:id="1773" w:author="BERMEJO SOLIS Alba" w:date="2018-11-21T12:53:00Z">
        <w:del w:id="1774" w:author="COLMENA MATEOS Adrian" w:date="2018-11-26T11:51:00Z">
          <w:r w:rsidDel="007D58DF">
            <w:delText xml:space="preserve">on </w:delText>
          </w:r>
        </w:del>
      </w:ins>
      <w:ins w:id="1775" w:author="BERMEJO SOLIS Alba" w:date="2018-11-21T12:36:00Z">
        <w:del w:id="1776" w:author="COLMENA MATEOS Adrian" w:date="2018-11-26T11:51:00Z">
          <w:r w:rsidR="005C2D8D" w:rsidRPr="009A1477" w:rsidDel="007D58DF">
            <w:delText xml:space="preserve">JPA 2.1 en 2013 </w:delText>
          </w:r>
        </w:del>
      </w:ins>
      <w:ins w:id="1777" w:author="BERMEJO SOLIS Alba" w:date="2018-11-21T12:53:00Z">
        <w:del w:id="1778" w:author="COLMENA MATEOS Adrian" w:date="2018-11-26T11:51:00Z">
          <w:r w:rsidDel="007D58DF">
            <w:delText xml:space="preserve">se </w:delText>
          </w:r>
        </w:del>
      </w:ins>
      <w:ins w:id="1779" w:author="BERMEJO SOLIS Alba" w:date="2018-11-21T12:52:00Z">
        <w:del w:id="1780" w:author="COLMENA MATEOS Adrian" w:date="2018-11-26T11:51:00Z">
          <w:r w:rsidDel="007D58DF">
            <w:delText>extend</w:delText>
          </w:r>
        </w:del>
      </w:ins>
      <w:ins w:id="1781" w:author="BERMEJO SOLIS Alba" w:date="2018-11-21T12:53:00Z">
        <w:del w:id="1782" w:author="COLMENA MATEOS Adrian" w:date="2018-11-26T11:51:00Z">
          <w:r w:rsidDel="007D58DF">
            <w:delText xml:space="preserve">ió la funcionalidad hasta el punto de prácticamente poder desarrollar aplicaciones sólo con JPA y sin funcionalidades fuera del estándar. Tamibién </w:delText>
          </w:r>
        </w:del>
      </w:ins>
      <w:ins w:id="1783" w:author="BERMEJO SOLIS Alba" w:date="2018-11-21T12:54:00Z">
        <w:del w:id="1784" w:author="COLMENA MATEOS Adrian" w:date="2018-11-26T11:51:00Z">
          <w:r w:rsidDel="007D58DF">
            <w:delText>i</w:delText>
          </w:r>
        </w:del>
      </w:ins>
      <w:ins w:id="1785" w:author="BERMEJO SOLIS Alba" w:date="2018-11-21T12:49:00Z">
        <w:del w:id="1786" w:author="COLMENA MATEOS Adrian" w:date="2018-11-26T11:51:00Z">
          <w:r w:rsidDel="007D58DF">
            <w:delText>nclu</w:delText>
          </w:r>
        </w:del>
      </w:ins>
      <w:ins w:id="1787" w:author="BERMEJO SOLIS Alba" w:date="2018-11-21T12:54:00Z">
        <w:del w:id="1788" w:author="COLMENA MATEOS Adrian" w:date="2018-11-26T11:51:00Z">
          <w:r w:rsidDel="007D58DF">
            <w:delText>ía</w:delText>
          </w:r>
        </w:del>
      </w:ins>
      <w:ins w:id="1789" w:author="BERMEJO SOLIS Alba" w:date="2018-11-21T12:49:00Z">
        <w:del w:id="1790" w:author="COLMENA MATEOS Adrian" w:date="2018-11-26T11:51:00Z">
          <w:r w:rsidDel="007D58DF">
            <w:delText xml:space="preserve"> funcionalidades m</w:delText>
          </w:r>
        </w:del>
      </w:ins>
      <w:ins w:id="1791" w:author="BERMEJO SOLIS Alba" w:date="2018-11-21T12:50:00Z">
        <w:del w:id="1792" w:author="COLMENA MATEOS Adrian" w:date="2018-11-26T11:51:00Z">
          <w:r w:rsidDel="007D58DF">
            <w:delText>á</w:delText>
          </w:r>
        </w:del>
      </w:ins>
      <w:ins w:id="1793" w:author="BERMEJO SOLIS Alba" w:date="2018-11-21T12:49:00Z">
        <w:del w:id="1794" w:author="COLMENA MATEOS Adrian" w:date="2018-11-26T11:51:00Z">
          <w:r w:rsidDel="007D58DF">
            <w:delText>s</w:delText>
          </w:r>
        </w:del>
      </w:ins>
      <w:ins w:id="1795" w:author="BERMEJO SOLIS Alba" w:date="2018-11-21T12:50:00Z">
        <w:del w:id="1796" w:author="COLMENA MATEOS Adrian" w:date="2018-11-26T11:51:00Z">
          <w:r w:rsidDel="007D58DF">
            <w:delText xml:space="preserve"> exóticas como mapping converters, soporte a procedimientos almacenados o “unsynchronized persistence contexts for improved conversational operations”.</w:delText>
          </w:r>
        </w:del>
      </w:ins>
    </w:p>
    <w:p w14:paraId="1C55CB19" w14:textId="78F16726" w:rsidR="005C2D8D" w:rsidRPr="009A1477" w:rsidDel="007D58DF" w:rsidRDefault="005C2D8D" w:rsidP="007D58DF">
      <w:pPr>
        <w:spacing w:before="0" w:line="240" w:lineRule="auto"/>
        <w:ind w:left="0"/>
        <w:jc w:val="left"/>
        <w:rPr>
          <w:ins w:id="1797" w:author="BERMEJO SOLIS Alba" w:date="2018-11-21T12:36:00Z"/>
          <w:del w:id="1798" w:author="COLMENA MATEOS Adrian" w:date="2018-11-26T11:51:00Z"/>
        </w:rPr>
      </w:pPr>
      <w:bookmarkStart w:id="1799" w:name="_Toc530564628"/>
      <w:ins w:id="1800" w:author="BERMEJO SOLIS Alba" w:date="2018-11-21T12:36:00Z">
        <w:del w:id="1801" w:author="COLMENA MATEOS Adrian" w:date="2018-11-26T11:51:00Z">
          <w:r w:rsidRPr="009A1477" w:rsidDel="007D58DF">
            <w:delText>JPA 2.2 and EJB 3.2</w:delText>
          </w:r>
          <w:bookmarkEnd w:id="1799"/>
        </w:del>
      </w:ins>
    </w:p>
    <w:p w14:paraId="7DCE7BE3" w14:textId="3166B8D6" w:rsidR="005C2D8D" w:rsidRPr="009A1477" w:rsidDel="007D58DF" w:rsidRDefault="005C2D8D" w:rsidP="007D58DF">
      <w:pPr>
        <w:spacing w:before="0" w:line="240" w:lineRule="auto"/>
        <w:ind w:left="0"/>
        <w:jc w:val="left"/>
        <w:rPr>
          <w:ins w:id="1802" w:author="BERMEJO SOLIS Alba" w:date="2018-11-21T12:36:00Z"/>
          <w:del w:id="1803" w:author="COLMENA MATEOS Adrian" w:date="2018-11-26T11:51:00Z"/>
        </w:rPr>
      </w:pPr>
      <w:ins w:id="1804" w:author="BERMEJO SOLIS Alba" w:date="2018-11-21T12:36:00Z">
        <w:del w:id="1805" w:author="COLMENA MATEOS Adrian" w:date="2018-11-26T11:51:00Z">
          <w:r w:rsidRPr="009A1477" w:rsidDel="007D58DF">
            <w:delText xml:space="preserve">La versión de mantenimiento de JPA 2.2 fue publicada por Oracle en junio de 2017. </w:delText>
          </w:r>
        </w:del>
      </w:ins>
    </w:p>
    <w:p w14:paraId="75739FF5" w14:textId="4CCDB74B" w:rsidR="005C2D8D" w:rsidRPr="009A1477" w:rsidDel="007D58DF" w:rsidRDefault="005C2D8D" w:rsidP="007D58DF">
      <w:pPr>
        <w:spacing w:before="0" w:line="240" w:lineRule="auto"/>
        <w:ind w:left="0"/>
        <w:jc w:val="left"/>
        <w:rPr>
          <w:ins w:id="1806" w:author="BERMEJO SOLIS Alba" w:date="2018-11-21T12:36:00Z"/>
          <w:del w:id="1807" w:author="COLMENA MATEOS Adrian" w:date="2018-11-26T11:51:00Z"/>
        </w:rPr>
      </w:pPr>
      <w:ins w:id="1808" w:author="BERMEJO SOLIS Alba" w:date="2018-11-21T12:36:00Z">
        <w:del w:id="1809" w:author="COLMENA MATEOS Adrian" w:date="2018-11-26T11:51:00Z">
          <w:r w:rsidRPr="009A1477" w:rsidDel="007D58DF">
            <w:br w:type="page"/>
          </w:r>
        </w:del>
      </w:ins>
    </w:p>
    <w:p w14:paraId="6FCC7ACE" w14:textId="3CD747CB" w:rsidR="005C2D8D" w:rsidRPr="00837C41" w:rsidDel="007D58DF" w:rsidRDefault="005C2D8D" w:rsidP="007D58DF">
      <w:pPr>
        <w:spacing w:before="0" w:line="240" w:lineRule="auto"/>
        <w:ind w:left="0"/>
        <w:jc w:val="left"/>
        <w:rPr>
          <w:ins w:id="1810" w:author="BERMEJO SOLIS Alba" w:date="2018-11-21T12:36:00Z"/>
          <w:del w:id="1811" w:author="COLMENA MATEOS Adrian" w:date="2018-11-26T11:51:00Z"/>
          <w:lang w:val="es-ES_tradnl"/>
        </w:rPr>
      </w:pPr>
      <w:bookmarkStart w:id="1812" w:name="_Toc530564629"/>
      <w:ins w:id="1813" w:author="BERMEJO SOLIS Alba" w:date="2018-11-21T12:36:00Z">
        <w:del w:id="1814" w:author="COLMENA MATEOS Adrian" w:date="2018-11-26T11:51:00Z">
          <w:r w:rsidRPr="009A1477" w:rsidDel="007D58DF">
            <w:rPr>
              <w:lang w:val="es-ES_tradnl"/>
            </w:rPr>
            <w:delText>Resumen</w:delText>
          </w:r>
          <w:bookmarkEnd w:id="1812"/>
        </w:del>
      </w:ins>
    </w:p>
    <w:p w14:paraId="129013F8" w14:textId="378E3D25" w:rsidR="005C2D8D" w:rsidRPr="009A1477" w:rsidDel="007D58DF" w:rsidRDefault="005C2D8D" w:rsidP="007D58DF">
      <w:pPr>
        <w:spacing w:before="0" w:line="240" w:lineRule="auto"/>
        <w:ind w:left="0"/>
        <w:jc w:val="left"/>
        <w:rPr>
          <w:ins w:id="1815" w:author="BERMEJO SOLIS Alba" w:date="2018-11-21T12:36:00Z"/>
          <w:del w:id="1816" w:author="COLMENA MATEOS Adrian" w:date="2018-11-26T11:51:00Z"/>
        </w:rPr>
      </w:pPr>
      <w:ins w:id="1817" w:author="BERMEJO SOLIS Alba" w:date="2018-11-21T12:36:00Z">
        <w:del w:id="1818" w:author="COLMENA MATEOS Adrian" w:date="2018-11-26T11:51:00Z">
          <w:r w:rsidRPr="009A1477" w:rsidDel="007D58DF">
            <w:delText xml:space="preserve">JPA es simple y elegante, potente y flexible. Su uso es natural y fácil de aprender. Cualquier API operativa podrá consistir de un </w:delText>
          </w:r>
          <w:r w:rsidDel="007D58DF">
            <w:delText>pequeño número</w:delText>
          </w:r>
          <w:r w:rsidRPr="009A1477" w:rsidDel="007D58DF">
            <w:delText xml:space="preserve"> de clases.</w:delText>
          </w:r>
        </w:del>
      </w:ins>
    </w:p>
    <w:p w14:paraId="3C5AD08F" w14:textId="66CC9639" w:rsidR="005C2D8D" w:rsidRPr="009A1477" w:rsidDel="007D58DF" w:rsidRDefault="005C2D8D" w:rsidP="007D58DF">
      <w:pPr>
        <w:spacing w:before="0" w:line="240" w:lineRule="auto"/>
        <w:ind w:left="0"/>
        <w:jc w:val="left"/>
        <w:rPr>
          <w:ins w:id="1819" w:author="BERMEJO SOLIS Alba" w:date="2018-11-21T12:36:00Z"/>
          <w:del w:id="1820" w:author="COLMENA MATEOS Adrian" w:date="2018-11-26T11:51:00Z"/>
        </w:rPr>
      </w:pPr>
      <w:bookmarkStart w:id="1821" w:name="_Toc530564630"/>
      <w:ins w:id="1822" w:author="BERMEJO SOLIS Alba" w:date="2018-11-21T12:36:00Z">
        <w:del w:id="1823" w:author="COLMENA MATEOS Adrian" w:date="2018-11-26T11:51:00Z">
          <w:r w:rsidRPr="009A1477" w:rsidDel="007D58DF">
            <w:delText>Persistencia de los POJOs</w:delText>
          </w:r>
          <w:bookmarkEnd w:id="1821"/>
        </w:del>
      </w:ins>
    </w:p>
    <w:p w14:paraId="02FFD206" w14:textId="5F9AD904" w:rsidR="005C2D8D" w:rsidRPr="009A1477" w:rsidDel="007D58DF" w:rsidRDefault="005C2D8D" w:rsidP="007D58DF">
      <w:pPr>
        <w:spacing w:before="0" w:line="240" w:lineRule="auto"/>
        <w:ind w:left="0"/>
        <w:jc w:val="left"/>
        <w:rPr>
          <w:ins w:id="1824" w:author="BERMEJO SOLIS Alba" w:date="2018-11-21T12:36:00Z"/>
          <w:del w:id="1825" w:author="COLMENA MATEOS Adrian" w:date="2018-11-26T11:51:00Z"/>
        </w:rPr>
      </w:pPr>
      <w:ins w:id="1826" w:author="BERMEJO SOLIS Alba" w:date="2018-11-21T12:36:00Z">
        <w:del w:id="1827" w:author="COLMENA MATEOS Adrian" w:date="2018-11-26T11:51:00Z">
          <w:r w:rsidRPr="009A1477" w:rsidDel="007D58DF">
            <w:delText>Quizás lo más importante de JPA es que los objetos son POJOs, lo que significa que no hay nada especial en ningún objeto que se haga persistente. De hecho, casi cualquier objeto de aplicación no final existente</w:delText>
          </w:r>
          <w:r w:rsidDel="007D58DF">
            <w:delText>,</w:delText>
          </w:r>
          <w:r w:rsidRPr="009A1477" w:rsidDel="007D58DF">
            <w:delText xml:space="preserve"> con un constructor predeterminado</w:delText>
          </w:r>
          <w:r w:rsidDel="007D58DF">
            <w:delText>,</w:delText>
          </w:r>
          <w:r w:rsidRPr="009A1477" w:rsidDel="007D58DF">
            <w:delText xml:space="preserve"> puede hacerse persistente sin siquiera cambiar una sola línea de código. </w:delText>
          </w:r>
        </w:del>
      </w:ins>
    </w:p>
    <w:p w14:paraId="2B28DC04" w14:textId="742B5762" w:rsidR="005C2D8D" w:rsidRPr="009A1477" w:rsidDel="007D58DF" w:rsidRDefault="005C2D8D" w:rsidP="007D58DF">
      <w:pPr>
        <w:spacing w:before="0" w:line="240" w:lineRule="auto"/>
        <w:ind w:left="0"/>
        <w:jc w:val="left"/>
        <w:rPr>
          <w:ins w:id="1828" w:author="BERMEJO SOLIS Alba" w:date="2018-11-21T12:36:00Z"/>
          <w:del w:id="1829" w:author="COLMENA MATEOS Adrian" w:date="2018-11-26T11:51:00Z"/>
        </w:rPr>
      </w:pPr>
      <w:bookmarkStart w:id="1830" w:name="_Toc530564631"/>
      <w:ins w:id="1831" w:author="BERMEJO SOLIS Alba" w:date="2018-11-21T12:36:00Z">
        <w:del w:id="1832" w:author="COLMENA MATEOS Adrian" w:date="2018-11-26T11:51:00Z">
          <w:r w:rsidRPr="009A1477" w:rsidDel="007D58DF">
            <w:delText>No intrusi</w:delText>
          </w:r>
        </w:del>
      </w:ins>
      <w:ins w:id="1833" w:author="BERMEJO SOLIS Alba" w:date="2018-11-21T12:55:00Z">
        <w:del w:id="1834" w:author="COLMENA MATEOS Adrian" w:date="2018-11-26T11:51:00Z">
          <w:r w:rsidR="002A130A" w:rsidDel="007D58DF">
            <w:delText>vo</w:delText>
          </w:r>
        </w:del>
      </w:ins>
      <w:bookmarkEnd w:id="1830"/>
    </w:p>
    <w:p w14:paraId="598D42E5" w14:textId="2C8AC102" w:rsidR="005C2D8D" w:rsidRPr="009A1477" w:rsidDel="007D58DF" w:rsidRDefault="005C2D8D" w:rsidP="007D58DF">
      <w:pPr>
        <w:spacing w:before="0" w:line="240" w:lineRule="auto"/>
        <w:ind w:left="0"/>
        <w:jc w:val="left"/>
        <w:rPr>
          <w:ins w:id="1835" w:author="BERMEJO SOLIS Alba" w:date="2018-11-21T12:36:00Z"/>
          <w:del w:id="1836" w:author="COLMENA MATEOS Adrian" w:date="2018-11-26T11:51:00Z"/>
        </w:rPr>
      </w:pPr>
      <w:ins w:id="1837" w:author="BERMEJO SOLIS Alba" w:date="2018-11-21T12:36:00Z">
        <w:del w:id="1838" w:author="COLMENA MATEOS Adrian" w:date="2018-11-26T11:51:00Z">
          <w:r w:rsidDel="007D58DF">
            <w:delText>JPA</w:delText>
          </w:r>
          <w:r w:rsidRPr="009A1477" w:rsidDel="007D58DF">
            <w:delText xml:space="preserve"> existe como una capa separada de los objetos persistentes. Los objetos a persistir (Entity Beans) no necesitan implementar interfaces EJB.</w:delText>
          </w:r>
        </w:del>
      </w:ins>
    </w:p>
    <w:p w14:paraId="1B4C39F0" w14:textId="7FC38E59" w:rsidR="005C2D8D" w:rsidRPr="009A1477" w:rsidDel="007D58DF" w:rsidRDefault="002A130A" w:rsidP="007D58DF">
      <w:pPr>
        <w:spacing w:before="0" w:line="240" w:lineRule="auto"/>
        <w:ind w:left="0"/>
        <w:jc w:val="left"/>
        <w:rPr>
          <w:ins w:id="1839" w:author="BERMEJO SOLIS Alba" w:date="2018-11-21T12:36:00Z"/>
          <w:del w:id="1840" w:author="COLMENA MATEOS Adrian" w:date="2018-11-26T11:51:00Z"/>
        </w:rPr>
      </w:pPr>
      <w:bookmarkStart w:id="1841" w:name="_Toc530564632"/>
      <w:ins w:id="1842" w:author="BERMEJO SOLIS Alba" w:date="2018-11-21T12:56:00Z">
        <w:del w:id="1843" w:author="COLMENA MATEOS Adrian" w:date="2018-11-26T11:51:00Z">
          <w:r w:rsidDel="007D58DF">
            <w:delText>Object queries</w:delText>
          </w:r>
        </w:del>
      </w:ins>
      <w:bookmarkEnd w:id="1841"/>
    </w:p>
    <w:p w14:paraId="73A9EFA6" w14:textId="33267F36" w:rsidR="005C2D8D" w:rsidRPr="009A1477" w:rsidDel="007D58DF" w:rsidRDefault="00D72BA9" w:rsidP="007D58DF">
      <w:pPr>
        <w:spacing w:before="0" w:line="240" w:lineRule="auto"/>
        <w:ind w:left="0"/>
        <w:jc w:val="left"/>
        <w:rPr>
          <w:ins w:id="1844" w:author="BERMEJO SOLIS Alba" w:date="2018-11-21T12:36:00Z"/>
          <w:del w:id="1845" w:author="COLMENA MATEOS Adrian" w:date="2018-11-26T11:51:00Z"/>
        </w:rPr>
      </w:pPr>
      <w:ins w:id="1846" w:author="BERMEJO SOLIS Alba" w:date="2018-11-21T12:57:00Z">
        <w:del w:id="1847" w:author="COLMENA MATEOS Adrian" w:date="2018-11-26T11:51:00Z">
          <w:r w:rsidDel="007D58DF">
            <w:delText xml:space="preserve">JPA incluye QL </w:delText>
          </w:r>
          <w:r w:rsidR="002A130A" w:rsidDel="007D58DF">
            <w:delText xml:space="preserve">(Query Language), un API basado en el lenguaje SQL que permite hacer consultas. </w:delText>
          </w:r>
        </w:del>
      </w:ins>
      <w:ins w:id="1848" w:author="BERMEJO SOLIS Alba" w:date="2018-11-21T12:58:00Z">
        <w:del w:id="1849" w:author="COLMENA MATEOS Adrian" w:date="2018-11-26T11:51:00Z">
          <w:r w:rsidDel="007D58DF">
            <w:delText xml:space="preserve">De esta manera se pueden hacer consultas en la base de datos sin </w:delText>
          </w:r>
        </w:del>
      </w:ins>
      <w:ins w:id="1850" w:author="BERMEJO SOLIS Alba" w:date="2018-11-21T12:59:00Z">
        <w:del w:id="1851" w:author="COLMENA MATEOS Adrian" w:date="2018-11-26T11:51:00Z">
          <w:r w:rsidDel="007D58DF">
            <w:delText xml:space="preserve">necesidad de conocer como están definidas físicamente las tablas y relaciones ya que los parámetros utilizados para construir las consultas son las clases y sus atributos Java. Estas consultas pueden devolver entidades </w:delText>
          </w:r>
        </w:del>
      </w:ins>
      <w:ins w:id="1852" w:author="BERMEJO SOLIS Alba" w:date="2018-11-21T13:01:00Z">
        <w:del w:id="1853" w:author="COLMENA MATEOS Adrian" w:date="2018-11-26T11:51:00Z">
          <w:r w:rsidDel="007D58DF">
            <w:delText xml:space="preserve">(POJOS) </w:delText>
          </w:r>
        </w:del>
      </w:ins>
      <w:ins w:id="1854" w:author="BERMEJO SOLIS Alba" w:date="2018-11-21T12:59:00Z">
        <w:del w:id="1855" w:author="COLMENA MATEOS Adrian" w:date="2018-11-26T11:51:00Z">
          <w:r w:rsidDel="007D58DF">
            <w:delText>pero tambi</w:delText>
          </w:r>
        </w:del>
      </w:ins>
      <w:ins w:id="1856" w:author="BERMEJO SOLIS Alba" w:date="2018-11-21T13:00:00Z">
        <w:del w:id="1857" w:author="COLMENA MATEOS Adrian" w:date="2018-11-26T11:51:00Z">
          <w:r w:rsidDel="007D58DF">
            <w:delText>én nuevos objetos, cálculos, etc</w:delText>
          </w:r>
        </w:del>
      </w:ins>
      <w:ins w:id="1858" w:author="BERMEJO SOLIS Alba" w:date="2018-11-21T12:36:00Z">
        <w:del w:id="1859" w:author="COLMENA MATEOS Adrian" w:date="2018-11-26T11:51:00Z">
          <w:r w:rsidR="005C2D8D" w:rsidRPr="009A1477" w:rsidDel="007D58DF">
            <w:delText xml:space="preserve"> </w:delText>
          </w:r>
        </w:del>
      </w:ins>
    </w:p>
    <w:p w14:paraId="595B9D54" w14:textId="63D5BA2A" w:rsidR="005C2D8D" w:rsidRPr="009A1477" w:rsidDel="007D58DF" w:rsidRDefault="00D72BA9" w:rsidP="007D58DF">
      <w:pPr>
        <w:spacing w:before="0" w:line="240" w:lineRule="auto"/>
        <w:ind w:left="0"/>
        <w:jc w:val="left"/>
        <w:rPr>
          <w:ins w:id="1860" w:author="BERMEJO SOLIS Alba" w:date="2018-11-21T12:36:00Z"/>
          <w:del w:id="1861" w:author="COLMENA MATEOS Adrian" w:date="2018-11-26T11:51:00Z"/>
        </w:rPr>
      </w:pPr>
      <w:ins w:id="1862" w:author="BERMEJO SOLIS Alba" w:date="2018-11-21T13:03:00Z">
        <w:del w:id="1863" w:author="COLMENA MATEOS Adrian" w:date="2018-11-26T11:51:00Z">
          <w:r w:rsidDel="007D58DF">
            <w:delText>Mobile Entities</w:delText>
          </w:r>
        </w:del>
      </w:ins>
    </w:p>
    <w:p w14:paraId="2AAF7A41" w14:textId="7354034C" w:rsidR="005C2D8D" w:rsidRPr="009A1477" w:rsidDel="007D58DF" w:rsidRDefault="00D72BA9" w:rsidP="007D58DF">
      <w:pPr>
        <w:spacing w:before="0" w:line="240" w:lineRule="auto"/>
        <w:ind w:left="0"/>
        <w:jc w:val="left"/>
        <w:rPr>
          <w:ins w:id="1864" w:author="BERMEJO SOLIS Alba" w:date="2018-11-21T12:36:00Z"/>
          <w:del w:id="1865" w:author="COLMENA MATEOS Adrian" w:date="2018-11-26T11:51:00Z"/>
        </w:rPr>
      </w:pPr>
      <w:ins w:id="1866" w:author="BERMEJO SOLIS Alba" w:date="2018-11-21T13:05:00Z">
        <w:del w:id="1867" w:author="COLMENA MATEOS Adrian" w:date="2018-11-26T11:51:00Z">
          <w:r w:rsidDel="007D58DF">
            <w:delText>Las aplicaciones web y cliente/servidor son las más populares</w:delText>
          </w:r>
        </w:del>
      </w:ins>
      <w:ins w:id="1868" w:author="BERMEJO SOLIS Alba" w:date="2018-11-21T13:06:00Z">
        <w:del w:id="1869" w:author="COLMENA MATEOS Adrian" w:date="2018-11-26T11:51:00Z">
          <w:r w:rsidDel="007D58DF">
            <w:delText xml:space="preserve"> y estas aplicaciones suelen ser distribuidas, es decir </w:delText>
          </w:r>
        </w:del>
      </w:ins>
      <w:ins w:id="1870" w:author="BERMEJO SOLIS Alba" w:date="2018-11-21T13:09:00Z">
        <w:del w:id="1871" w:author="COLMENA MATEOS Adrian" w:date="2018-11-26T11:51:00Z">
          <w:r w:rsidR="005A53F7" w:rsidDel="007D58DF">
            <w:delText xml:space="preserve">se ejecutan en </w:delText>
          </w:r>
        </w:del>
      </w:ins>
      <w:ins w:id="1872" w:author="BERMEJO SOLIS Alba" w:date="2018-11-21T13:06:00Z">
        <w:del w:id="1873" w:author="COLMENA MATEOS Adrian" w:date="2018-11-26T11:51:00Z">
          <w:r w:rsidDel="007D58DF">
            <w:delText>varias m</w:delText>
          </w:r>
        </w:del>
      </w:ins>
      <w:ins w:id="1874" w:author="BERMEJO SOLIS Alba" w:date="2018-11-21T13:07:00Z">
        <w:del w:id="1875" w:author="COLMENA MATEOS Adrian" w:date="2018-11-26T11:51:00Z">
          <w:r w:rsidDel="007D58DF">
            <w:delText>áquinas</w:delText>
          </w:r>
        </w:del>
      </w:ins>
      <w:ins w:id="1876" w:author="BERMEJO SOLIS Alba" w:date="2018-11-21T13:09:00Z">
        <w:del w:id="1877" w:author="COLMENA MATEOS Adrian" w:date="2018-11-26T11:51:00Z">
          <w:r w:rsidR="005A53F7" w:rsidDel="007D58DF">
            <w:delText xml:space="preserve"> a la vez</w:delText>
          </w:r>
        </w:del>
      </w:ins>
      <w:ins w:id="1878" w:author="BERMEJO SOLIS Alba" w:date="2018-11-21T13:07:00Z">
        <w:del w:id="1879" w:author="COLMENA MATEOS Adrian" w:date="2018-11-26T11:51:00Z">
          <w:r w:rsidDel="007D58DF">
            <w:delText>.</w:delText>
          </w:r>
        </w:del>
      </w:ins>
      <w:ins w:id="1880" w:author="BERMEJO SOLIS Alba" w:date="2018-11-21T13:05:00Z">
        <w:del w:id="1881" w:author="COLMENA MATEOS Adrian" w:date="2018-11-26T11:51:00Z">
          <w:r w:rsidDel="007D58DF">
            <w:delText xml:space="preserve"> </w:delText>
          </w:r>
        </w:del>
      </w:ins>
      <w:ins w:id="1882" w:author="BERMEJO SOLIS Alba" w:date="2018-11-21T13:07:00Z">
        <w:del w:id="1883" w:author="COLMENA MATEOS Adrian" w:date="2018-11-26T11:51:00Z">
          <w:r w:rsidDel="007D58DF">
            <w:delText>JPA permite que l</w:delText>
          </w:r>
        </w:del>
      </w:ins>
      <w:ins w:id="1884" w:author="BERMEJO SOLIS Alba" w:date="2018-11-21T12:36:00Z">
        <w:del w:id="1885" w:author="COLMENA MATEOS Adrian" w:date="2018-11-26T11:51:00Z">
          <w:r w:rsidR="005C2D8D" w:rsidRPr="009A1477" w:rsidDel="007D58DF">
            <w:delText xml:space="preserve">as entidades </w:delText>
          </w:r>
        </w:del>
      </w:ins>
      <w:ins w:id="1886" w:author="BERMEJO SOLIS Alba" w:date="2018-11-21T13:07:00Z">
        <w:del w:id="1887" w:author="COLMENA MATEOS Adrian" w:date="2018-11-26T11:51:00Z">
          <w:r w:rsidDel="007D58DF">
            <w:delText xml:space="preserve">sean </w:delText>
          </w:r>
        </w:del>
      </w:ins>
      <w:ins w:id="1888" w:author="BERMEJO SOLIS Alba" w:date="2018-11-21T12:36:00Z">
        <w:del w:id="1889" w:author="COLMENA MATEOS Adrian" w:date="2018-11-26T11:51:00Z">
          <w:r w:rsidR="005C2D8D" w:rsidRPr="009A1477" w:rsidDel="007D58DF">
            <w:delText>móviles en la red</w:delText>
          </w:r>
          <w:r w:rsidDel="007D58DF">
            <w:delText xml:space="preserve">, </w:delText>
          </w:r>
        </w:del>
      </w:ins>
      <w:ins w:id="1890" w:author="BERMEJO SOLIS Alba" w:date="2018-11-21T13:07:00Z">
        <w:del w:id="1891" w:author="COLMENA MATEOS Adrian" w:date="2018-11-26T11:51:00Z">
          <w:r w:rsidDel="007D58DF">
            <w:delText>y que l</w:delText>
          </w:r>
        </w:del>
      </w:ins>
      <w:ins w:id="1892" w:author="BERMEJO SOLIS Alba" w:date="2018-11-21T12:36:00Z">
        <w:del w:id="1893" w:author="COLMENA MATEOS Adrian" w:date="2018-11-26T11:51:00Z">
          <w:r w:rsidR="005C2D8D" w:rsidRPr="009A1477" w:rsidDel="007D58DF">
            <w:delText xml:space="preserve">os objetos </w:delText>
          </w:r>
        </w:del>
      </w:ins>
      <w:ins w:id="1894" w:author="BERMEJO SOLIS Alba" w:date="2018-11-21T13:07:00Z">
        <w:del w:id="1895" w:author="COLMENA MATEOS Adrian" w:date="2018-11-26T11:51:00Z">
          <w:r w:rsidDel="007D58DF">
            <w:delText>puedan “</w:delText>
          </w:r>
        </w:del>
      </w:ins>
      <w:ins w:id="1896" w:author="BERMEJO SOLIS Alba" w:date="2018-11-21T12:36:00Z">
        <w:del w:id="1897" w:author="COLMENA MATEOS Adrian" w:date="2018-11-26T11:51:00Z">
          <w:r w:rsidR="005C2D8D" w:rsidRPr="009A1477" w:rsidDel="007D58DF">
            <w:delText>moverse</w:delText>
          </w:r>
        </w:del>
      </w:ins>
      <w:ins w:id="1898" w:author="BERMEJO SOLIS Alba" w:date="2018-11-21T13:07:00Z">
        <w:del w:id="1899" w:author="COLMENA MATEOS Adrian" w:date="2018-11-26T11:51:00Z">
          <w:r w:rsidDel="007D58DF">
            <w:delText>”</w:delText>
          </w:r>
        </w:del>
      </w:ins>
      <w:ins w:id="1900" w:author="BERMEJO SOLIS Alba" w:date="2018-11-21T12:36:00Z">
        <w:del w:id="1901" w:author="COLMENA MATEOS Adrian" w:date="2018-11-26T11:51:00Z">
          <w:r w:rsidR="005C2D8D" w:rsidRPr="009A1477" w:rsidDel="007D58DF">
            <w:delText xml:space="preserve"> de una máquina a otra</w:delText>
          </w:r>
        </w:del>
      </w:ins>
      <w:ins w:id="1902" w:author="BERMEJO SOLIS Alba" w:date="2018-11-21T13:12:00Z">
        <w:del w:id="1903" w:author="COLMENA MATEOS Adrian" w:date="2018-11-26T11:51:00Z">
          <w:r w:rsidR="005A53F7" w:rsidDel="007D58DF">
            <w:delText>.</w:delText>
          </w:r>
        </w:del>
      </w:ins>
    </w:p>
    <w:p w14:paraId="28F1E82E" w14:textId="0C948914" w:rsidR="005C2D8D" w:rsidRPr="009A1477" w:rsidDel="007D58DF" w:rsidRDefault="005A53F7" w:rsidP="007D58DF">
      <w:pPr>
        <w:spacing w:before="0" w:line="240" w:lineRule="auto"/>
        <w:ind w:left="0"/>
        <w:jc w:val="left"/>
        <w:rPr>
          <w:ins w:id="1904" w:author="BERMEJO SOLIS Alba" w:date="2018-11-21T12:36:00Z"/>
          <w:del w:id="1905" w:author="COLMENA MATEOS Adrian" w:date="2018-11-26T11:51:00Z"/>
        </w:rPr>
      </w:pPr>
      <w:ins w:id="1906" w:author="BERMEJO SOLIS Alba" w:date="2018-11-21T13:12:00Z">
        <w:del w:id="1907" w:author="COLMENA MATEOS Adrian" w:date="2018-11-26T11:51:00Z">
          <w:r w:rsidDel="007D58DF">
            <w:delText>Cuando un</w:delText>
          </w:r>
        </w:del>
      </w:ins>
      <w:ins w:id="1908" w:author="BERMEJO SOLIS Alba" w:date="2018-11-21T12:36:00Z">
        <w:del w:id="1909" w:author="COLMENA MATEOS Adrian" w:date="2018-11-26T11:51:00Z">
          <w:r w:rsidDel="007D58DF">
            <w:delText xml:space="preserve"> objeto</w:delText>
          </w:r>
          <w:r w:rsidR="005C2D8D" w:rsidRPr="009A1477" w:rsidDel="007D58DF">
            <w:delText xml:space="preserve"> </w:delText>
          </w:r>
          <w:r w:rsidR="00F62CFE" w:rsidDel="007D58DF">
            <w:delText>sale</w:delText>
          </w:r>
          <w:r w:rsidR="005C2D8D" w:rsidRPr="009A1477" w:rsidDel="007D58DF">
            <w:delText xml:space="preserve"> de la capa de persistencia se </w:delText>
          </w:r>
        </w:del>
      </w:ins>
      <w:ins w:id="1910" w:author="BERMEJO SOLIS Alba" w:date="2018-11-21T13:12:00Z">
        <w:del w:id="1911" w:author="COLMENA MATEOS Adrian" w:date="2018-11-26T11:51:00Z">
          <w:r w:rsidDel="007D58DF">
            <w:delText xml:space="preserve">lo </w:delText>
          </w:r>
        </w:del>
      </w:ins>
      <w:ins w:id="1912" w:author="BERMEJO SOLIS Alba" w:date="2018-11-21T12:36:00Z">
        <w:del w:id="1913" w:author="COLMENA MATEOS Adrian" w:date="2018-11-26T11:51:00Z">
          <w:r w:rsidR="005C2D8D" w:rsidRPr="009A1477" w:rsidDel="007D58DF">
            <w:delText xml:space="preserve">denominan </w:delText>
          </w:r>
          <w:r w:rsidR="005C2D8D" w:rsidRPr="00032715" w:rsidDel="007D58DF">
            <w:rPr>
              <w:i/>
            </w:rPr>
            <w:delText>detached</w:delText>
          </w:r>
          <w:r w:rsidR="005C2D8D" w:rsidRPr="009A1477" w:rsidDel="007D58DF">
            <w:delText xml:space="preserve">. Una característica clave del modelo de persistencia </w:delText>
          </w:r>
        </w:del>
      </w:ins>
      <w:ins w:id="1914" w:author="BERMEJO SOLIS Alba" w:date="2018-11-21T13:12:00Z">
        <w:del w:id="1915" w:author="COLMENA MATEOS Adrian" w:date="2018-11-26T11:51:00Z">
          <w:r w:rsidDel="007D58DF">
            <w:delText xml:space="preserve">de JPA </w:delText>
          </w:r>
        </w:del>
      </w:ins>
      <w:ins w:id="1916" w:author="BERMEJO SOLIS Alba" w:date="2018-11-21T12:36:00Z">
        <w:del w:id="1917" w:author="COLMENA MATEOS Adrian" w:date="2018-11-26T11:51:00Z">
          <w:r w:rsidR="005C2D8D" w:rsidRPr="009A1477" w:rsidDel="007D58DF">
            <w:delText xml:space="preserve">es la capacidad de cambiar entidades </w:delText>
          </w:r>
        </w:del>
      </w:ins>
      <w:ins w:id="1918" w:author="BERMEJO SOLIS Alba" w:date="2018-11-21T13:06:00Z">
        <w:del w:id="1919" w:author="COLMENA MATEOS Adrian" w:date="2018-11-26T11:51:00Z">
          <w:r w:rsidR="00D72BA9" w:rsidRPr="00D72BA9" w:rsidDel="007D58DF">
            <w:rPr>
              <w:i/>
            </w:rPr>
            <w:delText>detached</w:delText>
          </w:r>
        </w:del>
      </w:ins>
      <w:ins w:id="1920" w:author="BERMEJO SOLIS Alba" w:date="2018-11-21T12:36:00Z">
        <w:del w:id="1921" w:author="COLMENA MATEOS Adrian" w:date="2018-11-26T11:51:00Z">
          <w:r w:rsidR="005C2D8D" w:rsidRPr="009A1477" w:rsidDel="007D58DF">
            <w:delText xml:space="preserve"> y luego volver a unirlas </w:delText>
          </w:r>
        </w:del>
      </w:ins>
      <w:ins w:id="1922" w:author="BERMEJO SOLIS Alba" w:date="2018-11-21T13:12:00Z">
        <w:del w:id="1923" w:author="COLMENA MATEOS Adrian" w:date="2018-11-26T11:51:00Z">
          <w:r w:rsidDel="007D58DF">
            <w:delText>(</w:delText>
          </w:r>
          <w:r w:rsidRPr="005A53F7" w:rsidDel="007D58DF">
            <w:rPr>
              <w:i/>
            </w:rPr>
            <w:delText>attach</w:delText>
          </w:r>
          <w:r w:rsidDel="007D58DF">
            <w:delText xml:space="preserve">) </w:delText>
          </w:r>
        </w:del>
      </w:ins>
      <w:ins w:id="1924" w:author="BERMEJO SOLIS Alba" w:date="2018-11-21T12:36:00Z">
        <w:del w:id="1925" w:author="COLMENA MATEOS Adrian" w:date="2018-11-26T11:51:00Z">
          <w:r w:rsidR="005C2D8D" w:rsidRPr="009A1477" w:rsidDel="007D58DF">
            <w:delText xml:space="preserve">cuando regresen a la </w:delText>
          </w:r>
        </w:del>
      </w:ins>
      <w:ins w:id="1926" w:author="BERMEJO SOLIS Alba" w:date="2018-11-21T13:13:00Z">
        <w:del w:id="1927" w:author="COLMENA MATEOS Adrian" w:date="2018-11-26T11:51:00Z">
          <w:r w:rsidDel="007D58DF">
            <w:delText xml:space="preserve">máquina de </w:delText>
          </w:r>
        </w:del>
      </w:ins>
      <w:ins w:id="1928" w:author="BERMEJO SOLIS Alba" w:date="2018-11-21T12:36:00Z">
        <w:del w:id="1929" w:author="COLMENA MATEOS Adrian" w:date="2018-11-26T11:51:00Z">
          <w:r w:rsidR="005C2D8D" w:rsidRPr="009A1477" w:rsidDel="007D58DF">
            <w:delText xml:space="preserve">origen. </w:delText>
          </w:r>
        </w:del>
      </w:ins>
    </w:p>
    <w:p w14:paraId="6364FB02" w14:textId="395B6935" w:rsidR="005C2D8D" w:rsidRPr="009A1477" w:rsidDel="007D58DF" w:rsidRDefault="005C2D8D" w:rsidP="007D58DF">
      <w:pPr>
        <w:spacing w:before="0" w:line="240" w:lineRule="auto"/>
        <w:ind w:left="0"/>
        <w:jc w:val="left"/>
        <w:rPr>
          <w:ins w:id="1930" w:author="BERMEJO SOLIS Alba" w:date="2018-11-21T12:36:00Z"/>
          <w:del w:id="1931" w:author="COLMENA MATEOS Adrian" w:date="2018-11-26T11:51:00Z"/>
        </w:rPr>
      </w:pPr>
      <w:bookmarkStart w:id="1932" w:name="_Toc530564634"/>
      <w:ins w:id="1933" w:author="BERMEJO SOLIS Alba" w:date="2018-11-21T12:36:00Z">
        <w:del w:id="1934" w:author="COLMENA MATEOS Adrian" w:date="2018-11-26T11:51:00Z">
          <w:r w:rsidRPr="009A1477" w:rsidDel="007D58DF">
            <w:delText>Configuración simple</w:delText>
          </w:r>
          <w:bookmarkEnd w:id="1932"/>
        </w:del>
      </w:ins>
    </w:p>
    <w:p w14:paraId="33FE74D0" w14:textId="7C837A5A" w:rsidR="005C2D8D" w:rsidDel="007D58DF" w:rsidRDefault="005A53F7" w:rsidP="007D58DF">
      <w:pPr>
        <w:spacing w:before="0" w:line="240" w:lineRule="auto"/>
        <w:ind w:left="0"/>
        <w:jc w:val="left"/>
        <w:rPr>
          <w:ins w:id="1935" w:author="BERMEJO SOLIS Alba" w:date="2018-11-21T12:36:00Z"/>
          <w:del w:id="1936" w:author="COLMENA MATEOS Adrian" w:date="2018-11-26T11:51:00Z"/>
        </w:rPr>
      </w:pPr>
      <w:ins w:id="1937" w:author="BERMEJO SOLIS Alba" w:date="2018-11-21T13:13:00Z">
        <w:del w:id="1938" w:author="COLMENA MATEOS Adrian" w:date="2018-11-26T11:51:00Z">
          <w:r w:rsidDel="007D58DF">
            <w:delText xml:space="preserve">JPA tiene muchas </w:delText>
          </w:r>
        </w:del>
      </w:ins>
      <w:ins w:id="1939" w:author="BERMEJO SOLIS Alba" w:date="2018-11-21T13:14:00Z">
        <w:del w:id="1940" w:author="COLMENA MATEOS Adrian" w:date="2018-11-26T11:51:00Z">
          <w:r w:rsidDel="007D58DF">
            <w:delText xml:space="preserve">opciones de configuración y todas </w:delText>
          </w:r>
        </w:del>
      </w:ins>
      <w:ins w:id="1941" w:author="BERMEJO SOLIS Alba" w:date="2018-11-21T12:36:00Z">
        <w:del w:id="1942" w:author="COLMENA MATEOS Adrian" w:date="2018-11-26T11:51:00Z">
          <w:r w:rsidR="005C2D8D" w:rsidRPr="009A1477" w:rsidDel="007D58DF">
            <w:delText xml:space="preserve">ellas son configurables a través del uso de anotaciones, XML o una combinación de ambos. Las anotaciones </w:delText>
          </w:r>
        </w:del>
      </w:ins>
      <w:ins w:id="1943" w:author="BERMEJO SOLIS Alba" w:date="2018-11-21T13:14:00Z">
        <w:del w:id="1944" w:author="COLMENA MATEOS Adrian" w:date="2018-11-26T11:51:00Z">
          <w:r w:rsidDel="007D58DF">
            <w:delText xml:space="preserve">Java (integradas en el código) permiten que el código sea fácil de </w:delText>
          </w:r>
        </w:del>
      </w:ins>
      <w:ins w:id="1945" w:author="BERMEJO SOLIS Alba" w:date="2018-11-21T12:36:00Z">
        <w:del w:id="1946" w:author="COLMENA MATEOS Adrian" w:date="2018-11-26T11:51:00Z">
          <w:r w:rsidR="005C2D8D" w:rsidRPr="009A1477" w:rsidDel="007D58DF">
            <w:delText xml:space="preserve">usar y leer, y hacen posible que los principiantes pongan en marcha una aplicación rápida y fácilmente. </w:delText>
          </w:r>
        </w:del>
      </w:ins>
      <w:del w:id="1947" w:author="COLMENA MATEOS Adrian" w:date="2018-11-26T11:51:00Z">
        <w:r w:rsidR="00B7385A" w:rsidDel="007D58DF">
          <w:delText>Aun</w:delText>
        </w:r>
      </w:del>
      <w:ins w:id="1948" w:author="BERMEJO SOLIS Alba" w:date="2018-11-21T13:15:00Z">
        <w:del w:id="1949" w:author="COLMENA MATEOS Adrian" w:date="2018-11-26T11:51:00Z">
          <w:r w:rsidDel="007D58DF">
            <w:delText xml:space="preserve"> así, también se puede configurar JPA con ficheros XML como se ha hecho tradicionalmente en ORMs como Hibernate.</w:delText>
          </w:r>
        </w:del>
      </w:ins>
    </w:p>
    <w:p w14:paraId="43D4176B" w14:textId="5AF9DC4F" w:rsidR="005C2D8D" w:rsidDel="007D58DF" w:rsidRDefault="005C2D8D" w:rsidP="007D58DF">
      <w:pPr>
        <w:spacing w:before="0" w:line="240" w:lineRule="auto"/>
        <w:ind w:left="0"/>
        <w:jc w:val="left"/>
        <w:rPr>
          <w:ins w:id="1950" w:author="BERMEJO SOLIS Alba" w:date="2018-11-21T12:36:00Z"/>
          <w:del w:id="1951" w:author="COLMENA MATEOS Adrian" w:date="2018-11-26T11:51:00Z"/>
        </w:rPr>
      </w:pPr>
    </w:p>
    <w:p w14:paraId="3A934521" w14:textId="3E85A83A" w:rsidR="005C2D8D" w:rsidDel="007D58DF" w:rsidRDefault="005C2D8D" w:rsidP="007D58DF">
      <w:pPr>
        <w:spacing w:before="0" w:line="240" w:lineRule="auto"/>
        <w:ind w:left="0"/>
        <w:jc w:val="left"/>
        <w:rPr>
          <w:ins w:id="1952" w:author="BERMEJO SOLIS Alba" w:date="2018-11-21T12:36:00Z"/>
          <w:del w:id="1953" w:author="COLMENA MATEOS Adrian" w:date="2018-11-26T11:51:00Z"/>
        </w:rPr>
      </w:pPr>
    </w:p>
    <w:p w14:paraId="3ECFD3FC" w14:textId="289397A2" w:rsidR="005C2D8D" w:rsidDel="007D58DF" w:rsidRDefault="005C2D8D" w:rsidP="007D58DF">
      <w:pPr>
        <w:spacing w:before="0" w:line="240" w:lineRule="auto"/>
        <w:ind w:left="0"/>
        <w:jc w:val="left"/>
        <w:rPr>
          <w:ins w:id="1954" w:author="BERMEJO SOLIS Alba" w:date="2018-11-21T12:36:00Z"/>
          <w:del w:id="1955" w:author="COLMENA MATEOS Adrian" w:date="2018-11-26T11:51:00Z"/>
        </w:rPr>
      </w:pPr>
    </w:p>
    <w:p w14:paraId="460451F3" w14:textId="3DA7DEED" w:rsidR="005C2D8D" w:rsidRPr="009A1477" w:rsidDel="007D58DF" w:rsidRDefault="005C2D8D" w:rsidP="007D58DF">
      <w:pPr>
        <w:spacing w:before="0" w:line="240" w:lineRule="auto"/>
        <w:ind w:left="0"/>
        <w:jc w:val="left"/>
        <w:rPr>
          <w:ins w:id="1956" w:author="BERMEJO SOLIS Alba" w:date="2018-11-21T12:36:00Z"/>
          <w:del w:id="1957" w:author="COLMENA MATEOS Adrian" w:date="2018-11-26T11:51:00Z"/>
        </w:rPr>
      </w:pPr>
      <w:bookmarkStart w:id="1958" w:name="_Toc530564635"/>
      <w:ins w:id="1959" w:author="BERMEJO SOLIS Alba" w:date="2018-11-21T12:36:00Z">
        <w:del w:id="1960" w:author="COLMENA MATEOS Adrian" w:date="2018-11-26T11:51:00Z">
          <w:r w:rsidRPr="009A1477" w:rsidDel="007D58DF">
            <w:delText xml:space="preserve">Integración y </w:delText>
          </w:r>
        </w:del>
      </w:ins>
      <w:ins w:id="1961" w:author="BERMEJO SOLIS Alba" w:date="2018-11-21T13:16:00Z">
        <w:del w:id="1962" w:author="COLMENA MATEOS Adrian" w:date="2018-11-26T11:51:00Z">
          <w:r w:rsidR="005A53F7" w:rsidDel="007D58DF">
            <w:delText>Tests</w:delText>
          </w:r>
        </w:del>
      </w:ins>
      <w:ins w:id="1963" w:author="BERMEJO SOLIS Alba" w:date="2018-11-21T12:36:00Z">
        <w:del w:id="1964" w:author="COLMENA MATEOS Adrian" w:date="2018-11-26T11:51:00Z">
          <w:r w:rsidRPr="009A1477" w:rsidDel="007D58DF">
            <w:delText>.</w:delText>
          </w:r>
          <w:bookmarkEnd w:id="1958"/>
        </w:del>
      </w:ins>
    </w:p>
    <w:p w14:paraId="41B542B5" w14:textId="0D4CA3E1" w:rsidR="005A53F7" w:rsidDel="007D58DF" w:rsidRDefault="005A53F7" w:rsidP="007D58DF">
      <w:pPr>
        <w:spacing w:before="0" w:line="240" w:lineRule="auto"/>
        <w:ind w:left="0"/>
        <w:jc w:val="left"/>
        <w:rPr>
          <w:ins w:id="1965" w:author="BERMEJO SOLIS Alba" w:date="2018-11-21T13:17:00Z"/>
          <w:del w:id="1966" w:author="COLMENA MATEOS Adrian" w:date="2018-11-26T11:51:00Z"/>
        </w:rPr>
      </w:pPr>
      <w:ins w:id="1967" w:author="BERMEJO SOLIS Alba" w:date="2018-11-21T13:17:00Z">
        <w:del w:id="1968" w:author="COLMENA MATEOS Adrian" w:date="2018-11-26T11:51:00Z">
          <w:r w:rsidDel="007D58DF">
            <w:delText>Normalme</w:delText>
          </w:r>
        </w:del>
      </w:ins>
      <w:ins w:id="1969" w:author="BERMEJO SOLIS Alba" w:date="2018-11-21T13:20:00Z">
        <w:del w:id="1970" w:author="COLMENA MATEOS Adrian" w:date="2018-11-26T11:51:00Z">
          <w:r w:rsidR="00F62CFE" w:rsidDel="007D58DF">
            <w:delText>n</w:delText>
          </w:r>
        </w:del>
      </w:ins>
      <w:ins w:id="1971" w:author="BERMEJO SOLIS Alba" w:date="2018-11-21T13:17:00Z">
        <w:del w:id="1972" w:author="COLMENA MATEOS Adrian" w:date="2018-11-26T11:51:00Z">
          <w:r w:rsidDel="007D58DF">
            <w:delText xml:space="preserve">te las aplicaciones se ejecutan en </w:delText>
          </w:r>
        </w:del>
      </w:ins>
      <w:ins w:id="1973" w:author="BERMEJO SOLIS Alba" w:date="2018-11-21T13:19:00Z">
        <w:del w:id="1974" w:author="COLMENA MATEOS Adrian" w:date="2018-11-26T11:51:00Z">
          <w:r w:rsidR="00F62CFE" w:rsidRPr="00F62CFE" w:rsidDel="007D58DF">
            <w:delText>Servidores de aplicaciones (contenedores)</w:delText>
          </w:r>
        </w:del>
      </w:ins>
      <w:ins w:id="1975" w:author="BERMEJO SOLIS Alba" w:date="2018-11-21T13:17:00Z">
        <w:del w:id="1976" w:author="COLMENA MATEOS Adrian" w:date="2018-11-26T11:51:00Z">
          <w:r w:rsidRPr="00F62CFE" w:rsidDel="007D58DF">
            <w:delText>,</w:delText>
          </w:r>
          <w:r w:rsidDel="007D58DF">
            <w:delText xml:space="preserve"> lo que complica hacer tests </w:delText>
          </w:r>
          <w:r w:rsidR="00F62CFE" w:rsidDel="007D58DF">
            <w:delText>unitario</w:delText>
          </w:r>
          <w:r w:rsidDel="007D58DF">
            <w:delText>s.</w:delText>
          </w:r>
        </w:del>
      </w:ins>
    </w:p>
    <w:p w14:paraId="603D9E3C" w14:textId="5A174F9A" w:rsidR="005C2D8D" w:rsidRPr="009A1477" w:rsidDel="007D58DF" w:rsidRDefault="005A53F7" w:rsidP="007D58DF">
      <w:pPr>
        <w:spacing w:before="0" w:line="240" w:lineRule="auto"/>
        <w:ind w:left="0"/>
        <w:jc w:val="left"/>
        <w:rPr>
          <w:ins w:id="1977" w:author="BERMEJO SOLIS Alba" w:date="2018-11-21T12:36:00Z"/>
          <w:del w:id="1978" w:author="COLMENA MATEOS Adrian" w:date="2018-11-26T11:51:00Z"/>
        </w:rPr>
      </w:pPr>
      <w:ins w:id="1979" w:author="BERMEJO SOLIS Alba" w:date="2018-11-21T13:17:00Z">
        <w:del w:id="1980" w:author="COLMENA MATEOS Adrian" w:date="2018-11-26T11:51:00Z">
          <w:r w:rsidDel="007D58DF">
            <w:delText xml:space="preserve">JPA </w:delText>
          </w:r>
        </w:del>
      </w:ins>
      <w:ins w:id="1981" w:author="BERMEJO SOLIS Alba" w:date="2018-11-21T13:20:00Z">
        <w:del w:id="1982" w:author="COLMENA MATEOS Adrian" w:date="2018-11-26T11:51:00Z">
          <w:r w:rsidR="00F62CFE" w:rsidDel="007D58DF">
            <w:delText>está pensado para trabajar con contenedores, ya que es la forma habitual de desarrollo, pero a la</w:delText>
          </w:r>
        </w:del>
      </w:ins>
      <w:ins w:id="1983" w:author="BERMEJO SOLIS Alba" w:date="2018-11-21T13:21:00Z">
        <w:del w:id="1984" w:author="COLMENA MATEOS Adrian" w:date="2018-11-26T11:51:00Z">
          <w:r w:rsidR="00F62CFE" w:rsidDel="007D58DF">
            <w:delText xml:space="preserve"> </w:delText>
          </w:r>
        </w:del>
      </w:ins>
      <w:ins w:id="1985" w:author="BERMEJO SOLIS Alba" w:date="2018-11-21T13:20:00Z">
        <w:del w:id="1986" w:author="COLMENA MATEOS Adrian" w:date="2018-11-26T11:51:00Z">
          <w:r w:rsidR="00F62CFE" w:rsidDel="007D58DF">
            <w:delText xml:space="preserve">vez permite que las aplicaciones </w:delText>
          </w:r>
        </w:del>
      </w:ins>
      <w:ins w:id="1987" w:author="BERMEJO SOLIS Alba" w:date="2018-11-21T13:18:00Z">
        <w:del w:id="1988" w:author="COLMENA MATEOS Adrian" w:date="2018-11-26T11:51:00Z">
          <w:r w:rsidR="00F62CFE" w:rsidDel="007D58DF">
            <w:delText>desarrolladas</w:delText>
          </w:r>
        </w:del>
      </w:ins>
      <w:ins w:id="1989" w:author="BERMEJO SOLIS Alba" w:date="2018-11-21T13:20:00Z">
        <w:del w:id="1990" w:author="COLMENA MATEOS Adrian" w:date="2018-11-26T11:51:00Z">
          <w:r w:rsidR="00F62CFE" w:rsidDel="007D58DF">
            <w:delText xml:space="preserve"> con pocos cambios puedan </w:delText>
          </w:r>
        </w:del>
      </w:ins>
      <w:ins w:id="1991" w:author="BERMEJO SOLIS Alba" w:date="2018-11-21T13:18:00Z">
        <w:del w:id="1992" w:author="COLMENA MATEOS Adrian" w:date="2018-11-26T11:51:00Z">
          <w:r w:rsidR="00F62CFE" w:rsidDel="007D58DF">
            <w:delText xml:space="preserve">ejecutarse relativamente fácil fuera del contenedor </w:delText>
          </w:r>
        </w:del>
      </w:ins>
      <w:ins w:id="1993" w:author="BERMEJO SOLIS Alba" w:date="2018-11-21T13:20:00Z">
        <w:del w:id="1994" w:author="COLMENA MATEOS Adrian" w:date="2018-11-26T11:51:00Z">
          <w:r w:rsidR="00F62CFE" w:rsidDel="007D58DF">
            <w:delText xml:space="preserve">y también </w:delText>
          </w:r>
        </w:del>
      </w:ins>
      <w:ins w:id="1995" w:author="BERMEJO SOLIS Alba" w:date="2018-11-21T13:18:00Z">
        <w:del w:id="1996" w:author="COLMENA MATEOS Adrian" w:date="2018-11-26T11:51:00Z">
          <w:r w:rsidR="00F62CFE" w:rsidDel="007D58DF">
            <w:delText xml:space="preserve">desarrollar </w:delText>
          </w:r>
        </w:del>
      </w:ins>
      <w:ins w:id="1997" w:author="BERMEJO SOLIS Alba" w:date="2018-11-21T13:17:00Z">
        <w:del w:id="1998" w:author="COLMENA MATEOS Adrian" w:date="2018-11-26T11:51:00Z">
          <w:r w:rsidDel="007D58DF">
            <w:delText xml:space="preserve">tests unitarios </w:delText>
          </w:r>
        </w:del>
      </w:ins>
      <w:ins w:id="1999" w:author="BERMEJO SOLIS Alba" w:date="2018-11-21T13:18:00Z">
        <w:del w:id="2000" w:author="COLMENA MATEOS Adrian" w:date="2018-11-26T11:51:00Z">
          <w:r w:rsidR="00F62CFE" w:rsidDel="007D58DF">
            <w:delText>que se ejecuten sin el contenedor</w:delText>
          </w:r>
        </w:del>
      </w:ins>
      <w:ins w:id="2001" w:author="BERMEJO SOLIS Alba" w:date="2018-11-21T13:19:00Z">
        <w:del w:id="2002" w:author="COLMENA MATEOS Adrian" w:date="2018-11-26T11:51:00Z">
          <w:r w:rsidR="00F62CFE" w:rsidDel="007D58DF">
            <w:delText>.</w:delText>
          </w:r>
        </w:del>
      </w:ins>
    </w:p>
    <w:p w14:paraId="36EC3E50" w14:textId="2E063C34" w:rsidR="005C2D8D" w:rsidRPr="009A1477" w:rsidDel="007D58DF" w:rsidRDefault="005C2D8D" w:rsidP="007D58DF">
      <w:pPr>
        <w:spacing w:before="0" w:line="240" w:lineRule="auto"/>
        <w:ind w:left="0"/>
        <w:jc w:val="left"/>
        <w:rPr>
          <w:ins w:id="2003" w:author="BERMEJO SOLIS Alba" w:date="2018-11-21T12:36:00Z"/>
          <w:del w:id="2004" w:author="COLMENA MATEOS Adrian" w:date="2018-11-26T11:51:00Z"/>
        </w:rPr>
      </w:pPr>
      <w:bookmarkStart w:id="2005" w:name="_Toc530564636"/>
      <w:ins w:id="2006" w:author="BERMEJO SOLIS Alba" w:date="2018-11-21T12:36:00Z">
        <w:del w:id="2007" w:author="COLMENA MATEOS Adrian" w:date="2018-11-26T11:51:00Z">
          <w:r w:rsidDel="007D58DF">
            <w:delText>Conclusiones</w:delText>
          </w:r>
          <w:bookmarkEnd w:id="2005"/>
        </w:del>
      </w:ins>
    </w:p>
    <w:p w14:paraId="215115A4" w14:textId="20DC7919" w:rsidR="009702B1" w:rsidDel="007D58DF" w:rsidRDefault="00B7385A" w:rsidP="007D58DF">
      <w:pPr>
        <w:spacing w:before="0" w:line="240" w:lineRule="auto"/>
        <w:ind w:left="0"/>
        <w:jc w:val="left"/>
        <w:rPr>
          <w:del w:id="2008" w:author="COLMENA MATEOS Adrian" w:date="2018-11-26T11:51:00Z"/>
        </w:rPr>
      </w:pPr>
      <w:del w:id="2009" w:author="COLMENA MATEOS Adrian" w:date="2018-11-26T11:51:00Z">
        <w:r w:rsidDel="007D58DF">
          <w:delText>En e</w:delText>
        </w:r>
        <w:r w:rsidR="009702B1" w:rsidRPr="009A1477" w:rsidDel="007D58DF">
          <w:delText xml:space="preserve">ste capítulo </w:delText>
        </w:r>
        <w:r w:rsidDel="007D58DF">
          <w:delText xml:space="preserve">se </w:delText>
        </w:r>
        <w:r w:rsidR="009702B1" w:rsidRPr="009A1477" w:rsidDel="007D58DF">
          <w:delText xml:space="preserve">presenta una introducción a JPA. </w:delText>
        </w:r>
        <w:r w:rsidR="00E549F1" w:rsidDel="007D58DF">
          <w:delText>Para ello</w:delText>
        </w:r>
        <w:r w:rsidR="00F97826" w:rsidDel="007D58DF">
          <w:delText>,</w:delText>
        </w:r>
        <w:r w:rsidR="00E549F1" w:rsidDel="007D58DF">
          <w:delText xml:space="preserve"> primero </w:delText>
        </w:r>
        <w:r w:rsidDel="007D58DF">
          <w:delText xml:space="preserve">se inicia con </w:delText>
        </w:r>
        <w:r w:rsidR="00E549F1" w:rsidDel="007D58DF">
          <w:delText>una explicación de la necesidad de conectar Java con Bases de datos, y los problemas a los que se enfrentaron los desarrolladores</w:delText>
        </w:r>
        <w:r w:rsidDel="007D58DF">
          <w:delText>, ilustrado con una serie de ejemplos y posibilidades para cada uno de los casos.</w:delText>
        </w:r>
        <w:r w:rsidR="00E549F1" w:rsidDel="007D58DF">
          <w:delText xml:space="preserve"> </w:delText>
        </w:r>
      </w:del>
    </w:p>
    <w:p w14:paraId="0D86C82C" w14:textId="7BA658B4" w:rsidR="005C2D8D" w:rsidRPr="009A1477" w:rsidDel="007D58DF" w:rsidRDefault="00B7385A" w:rsidP="007D58DF">
      <w:pPr>
        <w:spacing w:before="0" w:line="240" w:lineRule="auto"/>
        <w:ind w:left="0"/>
        <w:jc w:val="left"/>
        <w:rPr>
          <w:ins w:id="2010" w:author="BERMEJO SOLIS Alba" w:date="2018-11-21T12:36:00Z"/>
          <w:del w:id="2011" w:author="COLMENA MATEOS Adrian" w:date="2018-11-26T11:51:00Z"/>
        </w:rPr>
      </w:pPr>
      <w:del w:id="2012" w:author="COLMENA MATEOS Adrian" w:date="2018-11-26T11:51:00Z">
        <w:r w:rsidDel="007D58DF">
          <w:delText>A continuación, se introduce el concepto de ORM, así como el tratamiento de este, y l</w:delText>
        </w:r>
        <w:r w:rsidR="00E549F1" w:rsidDel="007D58DF">
          <w:delText xml:space="preserve">a necesidad de un estándar que </w:delText>
        </w:r>
        <w:r w:rsidDel="007D58DF">
          <w:delText xml:space="preserve">fuera </w:delText>
        </w:r>
        <w:r w:rsidR="00E549F1" w:rsidDel="007D58DF">
          <w:delText xml:space="preserve">a la vez versátil y completo. </w:delText>
        </w:r>
        <w:r w:rsidDel="007D58DF">
          <w:delText>Las principales soluciones para la persistencia, tales como JDBC, EJB y JDO, son brevemente planteadas para introducir el contexto.</w:delText>
        </w:r>
      </w:del>
    </w:p>
    <w:p w14:paraId="714ED3C6" w14:textId="039C8CE9" w:rsidR="00F123D2" w:rsidDel="007D58DF" w:rsidRDefault="00B7385A" w:rsidP="007D58DF">
      <w:pPr>
        <w:spacing w:before="0" w:line="240" w:lineRule="auto"/>
        <w:ind w:left="0"/>
        <w:jc w:val="left"/>
        <w:rPr>
          <w:del w:id="2013" w:author="COLMENA MATEOS Adrian" w:date="2018-11-26T11:51:00Z"/>
        </w:rPr>
      </w:pPr>
      <w:del w:id="2014" w:author="COLMENA MATEOS Adrian" w:date="2018-11-26T11:51:00Z">
        <w:r w:rsidDel="007D58DF">
          <w:delText>El capítulo se concluye con una breve revisión a la APP que incluye la historia de la misma y los proveedores que se unieron para crearla, introduciéndola en el marco de desarrollo de aplicaciones empresariales y, finalmente, describiendo algunas de las funcionalidades que ofrece la especificación.</w:delText>
        </w:r>
      </w:del>
    </w:p>
    <w:p w14:paraId="176AC8A8" w14:textId="27D67B9F" w:rsidR="00914633" w:rsidDel="007D58DF" w:rsidRDefault="00914633" w:rsidP="007D58DF">
      <w:pPr>
        <w:spacing w:before="0" w:line="240" w:lineRule="auto"/>
        <w:ind w:left="0"/>
        <w:jc w:val="left"/>
        <w:rPr>
          <w:del w:id="2015" w:author="COLMENA MATEOS Adrian" w:date="2018-11-26T11:51:00Z"/>
        </w:rPr>
      </w:pPr>
    </w:p>
    <w:p w14:paraId="79F54D81" w14:textId="6A514658" w:rsidR="00914633" w:rsidDel="007D58DF" w:rsidRDefault="00914633" w:rsidP="007D58DF">
      <w:pPr>
        <w:spacing w:before="0" w:line="240" w:lineRule="auto"/>
        <w:ind w:left="0"/>
        <w:jc w:val="left"/>
        <w:rPr>
          <w:del w:id="2016" w:author="COLMENA MATEOS Adrian" w:date="2018-11-26T11:51:00Z"/>
        </w:rPr>
      </w:pPr>
    </w:p>
    <w:p w14:paraId="791719B6" w14:textId="4B049807" w:rsidR="00914633" w:rsidDel="007D58DF" w:rsidRDefault="00914633" w:rsidP="007D58DF">
      <w:pPr>
        <w:spacing w:before="0" w:line="240" w:lineRule="auto"/>
        <w:ind w:left="0"/>
        <w:jc w:val="left"/>
        <w:rPr>
          <w:del w:id="2017" w:author="COLMENA MATEOS Adrian" w:date="2018-11-26T11:51:00Z"/>
        </w:rPr>
      </w:pPr>
    </w:p>
    <w:p w14:paraId="189100C8" w14:textId="0A491A44" w:rsidR="00914633" w:rsidDel="007D58DF" w:rsidRDefault="00914633" w:rsidP="007D58DF">
      <w:pPr>
        <w:spacing w:before="0" w:line="240" w:lineRule="auto"/>
        <w:ind w:left="0"/>
        <w:jc w:val="left"/>
        <w:rPr>
          <w:del w:id="2018" w:author="COLMENA MATEOS Adrian" w:date="2018-11-26T11:51:00Z"/>
        </w:rPr>
      </w:pPr>
    </w:p>
    <w:p w14:paraId="1B6E422A" w14:textId="31814E63" w:rsidR="00914633" w:rsidDel="007D58DF" w:rsidRDefault="00914633" w:rsidP="007D58DF">
      <w:pPr>
        <w:spacing w:before="0" w:line="240" w:lineRule="auto"/>
        <w:ind w:left="0"/>
        <w:jc w:val="left"/>
        <w:rPr>
          <w:del w:id="2019" w:author="COLMENA MATEOS Adrian" w:date="2018-11-26T11:51:00Z"/>
        </w:rPr>
      </w:pPr>
    </w:p>
    <w:p w14:paraId="246C5E48" w14:textId="48A901D5" w:rsidR="00914633" w:rsidDel="007D58DF" w:rsidRDefault="00914633" w:rsidP="007D58DF">
      <w:pPr>
        <w:spacing w:before="0" w:line="240" w:lineRule="auto"/>
        <w:ind w:left="0"/>
        <w:jc w:val="left"/>
        <w:rPr>
          <w:del w:id="2020" w:author="COLMENA MATEOS Adrian" w:date="2018-11-26T11:51:00Z"/>
        </w:rPr>
      </w:pPr>
    </w:p>
    <w:p w14:paraId="5823E622" w14:textId="16B8285D" w:rsidR="00914633" w:rsidDel="007D58DF" w:rsidRDefault="00914633" w:rsidP="007D58DF">
      <w:pPr>
        <w:spacing w:before="0" w:line="240" w:lineRule="auto"/>
        <w:ind w:left="0"/>
        <w:jc w:val="left"/>
        <w:rPr>
          <w:del w:id="2021" w:author="COLMENA MATEOS Adrian" w:date="2018-11-26T11:51:00Z"/>
        </w:rPr>
      </w:pPr>
    </w:p>
    <w:p w14:paraId="5E9A850D" w14:textId="31F14569" w:rsidR="00914633" w:rsidDel="007D58DF" w:rsidRDefault="00914633" w:rsidP="007D58DF">
      <w:pPr>
        <w:spacing w:before="0" w:line="240" w:lineRule="auto"/>
        <w:ind w:left="0"/>
        <w:jc w:val="left"/>
        <w:rPr>
          <w:del w:id="2022" w:author="COLMENA MATEOS Adrian" w:date="2018-11-26T11:51:00Z"/>
        </w:rPr>
      </w:pPr>
    </w:p>
    <w:p w14:paraId="394716A0" w14:textId="1000ADE1" w:rsidR="00914633" w:rsidDel="007D58DF" w:rsidRDefault="00914633" w:rsidP="007D58DF">
      <w:pPr>
        <w:spacing w:before="0" w:line="240" w:lineRule="auto"/>
        <w:ind w:left="0"/>
        <w:jc w:val="left"/>
        <w:rPr>
          <w:del w:id="2023" w:author="COLMENA MATEOS Adrian" w:date="2018-11-26T11:51:00Z"/>
        </w:rPr>
      </w:pPr>
    </w:p>
    <w:p w14:paraId="57C6FBAE" w14:textId="051B5753" w:rsidR="00914633" w:rsidDel="007D58DF" w:rsidRDefault="00914633" w:rsidP="007D58DF">
      <w:pPr>
        <w:spacing w:before="0" w:line="240" w:lineRule="auto"/>
        <w:ind w:left="0"/>
        <w:jc w:val="left"/>
        <w:rPr>
          <w:del w:id="2024" w:author="COLMENA MATEOS Adrian" w:date="2018-11-26T11:51:00Z"/>
        </w:rPr>
      </w:pPr>
    </w:p>
    <w:p w14:paraId="025A54BC" w14:textId="04F1C2AE" w:rsidR="00914633" w:rsidDel="007D58DF" w:rsidRDefault="00914633" w:rsidP="007D58DF">
      <w:pPr>
        <w:spacing w:before="0" w:line="240" w:lineRule="auto"/>
        <w:ind w:left="0"/>
        <w:jc w:val="left"/>
        <w:rPr>
          <w:del w:id="2025" w:author="COLMENA MATEOS Adrian" w:date="2018-11-26T11:51:00Z"/>
        </w:rPr>
      </w:pPr>
    </w:p>
    <w:p w14:paraId="3DAD6465" w14:textId="49C6312D" w:rsidR="00914633" w:rsidDel="007D58DF" w:rsidRDefault="00914633" w:rsidP="007D58DF">
      <w:pPr>
        <w:spacing w:before="0" w:line="240" w:lineRule="auto"/>
        <w:ind w:left="0"/>
        <w:jc w:val="left"/>
        <w:rPr>
          <w:del w:id="2026" w:author="COLMENA MATEOS Adrian" w:date="2018-11-26T11:51:00Z"/>
        </w:rPr>
      </w:pPr>
    </w:p>
    <w:p w14:paraId="1C6FCE8C" w14:textId="53596C61" w:rsidR="00914633" w:rsidDel="007D58DF" w:rsidRDefault="00914633" w:rsidP="007D58DF">
      <w:pPr>
        <w:spacing w:before="0" w:line="240" w:lineRule="auto"/>
        <w:ind w:left="0"/>
        <w:jc w:val="left"/>
        <w:rPr>
          <w:del w:id="2027" w:author="COLMENA MATEOS Adrian" w:date="2018-11-26T11:51:00Z"/>
        </w:rPr>
      </w:pPr>
    </w:p>
    <w:p w14:paraId="67692435" w14:textId="289FA7B2" w:rsidR="00914633" w:rsidDel="007D58DF" w:rsidRDefault="00914633" w:rsidP="007D58DF">
      <w:pPr>
        <w:spacing w:before="0" w:line="240" w:lineRule="auto"/>
        <w:ind w:left="0"/>
        <w:jc w:val="left"/>
        <w:rPr>
          <w:del w:id="2028" w:author="COLMENA MATEOS Adrian" w:date="2018-11-26T11:51:00Z"/>
        </w:rPr>
      </w:pPr>
    </w:p>
    <w:p w14:paraId="4267D3F1" w14:textId="0FF12511" w:rsidR="00914633" w:rsidDel="007D58DF" w:rsidRDefault="00914633" w:rsidP="007D58DF">
      <w:pPr>
        <w:spacing w:before="0" w:line="240" w:lineRule="auto"/>
        <w:ind w:left="0"/>
        <w:jc w:val="left"/>
        <w:rPr>
          <w:del w:id="2029" w:author="COLMENA MATEOS Adrian" w:date="2018-11-26T11:51:00Z"/>
        </w:rPr>
      </w:pPr>
    </w:p>
    <w:p w14:paraId="7BAAC601" w14:textId="3127C901" w:rsidR="00914633" w:rsidDel="007D58DF" w:rsidRDefault="00914633" w:rsidP="007D58DF">
      <w:pPr>
        <w:spacing w:before="0" w:line="240" w:lineRule="auto"/>
        <w:ind w:left="0"/>
        <w:jc w:val="left"/>
        <w:rPr>
          <w:del w:id="2030" w:author="COLMENA MATEOS Adrian" w:date="2018-11-26T11:51:00Z"/>
        </w:rPr>
      </w:pPr>
    </w:p>
    <w:p w14:paraId="13E44F15" w14:textId="5E56FE4F" w:rsidR="00914633" w:rsidDel="007D58DF" w:rsidRDefault="00914633" w:rsidP="007D58DF">
      <w:pPr>
        <w:spacing w:before="0" w:line="240" w:lineRule="auto"/>
        <w:ind w:left="0"/>
        <w:jc w:val="left"/>
        <w:rPr>
          <w:del w:id="2031" w:author="COLMENA MATEOS Adrian" w:date="2018-11-26T11:51:00Z"/>
        </w:rPr>
      </w:pPr>
    </w:p>
    <w:p w14:paraId="5E474201" w14:textId="4A66F976" w:rsidR="00914633" w:rsidDel="007D58DF" w:rsidRDefault="00914633" w:rsidP="007D58DF">
      <w:pPr>
        <w:spacing w:before="0" w:line="240" w:lineRule="auto"/>
        <w:ind w:left="0"/>
        <w:jc w:val="left"/>
        <w:rPr>
          <w:del w:id="2032" w:author="COLMENA MATEOS Adrian" w:date="2018-11-26T11:51:00Z"/>
        </w:rPr>
      </w:pPr>
    </w:p>
    <w:p w14:paraId="6E0FFB47" w14:textId="6B7CF8C2" w:rsidR="00914633" w:rsidDel="007D58DF" w:rsidRDefault="00914633" w:rsidP="007D58DF">
      <w:pPr>
        <w:spacing w:before="0" w:line="240" w:lineRule="auto"/>
        <w:ind w:left="0"/>
        <w:jc w:val="left"/>
        <w:rPr>
          <w:del w:id="2033" w:author="COLMENA MATEOS Adrian" w:date="2018-11-26T11:51:00Z"/>
        </w:rPr>
      </w:pPr>
    </w:p>
    <w:p w14:paraId="369B4876" w14:textId="346022F6" w:rsidR="00914633" w:rsidDel="007D58DF" w:rsidRDefault="00914633" w:rsidP="007D58DF">
      <w:pPr>
        <w:spacing w:before="0" w:line="240" w:lineRule="auto"/>
        <w:ind w:left="0"/>
        <w:jc w:val="left"/>
        <w:rPr>
          <w:del w:id="2034" w:author="COLMENA MATEOS Adrian" w:date="2018-11-26T11:51:00Z"/>
        </w:rPr>
      </w:pPr>
    </w:p>
    <w:p w14:paraId="143B72BE" w14:textId="5455EAC0" w:rsidR="00914633" w:rsidDel="007D58DF" w:rsidRDefault="00914633" w:rsidP="007D58DF">
      <w:pPr>
        <w:spacing w:before="0" w:line="240" w:lineRule="auto"/>
        <w:ind w:left="0"/>
        <w:jc w:val="left"/>
        <w:rPr>
          <w:del w:id="2035" w:author="COLMENA MATEOS Adrian" w:date="2018-11-26T11:51:00Z"/>
        </w:rPr>
      </w:pPr>
      <w:bookmarkStart w:id="2036" w:name="_Toc530655804"/>
      <w:del w:id="2037" w:author="COLMENA MATEOS Adrian" w:date="2018-11-26T11:51:00Z">
        <w:r w:rsidDel="007D58DF">
          <w:delText>Introducción a Entidades y Persistencia</w:delText>
        </w:r>
        <w:bookmarkEnd w:id="2036"/>
      </w:del>
    </w:p>
    <w:p w14:paraId="3A22B6A3" w14:textId="02F536AC" w:rsidR="00F613BC" w:rsidRPr="001813CE" w:rsidDel="007D58DF" w:rsidRDefault="00F613BC" w:rsidP="007D58DF">
      <w:pPr>
        <w:spacing w:before="0" w:line="240" w:lineRule="auto"/>
        <w:ind w:left="0"/>
        <w:jc w:val="left"/>
        <w:rPr>
          <w:del w:id="2038" w:author="COLMENA MATEOS Adrian" w:date="2018-11-26T11:51:00Z"/>
          <w:rFonts w:cs="Segoe UI"/>
          <w:color w:val="000000"/>
          <w:szCs w:val="18"/>
          <w:lang w:eastAsia="en-US"/>
        </w:rPr>
      </w:pPr>
      <w:bookmarkStart w:id="2039" w:name="_Toc530655805"/>
      <w:del w:id="2040" w:author="COLMENA MATEOS Adrian" w:date="2018-11-26T11:51:00Z">
        <w:r w:rsidRPr="001813CE" w:rsidDel="007D58DF">
          <w:rPr>
            <w:rFonts w:cs="Segoe UI"/>
            <w:color w:val="000000"/>
            <w:szCs w:val="18"/>
            <w:lang w:eastAsia="en-US"/>
          </w:rPr>
          <w:delText>El principal objetivo de JPA es que fuera fácil de usar y entender y permitiera a los desarrolladores desarrollar y usar entidades de una forma sencilla e intuitiva.</w:delText>
        </w:r>
      </w:del>
    </w:p>
    <w:p w14:paraId="60C54CB3" w14:textId="7E3BBAB3" w:rsidR="00F613BC" w:rsidRPr="001813CE" w:rsidDel="007D58DF" w:rsidRDefault="00F613BC" w:rsidP="007D58DF">
      <w:pPr>
        <w:spacing w:before="0" w:line="240" w:lineRule="auto"/>
        <w:ind w:left="0"/>
        <w:jc w:val="left"/>
        <w:rPr>
          <w:del w:id="2041" w:author="COLMENA MATEOS Adrian" w:date="2018-11-26T11:51:00Z"/>
          <w:rFonts w:cs="Segoe UI"/>
          <w:color w:val="000000"/>
          <w:szCs w:val="18"/>
          <w:lang w:eastAsia="en-US"/>
        </w:rPr>
      </w:pPr>
      <w:del w:id="2042" w:author="COLMENA MATEOS Adrian" w:date="2018-11-26T11:51:00Z">
        <w:r w:rsidRPr="001813CE" w:rsidDel="007D58DF">
          <w:rPr>
            <w:rFonts w:cs="Segoe UI"/>
            <w:color w:val="000000"/>
            <w:szCs w:val="18"/>
            <w:lang w:eastAsia="en-US"/>
          </w:rPr>
          <w:delText>En este capítulo se verán las características básicas de las entidades y los requisitos que deben tener, definiendo que es una entidad y como operar sobre ella. Además, se presentará a los gestores de entidad y la utilización de los objetos EntityManager y Query para poder ejecutar consultas a base de datos. Finalmente, se verá una aplicación al completo con todo el código necesario.</w:delText>
        </w:r>
      </w:del>
    </w:p>
    <w:p w14:paraId="0C1C65CB" w14:textId="5476733E" w:rsidR="00F613BC" w:rsidDel="007D58DF" w:rsidRDefault="00F613BC" w:rsidP="007D58DF">
      <w:pPr>
        <w:spacing w:before="0" w:line="240" w:lineRule="auto"/>
        <w:ind w:left="0"/>
        <w:jc w:val="left"/>
        <w:rPr>
          <w:del w:id="2043" w:author="COLMENA MATEOS Adrian" w:date="2018-11-26T11:51:00Z"/>
          <w:rFonts w:ascii="Segoe UI" w:hAnsi="Segoe UI" w:cs="Segoe UI"/>
          <w:color w:val="000000"/>
          <w:sz w:val="21"/>
          <w:szCs w:val="21"/>
          <w:lang w:eastAsia="en-US"/>
        </w:rPr>
      </w:pPr>
    </w:p>
    <w:p w14:paraId="3879CC67" w14:textId="4B00B07E" w:rsidR="00F613BC" w:rsidRPr="00F121EA" w:rsidDel="007D58DF" w:rsidRDefault="00F613BC" w:rsidP="007D58DF">
      <w:pPr>
        <w:spacing w:before="0" w:line="240" w:lineRule="auto"/>
        <w:ind w:left="0"/>
        <w:jc w:val="left"/>
        <w:rPr>
          <w:del w:id="2044" w:author="COLMENA MATEOS Adrian" w:date="2018-11-26T11:51:00Z"/>
          <w:lang w:eastAsia="en-US"/>
        </w:rPr>
      </w:pPr>
      <w:del w:id="2045" w:author="COLMENA MATEOS Adrian" w:date="2018-11-26T11:51:00Z">
        <w:r w:rsidDel="007D58DF">
          <w:rPr>
            <w:lang w:eastAsia="en-US"/>
          </w:rPr>
          <w:delText>Descripción general de una entidad</w:delText>
        </w:r>
      </w:del>
    </w:p>
    <w:p w14:paraId="33A352FA" w14:textId="747FB773" w:rsidR="00F613BC" w:rsidDel="007D58DF" w:rsidRDefault="00F613BC" w:rsidP="007D58DF">
      <w:pPr>
        <w:spacing w:before="0" w:line="240" w:lineRule="auto"/>
        <w:ind w:left="0"/>
        <w:jc w:val="left"/>
        <w:rPr>
          <w:del w:id="2046" w:author="COLMENA MATEOS Adrian" w:date="2018-11-26T11:51:00Z"/>
          <w:rFonts w:ascii="Segoe UI" w:hAnsi="Segoe UI" w:cs="Segoe UI"/>
          <w:sz w:val="21"/>
          <w:szCs w:val="21"/>
          <w:lang w:eastAsia="en-US"/>
        </w:rPr>
      </w:pPr>
    </w:p>
    <w:p w14:paraId="3E01DA5F" w14:textId="3A5D8EDE" w:rsidR="00F613BC" w:rsidRPr="001813CE" w:rsidDel="007D58DF" w:rsidRDefault="00F613BC" w:rsidP="007D58DF">
      <w:pPr>
        <w:spacing w:before="0" w:line="240" w:lineRule="auto"/>
        <w:ind w:left="0"/>
        <w:jc w:val="left"/>
        <w:rPr>
          <w:del w:id="2047" w:author="COLMENA MATEOS Adrian" w:date="2018-11-26T11:51:00Z"/>
          <w:rFonts w:cs="Segoe UI"/>
          <w:color w:val="000000"/>
          <w:szCs w:val="18"/>
          <w:lang w:eastAsia="en-US"/>
        </w:rPr>
      </w:pPr>
      <w:del w:id="2048" w:author="COLMENA MATEOS Adrian" w:date="2018-11-26T11:51:00Z">
        <w:r w:rsidRPr="001813CE" w:rsidDel="007D58DF">
          <w:rPr>
            <w:rFonts w:cs="Segoe UI"/>
            <w:color w:val="000000"/>
            <w:szCs w:val="18"/>
            <w:lang w:eastAsia="en-US"/>
          </w:rPr>
          <w:delText>En general, una entidad es una representación en Java de la tabla de la base de datos que tiene características como persistencia, identidad, transaccionabilidad y granularidad.</w:delText>
        </w:r>
      </w:del>
    </w:p>
    <w:p w14:paraId="2E6A418C" w14:textId="2A686C92" w:rsidR="00F613BC" w:rsidRPr="001813CE" w:rsidDel="007D58DF" w:rsidRDefault="00F613BC" w:rsidP="007D58DF">
      <w:pPr>
        <w:spacing w:before="0" w:line="240" w:lineRule="auto"/>
        <w:ind w:left="0"/>
        <w:jc w:val="left"/>
        <w:rPr>
          <w:del w:id="2049" w:author="COLMENA MATEOS Adrian" w:date="2018-11-26T11:51:00Z"/>
          <w:rFonts w:cs="Segoe UI"/>
          <w:color w:val="000000"/>
          <w:szCs w:val="18"/>
          <w:lang w:eastAsia="en-US"/>
        </w:rPr>
      </w:pPr>
      <w:del w:id="2050" w:author="COLMENA MATEOS Adrian" w:date="2018-11-26T11:51:00Z">
        <w:r w:rsidRPr="001813CE" w:rsidDel="007D58DF">
          <w:rPr>
            <w:rFonts w:cs="Segoe UI"/>
            <w:color w:val="000000"/>
            <w:szCs w:val="18"/>
            <w:lang w:eastAsia="en-US"/>
          </w:rPr>
          <w:delText>Se define a una entidad como cosas que tienen atributos y relaciones con otras entidades, así como la posibilidad de persistir dichos atributos y relaciones e</w:delText>
        </w:r>
        <w:r w:rsidR="001813CE" w:rsidDel="007D58DF">
          <w:rPr>
            <w:rFonts w:cs="Segoe UI"/>
            <w:color w:val="000000"/>
            <w:szCs w:val="18"/>
            <w:lang w:eastAsia="en-US"/>
          </w:rPr>
          <w:delText>n una base de datos relacional.</w:delText>
        </w:r>
      </w:del>
    </w:p>
    <w:p w14:paraId="3D6165EF" w14:textId="158B6E23" w:rsidR="00F613BC" w:rsidRPr="001813CE" w:rsidDel="007D58DF" w:rsidRDefault="00F613BC" w:rsidP="007D58DF">
      <w:pPr>
        <w:spacing w:before="0" w:line="240" w:lineRule="auto"/>
        <w:ind w:left="0"/>
        <w:jc w:val="left"/>
        <w:rPr>
          <w:del w:id="2051" w:author="COLMENA MATEOS Adrian" w:date="2018-11-26T11:51:00Z"/>
          <w:rFonts w:cs="Segoe UI"/>
          <w:color w:val="000000"/>
          <w:szCs w:val="18"/>
          <w:lang w:eastAsia="en-US"/>
        </w:rPr>
      </w:pPr>
      <w:del w:id="2052" w:author="COLMENA MATEOS Adrian" w:date="2018-11-26T11:51:00Z">
        <w:r w:rsidRPr="001813CE" w:rsidDel="007D58DF">
          <w:rPr>
            <w:rFonts w:cs="Segoe UI"/>
            <w:color w:val="000000"/>
            <w:szCs w:val="18"/>
            <w:lang w:eastAsia="en-US"/>
          </w:rPr>
          <w:delText>En JPA cualquier objeto definido en la aplicación puede ser una entidad, por tanto: ¿cuáles son las características específicas de esta?</w:delText>
        </w:r>
      </w:del>
    </w:p>
    <w:p w14:paraId="5C906600" w14:textId="210CFE39" w:rsidR="00F613BC" w:rsidDel="007D58DF" w:rsidRDefault="00F613BC" w:rsidP="007D58DF">
      <w:pPr>
        <w:spacing w:before="0" w:line="240" w:lineRule="auto"/>
        <w:ind w:left="0"/>
        <w:jc w:val="left"/>
        <w:rPr>
          <w:del w:id="2053" w:author="COLMENA MATEOS Adrian" w:date="2018-11-26T11:51:00Z"/>
          <w:rFonts w:ascii="Segoe UI" w:hAnsi="Segoe UI" w:cs="Segoe UI"/>
          <w:color w:val="000000"/>
          <w:sz w:val="21"/>
          <w:szCs w:val="21"/>
          <w:lang w:eastAsia="en-US"/>
        </w:rPr>
      </w:pPr>
    </w:p>
    <w:p w14:paraId="2AA60896" w14:textId="0A81A275" w:rsidR="00F613BC" w:rsidDel="007D58DF" w:rsidRDefault="00F613BC" w:rsidP="007D58DF">
      <w:pPr>
        <w:spacing w:before="0" w:line="240" w:lineRule="auto"/>
        <w:ind w:left="0"/>
        <w:jc w:val="left"/>
        <w:rPr>
          <w:del w:id="2054" w:author="COLMENA MATEOS Adrian" w:date="2018-11-26T11:51:00Z"/>
          <w:lang w:eastAsia="en-US"/>
        </w:rPr>
      </w:pPr>
      <w:del w:id="2055" w:author="COLMENA MATEOS Adrian" w:date="2018-11-26T11:51:00Z">
        <w:r w:rsidDel="007D58DF">
          <w:rPr>
            <w:lang w:eastAsia="en-US"/>
          </w:rPr>
          <w:delText>Persistencia</w:delText>
        </w:r>
      </w:del>
    </w:p>
    <w:p w14:paraId="3EA41C43" w14:textId="2A421C80" w:rsidR="00F613BC" w:rsidDel="007D58DF" w:rsidRDefault="00F613BC" w:rsidP="007D58DF">
      <w:pPr>
        <w:spacing w:before="0" w:line="240" w:lineRule="auto"/>
        <w:ind w:left="0"/>
        <w:jc w:val="left"/>
        <w:rPr>
          <w:del w:id="2056" w:author="COLMENA MATEOS Adrian" w:date="2018-11-26T11:51:00Z"/>
          <w:rFonts w:ascii="Segoe UI" w:hAnsi="Segoe UI" w:cs="Segoe UI"/>
          <w:b/>
          <w:color w:val="000000"/>
          <w:sz w:val="21"/>
          <w:szCs w:val="21"/>
          <w:lang w:eastAsia="en-US"/>
        </w:rPr>
      </w:pPr>
    </w:p>
    <w:p w14:paraId="38DD11E7" w14:textId="15251A70" w:rsidR="00F613BC" w:rsidRPr="001813CE" w:rsidDel="007D58DF" w:rsidRDefault="00F613BC" w:rsidP="007D58DF">
      <w:pPr>
        <w:spacing w:before="0" w:line="240" w:lineRule="auto"/>
        <w:ind w:left="0"/>
        <w:jc w:val="left"/>
        <w:rPr>
          <w:del w:id="2057" w:author="COLMENA MATEOS Adrian" w:date="2018-11-26T11:51:00Z"/>
          <w:rFonts w:cs="Segoe UI"/>
          <w:color w:val="000000"/>
          <w:szCs w:val="18"/>
          <w:lang w:eastAsia="en-US"/>
        </w:rPr>
      </w:pPr>
      <w:del w:id="2058" w:author="COLMENA MATEOS Adrian" w:date="2018-11-26T11:51:00Z">
        <w:r w:rsidRPr="001813CE" w:rsidDel="007D58DF">
          <w:rPr>
            <w:rFonts w:cs="Segoe UI"/>
            <w:color w:val="000000"/>
            <w:szCs w:val="18"/>
            <w:lang w:eastAsia="en-US"/>
          </w:rPr>
          <w:delText>La primera característica de las entidades es que son persistentes. Es decir, que pueden almacenarse en una base de datos para poder acceder a su contenido posteriormente. Además, dicho objeto persistente, se vuelve persistente en el momento que es instanciado en la memoria de la base de datos.</w:delText>
        </w:r>
      </w:del>
    </w:p>
    <w:p w14:paraId="1404A369" w14:textId="4B740325" w:rsidR="00F613BC" w:rsidRPr="001813CE" w:rsidDel="007D58DF" w:rsidRDefault="00F613BC" w:rsidP="007D58DF">
      <w:pPr>
        <w:spacing w:before="0" w:line="240" w:lineRule="auto"/>
        <w:ind w:left="0"/>
        <w:jc w:val="left"/>
        <w:rPr>
          <w:del w:id="2059" w:author="COLMENA MATEOS Adrian" w:date="2018-11-26T11:51:00Z"/>
          <w:rFonts w:cs="Segoe UI"/>
          <w:color w:val="000000"/>
          <w:szCs w:val="18"/>
          <w:lang w:eastAsia="en-US"/>
        </w:rPr>
      </w:pPr>
    </w:p>
    <w:p w14:paraId="10FDBA7B" w14:textId="68F8344E" w:rsidR="00F613BC" w:rsidRPr="001813CE" w:rsidDel="007D58DF" w:rsidRDefault="00F613BC" w:rsidP="007D58DF">
      <w:pPr>
        <w:spacing w:before="0" w:line="240" w:lineRule="auto"/>
        <w:ind w:left="0"/>
        <w:jc w:val="left"/>
        <w:rPr>
          <w:del w:id="2060" w:author="COLMENA MATEOS Adrian" w:date="2018-11-26T11:51:00Z"/>
          <w:rFonts w:cs="Segoe UI"/>
          <w:szCs w:val="18"/>
          <w:lang w:eastAsia="en-US"/>
        </w:rPr>
      </w:pPr>
      <w:del w:id="2061" w:author="COLMENA MATEOS Adrian" w:date="2018-11-26T11:51:00Z">
        <w:r w:rsidRPr="001813CE" w:rsidDel="007D58DF">
          <w:rPr>
            <w:rFonts w:cs="Segoe UI"/>
            <w:color w:val="000000"/>
            <w:szCs w:val="18"/>
            <w:lang w:eastAsia="en-US"/>
          </w:rPr>
          <w:delText>Una entidad se vuelve persistente en el momento en el que se almacena en una unidad persistente (base de datos). Dicha unidad no se persiste automáticamente en el momento de ser creada, si no que se pueden manipular los datos de la entidad y realizar toda la lógica de negocio necesaria haciéndola persistente cu</w:delText>
        </w:r>
        <w:r w:rsidR="001813CE" w:rsidRPr="001813CE" w:rsidDel="007D58DF">
          <w:rPr>
            <w:rFonts w:cs="Segoe UI"/>
            <w:color w:val="000000"/>
            <w:szCs w:val="18"/>
            <w:lang w:eastAsia="en-US"/>
          </w:rPr>
          <w:delText>ando la aplicación lo requiera.</w:delText>
        </w:r>
      </w:del>
    </w:p>
    <w:p w14:paraId="70E7B129" w14:textId="14FB77B2" w:rsidR="00F613BC" w:rsidRPr="001813CE" w:rsidDel="007D58DF" w:rsidRDefault="00F613BC" w:rsidP="007D58DF">
      <w:pPr>
        <w:spacing w:before="0" w:line="240" w:lineRule="auto"/>
        <w:ind w:left="0"/>
        <w:jc w:val="left"/>
        <w:rPr>
          <w:del w:id="2062" w:author="COLMENA MATEOS Adrian" w:date="2018-11-26T11:51:00Z"/>
          <w:rFonts w:cs="Segoe UI"/>
          <w:b/>
          <w:color w:val="000000"/>
          <w:sz w:val="21"/>
          <w:szCs w:val="21"/>
          <w:lang w:eastAsia="en-US"/>
        </w:rPr>
      </w:pPr>
    </w:p>
    <w:p w14:paraId="03845FBE" w14:textId="3916CF52" w:rsidR="00F613BC" w:rsidRPr="001813CE" w:rsidDel="007D58DF" w:rsidRDefault="00F613BC" w:rsidP="007D58DF">
      <w:pPr>
        <w:spacing w:before="0" w:line="240" w:lineRule="auto"/>
        <w:ind w:left="0"/>
        <w:jc w:val="left"/>
        <w:rPr>
          <w:del w:id="2063" w:author="COLMENA MATEOS Adrian" w:date="2018-11-26T11:51:00Z"/>
          <w:lang w:eastAsia="en-US"/>
        </w:rPr>
      </w:pPr>
      <w:del w:id="2064" w:author="COLMENA MATEOS Adrian" w:date="2018-11-26T11:51:00Z">
        <w:r w:rsidRPr="001813CE" w:rsidDel="007D58DF">
          <w:rPr>
            <w:lang w:eastAsia="en-US"/>
          </w:rPr>
          <w:delText>Identidad</w:delText>
        </w:r>
      </w:del>
    </w:p>
    <w:p w14:paraId="0859BA98" w14:textId="3B1C543B" w:rsidR="00F613BC" w:rsidRPr="001813CE" w:rsidDel="007D58DF" w:rsidRDefault="00F613BC" w:rsidP="007D58DF">
      <w:pPr>
        <w:spacing w:before="0" w:line="240" w:lineRule="auto"/>
        <w:ind w:left="0"/>
        <w:jc w:val="left"/>
        <w:rPr>
          <w:del w:id="2065" w:author="COLMENA MATEOS Adrian" w:date="2018-11-26T11:51:00Z"/>
          <w:rFonts w:cs="Segoe UI"/>
          <w:b/>
          <w:color w:val="000000"/>
          <w:sz w:val="21"/>
          <w:szCs w:val="21"/>
          <w:lang w:eastAsia="en-US"/>
        </w:rPr>
      </w:pPr>
    </w:p>
    <w:p w14:paraId="75580007" w14:textId="48D8344C" w:rsidR="00F613BC" w:rsidRPr="001813CE" w:rsidDel="007D58DF" w:rsidRDefault="00F613BC" w:rsidP="007D58DF">
      <w:pPr>
        <w:spacing w:before="0" w:line="240" w:lineRule="auto"/>
        <w:ind w:left="0"/>
        <w:jc w:val="left"/>
        <w:rPr>
          <w:del w:id="2066" w:author="COLMENA MATEOS Adrian" w:date="2018-11-26T11:51:00Z"/>
          <w:rFonts w:cs="Segoe UI"/>
          <w:color w:val="000000"/>
          <w:szCs w:val="18"/>
          <w:lang w:eastAsia="en-US"/>
        </w:rPr>
      </w:pPr>
      <w:del w:id="2067" w:author="COLMENA MATEOS Adrian" w:date="2018-11-26T11:51:00Z">
        <w:r w:rsidRPr="001813CE" w:rsidDel="007D58DF">
          <w:rPr>
            <w:rFonts w:cs="Segoe UI"/>
            <w:color w:val="000000"/>
            <w:szCs w:val="18"/>
            <w:lang w:eastAsia="en-US"/>
          </w:rPr>
          <w:delText xml:space="preserve">La identidad de un objeto es la diferenciación entre los objetos que ocupan memoria y los que no. La identidad persistente, o identificador, es la clave que identifica de manera única a la entidad y la hace diferente de todas las demás. </w:delText>
        </w:r>
      </w:del>
    </w:p>
    <w:p w14:paraId="3D2EA1E9" w14:textId="31D6E355" w:rsidR="001813CE" w:rsidRPr="001813CE" w:rsidDel="007D58DF" w:rsidRDefault="00F613BC" w:rsidP="007D58DF">
      <w:pPr>
        <w:spacing w:before="0" w:line="240" w:lineRule="auto"/>
        <w:ind w:left="0"/>
        <w:jc w:val="left"/>
        <w:rPr>
          <w:del w:id="2068" w:author="COLMENA MATEOS Adrian" w:date="2018-11-26T11:51:00Z"/>
          <w:rFonts w:cs="Segoe UI"/>
          <w:szCs w:val="18"/>
          <w:lang w:eastAsia="en-US"/>
        </w:rPr>
      </w:pPr>
      <w:del w:id="2069" w:author="COLMENA MATEOS Adrian" w:date="2018-11-26T11:51:00Z">
        <w:r w:rsidRPr="001813CE" w:rsidDel="007D58DF">
          <w:rPr>
            <w:rFonts w:cs="Segoe UI"/>
            <w:color w:val="000000"/>
            <w:szCs w:val="18"/>
            <w:lang w:eastAsia="en-US"/>
          </w:rPr>
          <w:delText>Una entidad tiene una identidad persistente cuando ésta tiene una representación en la tabla de base de datos, es decir existe en la tabla de base de datos, equivalente a la entidad, una clave primaria que identifica de manera única dicha tabla.</w:delText>
        </w:r>
      </w:del>
    </w:p>
    <w:p w14:paraId="42B295FE" w14:textId="1BDC070D" w:rsidR="001813CE" w:rsidRPr="001813CE" w:rsidDel="007D58DF" w:rsidRDefault="001813CE" w:rsidP="007D58DF">
      <w:pPr>
        <w:spacing w:before="0" w:line="240" w:lineRule="auto"/>
        <w:ind w:left="0"/>
        <w:jc w:val="left"/>
        <w:rPr>
          <w:del w:id="2070" w:author="COLMENA MATEOS Adrian" w:date="2018-11-26T11:51:00Z"/>
          <w:rFonts w:cs="Segoe UI"/>
          <w:sz w:val="21"/>
          <w:szCs w:val="21"/>
          <w:lang w:eastAsia="en-US"/>
        </w:rPr>
      </w:pPr>
    </w:p>
    <w:p w14:paraId="0C2878AF" w14:textId="63074906" w:rsidR="00F613BC" w:rsidRPr="001813CE" w:rsidDel="007D58DF" w:rsidRDefault="00F613BC" w:rsidP="007D58DF">
      <w:pPr>
        <w:spacing w:before="0" w:line="240" w:lineRule="auto"/>
        <w:ind w:left="0"/>
        <w:jc w:val="left"/>
        <w:rPr>
          <w:del w:id="2071" w:author="COLMENA MATEOS Adrian" w:date="2018-11-26T11:51:00Z"/>
          <w:lang w:eastAsia="en-US"/>
        </w:rPr>
      </w:pPr>
      <w:del w:id="2072" w:author="COLMENA MATEOS Adrian" w:date="2018-11-26T11:51:00Z">
        <w:r w:rsidRPr="001813CE" w:rsidDel="007D58DF">
          <w:rPr>
            <w:lang w:eastAsia="en-US"/>
          </w:rPr>
          <w:delText>Transaccionabilidad</w:delText>
        </w:r>
      </w:del>
    </w:p>
    <w:p w14:paraId="07AA868D" w14:textId="29895A13" w:rsidR="00F613BC" w:rsidRPr="001813CE" w:rsidDel="007D58DF" w:rsidRDefault="00F613BC" w:rsidP="007D58DF">
      <w:pPr>
        <w:spacing w:before="0" w:line="240" w:lineRule="auto"/>
        <w:ind w:left="0"/>
        <w:jc w:val="left"/>
        <w:rPr>
          <w:del w:id="2073" w:author="COLMENA MATEOS Adrian" w:date="2018-11-26T11:51:00Z"/>
          <w:rFonts w:cs="Segoe UI"/>
          <w:b/>
          <w:color w:val="000000"/>
          <w:sz w:val="21"/>
          <w:szCs w:val="21"/>
          <w:lang w:eastAsia="en-US"/>
        </w:rPr>
      </w:pPr>
    </w:p>
    <w:p w14:paraId="33F892CF" w14:textId="6D95AA13" w:rsidR="00F613BC" w:rsidRPr="001813CE" w:rsidDel="007D58DF" w:rsidRDefault="00F613BC" w:rsidP="007D58DF">
      <w:pPr>
        <w:spacing w:before="0" w:line="240" w:lineRule="auto"/>
        <w:ind w:left="0"/>
        <w:jc w:val="left"/>
        <w:rPr>
          <w:del w:id="2074" w:author="COLMENA MATEOS Adrian" w:date="2018-11-26T11:51:00Z"/>
          <w:rFonts w:cs="Segoe UI"/>
          <w:color w:val="000000"/>
          <w:szCs w:val="18"/>
          <w:lang w:eastAsia="en-US"/>
        </w:rPr>
      </w:pPr>
      <w:del w:id="2075" w:author="COLMENA MATEOS Adrian" w:date="2018-11-26T11:51:00Z">
        <w:r w:rsidRPr="001813CE" w:rsidDel="007D58DF">
          <w:rPr>
            <w:rFonts w:cs="Segoe UI"/>
            <w:color w:val="000000"/>
            <w:szCs w:val="18"/>
            <w:lang w:eastAsia="en-US"/>
          </w:rPr>
          <w:delText xml:space="preserve">A pesar que una entidad puede ser creada, actualizada y borrada en cualquier momento, solo tienen persistencia en base de datos cuando se cierra una transacción. </w:delText>
        </w:r>
      </w:del>
    </w:p>
    <w:p w14:paraId="6224E2E4" w14:textId="55808169" w:rsidR="00F613BC" w:rsidRPr="001813CE" w:rsidDel="007D58DF" w:rsidRDefault="00F613BC" w:rsidP="007D58DF">
      <w:pPr>
        <w:spacing w:before="0" w:line="240" w:lineRule="auto"/>
        <w:ind w:left="0"/>
        <w:jc w:val="left"/>
        <w:rPr>
          <w:del w:id="2076" w:author="COLMENA MATEOS Adrian" w:date="2018-11-26T11:51:00Z"/>
          <w:rFonts w:cs="Segoe UI"/>
          <w:szCs w:val="18"/>
          <w:lang w:eastAsia="en-US"/>
        </w:rPr>
      </w:pPr>
      <w:del w:id="2077" w:author="COLMENA MATEOS Adrian" w:date="2018-11-26T11:51:00Z">
        <w:r w:rsidRPr="001813CE" w:rsidDel="007D58DF">
          <w:rPr>
            <w:rFonts w:cs="Segoe UI"/>
            <w:color w:val="000000"/>
            <w:szCs w:val="18"/>
            <w:lang w:eastAsia="en-US"/>
          </w:rPr>
          <w:delText xml:space="preserve">Si dicha transacción ha fallado o se ha realizado un </w:delText>
        </w:r>
        <w:r w:rsidRPr="001813CE" w:rsidDel="007D58DF">
          <w:rPr>
            <w:rFonts w:cs="Segoe UI"/>
            <w:i/>
            <w:color w:val="000000"/>
            <w:szCs w:val="18"/>
            <w:lang w:eastAsia="en-US"/>
          </w:rPr>
          <w:delText>rollback</w:delText>
        </w:r>
        <w:r w:rsidRPr="001813CE" w:rsidDel="007D58DF">
          <w:rPr>
            <w:rFonts w:cs="Segoe UI"/>
            <w:color w:val="000000"/>
            <w:szCs w:val="18"/>
            <w:lang w:eastAsia="en-US"/>
          </w:rPr>
          <w:delText>, todos los cambios realizados en la entidad no han sido persistidos en la unidad persistente.</w:delText>
        </w:r>
      </w:del>
    </w:p>
    <w:p w14:paraId="3C2140E9" w14:textId="3DF17921" w:rsidR="00F613BC" w:rsidRPr="001813CE" w:rsidDel="007D58DF" w:rsidRDefault="00F613BC" w:rsidP="007D58DF">
      <w:pPr>
        <w:spacing w:before="0" w:line="240" w:lineRule="auto"/>
        <w:ind w:left="0"/>
        <w:jc w:val="left"/>
        <w:rPr>
          <w:del w:id="2078" w:author="COLMENA MATEOS Adrian" w:date="2018-11-26T11:51:00Z"/>
          <w:rFonts w:cs="Segoe UI"/>
          <w:b/>
          <w:color w:val="000000"/>
          <w:sz w:val="21"/>
          <w:szCs w:val="21"/>
          <w:lang w:eastAsia="en-US"/>
        </w:rPr>
      </w:pPr>
    </w:p>
    <w:p w14:paraId="62C3FCB0" w14:textId="73C0B49C" w:rsidR="00F613BC" w:rsidRPr="001813CE" w:rsidDel="007D58DF" w:rsidRDefault="00F613BC" w:rsidP="007D58DF">
      <w:pPr>
        <w:spacing w:before="0" w:line="240" w:lineRule="auto"/>
        <w:ind w:left="0"/>
        <w:jc w:val="left"/>
        <w:rPr>
          <w:del w:id="2079" w:author="COLMENA MATEOS Adrian" w:date="2018-11-26T11:51:00Z"/>
          <w:lang w:eastAsia="en-US"/>
        </w:rPr>
      </w:pPr>
      <w:del w:id="2080" w:author="COLMENA MATEOS Adrian" w:date="2018-11-26T11:51:00Z">
        <w:r w:rsidRPr="001813CE" w:rsidDel="007D58DF">
          <w:rPr>
            <w:lang w:eastAsia="en-US"/>
          </w:rPr>
          <w:delText>Granularidad</w:delText>
        </w:r>
      </w:del>
    </w:p>
    <w:p w14:paraId="13C1E82C" w14:textId="42DDCBC5" w:rsidR="00F613BC" w:rsidRPr="001813CE" w:rsidDel="007D58DF" w:rsidRDefault="00F613BC" w:rsidP="007D58DF">
      <w:pPr>
        <w:spacing w:before="0" w:line="240" w:lineRule="auto"/>
        <w:ind w:left="0"/>
        <w:jc w:val="left"/>
        <w:rPr>
          <w:del w:id="2081" w:author="COLMENA MATEOS Adrian" w:date="2018-11-26T11:51:00Z"/>
          <w:rFonts w:cs="Segoe UI"/>
          <w:b/>
          <w:color w:val="000000"/>
          <w:sz w:val="21"/>
          <w:szCs w:val="21"/>
          <w:lang w:eastAsia="en-US"/>
        </w:rPr>
      </w:pPr>
    </w:p>
    <w:p w14:paraId="10F4999C" w14:textId="74BE6E8F" w:rsidR="00F613BC" w:rsidRPr="001813CE" w:rsidDel="007D58DF" w:rsidRDefault="00F613BC" w:rsidP="007D58DF">
      <w:pPr>
        <w:spacing w:before="0" w:line="240" w:lineRule="auto"/>
        <w:ind w:left="0"/>
        <w:jc w:val="left"/>
        <w:rPr>
          <w:del w:id="2082" w:author="COLMENA MATEOS Adrian" w:date="2018-11-26T11:51:00Z"/>
          <w:rFonts w:cs="Segoe UI"/>
          <w:color w:val="000000"/>
          <w:szCs w:val="18"/>
          <w:lang w:eastAsia="en-US"/>
        </w:rPr>
      </w:pPr>
      <w:del w:id="2083" w:author="COLMENA MATEOS Adrian" w:date="2018-11-26T11:51:00Z">
        <w:r w:rsidRPr="001813CE" w:rsidDel="007D58DF">
          <w:rPr>
            <w:rFonts w:cs="Segoe UI"/>
            <w:color w:val="000000"/>
            <w:szCs w:val="18"/>
            <w:lang w:eastAsia="en-US"/>
          </w:rPr>
          <w:delText>Una entidad no es una primitiva de datos, una envoltura de primitivas o cualquier objeto unidimensional, sino que son objetos del dominio de negocio que tienen un significa específico para la aplicación que accede a los datos de dicha entidad.</w:delText>
        </w:r>
      </w:del>
    </w:p>
    <w:p w14:paraId="12B59CF0" w14:textId="48A45085" w:rsidR="00F613BC" w:rsidRPr="001813CE" w:rsidDel="007D58DF" w:rsidRDefault="00F613BC" w:rsidP="007D58DF">
      <w:pPr>
        <w:spacing w:before="0" w:line="240" w:lineRule="auto"/>
        <w:ind w:left="0"/>
        <w:jc w:val="left"/>
        <w:rPr>
          <w:del w:id="2084" w:author="COLMENA MATEOS Adrian" w:date="2018-11-26T11:51:00Z"/>
          <w:rFonts w:cs="Segoe UI"/>
          <w:color w:val="000000"/>
          <w:szCs w:val="18"/>
          <w:lang w:eastAsia="en-US"/>
        </w:rPr>
      </w:pPr>
    </w:p>
    <w:p w14:paraId="5C525D8E" w14:textId="1DF2FD21" w:rsidR="00F613BC" w:rsidRPr="001813CE" w:rsidDel="007D58DF" w:rsidRDefault="00F613BC" w:rsidP="007D58DF">
      <w:pPr>
        <w:spacing w:before="0" w:line="240" w:lineRule="auto"/>
        <w:ind w:left="0"/>
        <w:jc w:val="left"/>
        <w:rPr>
          <w:del w:id="2085" w:author="COLMENA MATEOS Adrian" w:date="2018-11-26T11:51:00Z"/>
          <w:rFonts w:cs="Segoe UI"/>
          <w:szCs w:val="18"/>
          <w:lang w:eastAsia="en-US"/>
        </w:rPr>
      </w:pPr>
      <w:del w:id="2086" w:author="COLMENA MATEOS Adrian" w:date="2018-11-26T11:51:00Z">
        <w:r w:rsidRPr="001813CE" w:rsidDel="007D58DF">
          <w:rPr>
            <w:rFonts w:cs="Segoe UI"/>
            <w:color w:val="000000"/>
            <w:szCs w:val="18"/>
            <w:lang w:eastAsia="en-US"/>
          </w:rPr>
          <w:delText>A pesar que las entidades se pueden definir con una granularidad tan pequeña como una cadena de texto, y tan grandes como para contener 500 columnas, lo ideal es que las entidades de JPA se diseñen y definan como objetos ligeros con un tamaño comparable al de un objeto normal de Java.</w:delText>
        </w:r>
      </w:del>
    </w:p>
    <w:p w14:paraId="5EDBFD88" w14:textId="0DE5A911" w:rsidR="00F613BC" w:rsidRPr="001813CE" w:rsidDel="007D58DF" w:rsidRDefault="00F613BC" w:rsidP="007D58DF">
      <w:pPr>
        <w:spacing w:before="0" w:line="240" w:lineRule="auto"/>
        <w:ind w:left="0"/>
        <w:jc w:val="left"/>
        <w:rPr>
          <w:del w:id="2087" w:author="COLMENA MATEOS Adrian" w:date="2018-11-26T11:51:00Z"/>
          <w:rFonts w:cs="Segoe UI"/>
          <w:b/>
          <w:color w:val="000000"/>
          <w:sz w:val="21"/>
          <w:szCs w:val="21"/>
          <w:lang w:eastAsia="en-US"/>
        </w:rPr>
      </w:pPr>
    </w:p>
    <w:p w14:paraId="0D088F94" w14:textId="42AD1A7E" w:rsidR="00F613BC" w:rsidDel="007D58DF" w:rsidRDefault="00F613BC" w:rsidP="007D58DF">
      <w:pPr>
        <w:spacing w:before="0" w:line="240" w:lineRule="auto"/>
        <w:ind w:left="0"/>
        <w:jc w:val="left"/>
        <w:rPr>
          <w:del w:id="2088" w:author="COLMENA MATEOS Adrian" w:date="2018-11-26T11:51:00Z"/>
          <w:lang w:eastAsia="en-US"/>
        </w:rPr>
      </w:pPr>
      <w:del w:id="2089" w:author="COLMENA MATEOS Adrian" w:date="2018-11-26T11:51:00Z">
        <w:r w:rsidRPr="001813CE" w:rsidDel="007D58DF">
          <w:rPr>
            <w:lang w:eastAsia="en-US"/>
          </w:rPr>
          <w:delText>Enitity Metadata</w:delText>
        </w:r>
      </w:del>
    </w:p>
    <w:p w14:paraId="1807DECD" w14:textId="05DE33E9" w:rsidR="001813CE" w:rsidRPr="001813CE" w:rsidDel="007D58DF" w:rsidRDefault="001813CE" w:rsidP="007D58DF">
      <w:pPr>
        <w:spacing w:before="0" w:line="240" w:lineRule="auto"/>
        <w:ind w:left="0"/>
        <w:jc w:val="left"/>
        <w:rPr>
          <w:del w:id="2090" w:author="COLMENA MATEOS Adrian" w:date="2018-11-26T11:51:00Z"/>
          <w:lang w:eastAsia="en-US"/>
        </w:rPr>
      </w:pPr>
    </w:p>
    <w:p w14:paraId="1C78DB70" w14:textId="413104F6" w:rsidR="00F613BC" w:rsidRPr="001813CE" w:rsidDel="007D58DF" w:rsidRDefault="00F613BC" w:rsidP="007D58DF">
      <w:pPr>
        <w:spacing w:before="0" w:line="240" w:lineRule="auto"/>
        <w:ind w:left="0"/>
        <w:jc w:val="left"/>
        <w:rPr>
          <w:del w:id="2091" w:author="COLMENA MATEOS Adrian" w:date="2018-11-26T11:51:00Z"/>
          <w:rFonts w:cs="Segoe UI"/>
          <w:color w:val="000000"/>
          <w:szCs w:val="18"/>
          <w:lang w:eastAsia="en-US"/>
        </w:rPr>
      </w:pPr>
      <w:del w:id="2092" w:author="COLMENA MATEOS Adrian" w:date="2018-11-26T11:51:00Z">
        <w:r w:rsidRPr="001813CE" w:rsidDel="007D58DF">
          <w:rPr>
            <w:rFonts w:cs="Segoe UI"/>
            <w:color w:val="000000"/>
            <w:szCs w:val="18"/>
            <w:lang w:eastAsia="en-US"/>
          </w:rPr>
          <w:delText>Además de su estado persistente, cada entidad de la aplicación tiene metadatos asociados que la describen. Estos metadatos permiten que la capa de persistencia reconozca, interprete y administre correctamente la entidad desde el momento en el que se almacena hasta el momento de su uso en tiempo de ejecución.</w:delText>
        </w:r>
      </w:del>
    </w:p>
    <w:p w14:paraId="638713C7" w14:textId="109818B4" w:rsidR="00F613BC" w:rsidRPr="001813CE" w:rsidDel="007D58DF" w:rsidRDefault="00F613BC" w:rsidP="007D58DF">
      <w:pPr>
        <w:spacing w:before="0" w:line="240" w:lineRule="auto"/>
        <w:ind w:left="0"/>
        <w:jc w:val="left"/>
        <w:rPr>
          <w:del w:id="2093" w:author="COLMENA MATEOS Adrian" w:date="2018-11-26T11:51:00Z"/>
          <w:rFonts w:cs="Segoe UI"/>
          <w:color w:val="000000"/>
          <w:szCs w:val="18"/>
          <w:lang w:eastAsia="en-US"/>
        </w:rPr>
      </w:pPr>
    </w:p>
    <w:p w14:paraId="500EAD0E" w14:textId="79E21BD2" w:rsidR="00F613BC" w:rsidRPr="001813CE" w:rsidDel="007D58DF" w:rsidRDefault="001813CE" w:rsidP="007D58DF">
      <w:pPr>
        <w:spacing w:before="0" w:line="240" w:lineRule="auto"/>
        <w:ind w:left="0"/>
        <w:jc w:val="left"/>
        <w:rPr>
          <w:del w:id="2094" w:author="COLMENA MATEOS Adrian" w:date="2018-11-26T11:51:00Z"/>
          <w:rFonts w:cs="Segoe UI"/>
          <w:szCs w:val="18"/>
          <w:lang w:eastAsia="en-US"/>
        </w:rPr>
      </w:pPr>
      <w:del w:id="2095" w:author="COLMENA MATEOS Adrian" w:date="2018-11-26T11:51:00Z">
        <w:r w:rsidDel="007D58DF">
          <w:rPr>
            <w:rFonts w:cs="Segoe UI"/>
            <w:color w:val="000000"/>
            <w:szCs w:val="18"/>
            <w:lang w:eastAsia="en-US"/>
          </w:rPr>
          <w:delText>El metadata necesario</w:delText>
        </w:r>
        <w:r w:rsidR="00F613BC" w:rsidRPr="001813CE" w:rsidDel="007D58DF">
          <w:rPr>
            <w:rFonts w:cs="Segoe UI"/>
            <w:color w:val="000000"/>
            <w:szCs w:val="18"/>
            <w:lang w:eastAsia="en-US"/>
          </w:rPr>
          <w:delText xml:space="preserve"> para la creación de las entidades suelen ser mínimos y se pueden especificar mediante anotaciones o ficheros XML.</w:delText>
        </w:r>
      </w:del>
    </w:p>
    <w:p w14:paraId="5E11E446" w14:textId="7252532D" w:rsidR="00F613BC" w:rsidRPr="001813CE" w:rsidDel="007D58DF" w:rsidRDefault="00F613BC" w:rsidP="007D58DF">
      <w:pPr>
        <w:spacing w:before="0" w:line="240" w:lineRule="auto"/>
        <w:ind w:left="0"/>
        <w:jc w:val="left"/>
        <w:rPr>
          <w:del w:id="2096" w:author="COLMENA MATEOS Adrian" w:date="2018-11-26T11:51:00Z"/>
          <w:rFonts w:cs="Segoe UI"/>
          <w:b/>
          <w:color w:val="000000"/>
          <w:sz w:val="21"/>
          <w:szCs w:val="21"/>
          <w:lang w:eastAsia="en-US"/>
        </w:rPr>
      </w:pPr>
    </w:p>
    <w:p w14:paraId="6F6F4ABC" w14:textId="5B4DEA58" w:rsidR="00F613BC" w:rsidRPr="001813CE" w:rsidDel="007D58DF" w:rsidRDefault="00F613BC" w:rsidP="007D58DF">
      <w:pPr>
        <w:spacing w:before="0" w:line="240" w:lineRule="auto"/>
        <w:ind w:left="0"/>
        <w:jc w:val="left"/>
        <w:rPr>
          <w:del w:id="2097" w:author="COLMENA MATEOS Adrian" w:date="2018-11-26T11:51:00Z"/>
          <w:lang w:eastAsia="en-US"/>
        </w:rPr>
      </w:pPr>
      <w:del w:id="2098" w:author="COLMENA MATEOS Adrian" w:date="2018-11-26T11:51:00Z">
        <w:r w:rsidRPr="001813CE" w:rsidDel="007D58DF">
          <w:rPr>
            <w:lang w:eastAsia="en-US"/>
          </w:rPr>
          <w:delText>Anotaciones</w:delText>
        </w:r>
      </w:del>
    </w:p>
    <w:p w14:paraId="1B93116D" w14:textId="57241BB1" w:rsidR="00F613BC" w:rsidRPr="001813CE" w:rsidDel="007D58DF" w:rsidRDefault="00F613BC" w:rsidP="007D58DF">
      <w:pPr>
        <w:spacing w:before="0" w:line="240" w:lineRule="auto"/>
        <w:ind w:left="0"/>
        <w:jc w:val="left"/>
        <w:rPr>
          <w:del w:id="2099" w:author="COLMENA MATEOS Adrian" w:date="2018-11-26T11:51:00Z"/>
          <w:rFonts w:cs="Segoe UI"/>
          <w:b/>
          <w:color w:val="000000"/>
          <w:sz w:val="21"/>
          <w:szCs w:val="21"/>
          <w:lang w:eastAsia="en-US"/>
        </w:rPr>
      </w:pPr>
    </w:p>
    <w:p w14:paraId="74103146" w14:textId="0C1495ED" w:rsidR="00F613BC" w:rsidRPr="00196AFB" w:rsidDel="007D58DF" w:rsidRDefault="00F613BC" w:rsidP="007D58DF">
      <w:pPr>
        <w:spacing w:before="0" w:line="240" w:lineRule="auto"/>
        <w:ind w:left="0"/>
        <w:jc w:val="left"/>
        <w:rPr>
          <w:del w:id="2100" w:author="COLMENA MATEOS Adrian" w:date="2018-11-26T11:51:00Z"/>
          <w:rFonts w:cs="Segoe UI"/>
          <w:color w:val="000000"/>
          <w:szCs w:val="18"/>
          <w:lang w:eastAsia="en-US"/>
        </w:rPr>
      </w:pPr>
      <w:del w:id="2101" w:author="COLMENA MATEOS Adrian" w:date="2018-11-26T11:51:00Z">
        <w:r w:rsidRPr="00196AFB" w:rsidDel="007D58DF">
          <w:rPr>
            <w:rFonts w:cs="Segoe UI"/>
            <w:color w:val="000000"/>
            <w:szCs w:val="18"/>
            <w:lang w:eastAsia="en-US"/>
          </w:rPr>
          <w:delText xml:space="preserve">Aunque las anotaciones no son obligatorias por JPA, es una forma interesante de aprender a usar la API, debido a que las anotaciones comparten la ubicación de los metadatos y por ello no sería necesario acceder a un archivo externo como sería un fichero XML. Todas las anotaciones que se van a ver a lo largo de este manual están definidas en el paquete </w:delText>
        </w:r>
        <w:r w:rsidRPr="00196AFB" w:rsidDel="007D58DF">
          <w:rPr>
            <w:rFonts w:cs="Segoe UI"/>
            <w:i/>
            <w:color w:val="000000"/>
            <w:szCs w:val="18"/>
            <w:lang w:eastAsia="en-US"/>
          </w:rPr>
          <w:delText>javax.persistence.</w:delText>
        </w:r>
      </w:del>
    </w:p>
    <w:p w14:paraId="2C3F50DA" w14:textId="0CC84FCF" w:rsidR="00F613BC" w:rsidRPr="00196AFB" w:rsidDel="007D58DF" w:rsidRDefault="00F613BC" w:rsidP="007D58DF">
      <w:pPr>
        <w:spacing w:before="0" w:line="240" w:lineRule="auto"/>
        <w:ind w:left="0"/>
        <w:jc w:val="left"/>
        <w:rPr>
          <w:del w:id="2102" w:author="COLMENA MATEOS Adrian" w:date="2018-11-26T11:51:00Z"/>
          <w:rFonts w:cs="Segoe UI"/>
          <w:color w:val="000000"/>
          <w:szCs w:val="18"/>
          <w:lang w:eastAsia="en-US"/>
        </w:rPr>
      </w:pPr>
    </w:p>
    <w:p w14:paraId="140D8FF1" w14:textId="57053A15" w:rsidR="00F613BC" w:rsidRPr="00196AFB" w:rsidDel="007D58DF" w:rsidRDefault="00F613BC" w:rsidP="007D58DF">
      <w:pPr>
        <w:spacing w:before="0" w:line="240" w:lineRule="auto"/>
        <w:ind w:left="0"/>
        <w:jc w:val="left"/>
        <w:rPr>
          <w:del w:id="2103" w:author="COLMENA MATEOS Adrian" w:date="2018-11-26T11:51:00Z"/>
          <w:rFonts w:cs="Segoe UI"/>
          <w:color w:val="000000"/>
          <w:szCs w:val="18"/>
          <w:lang w:eastAsia="en-US"/>
        </w:rPr>
      </w:pPr>
      <w:del w:id="2104" w:author="COLMENA MATEOS Adrian" w:date="2018-11-26T11:51:00Z">
        <w:r w:rsidRPr="00196AFB" w:rsidDel="007D58DF">
          <w:rPr>
            <w:rFonts w:cs="Segoe UI"/>
            <w:color w:val="000000"/>
            <w:szCs w:val="18"/>
            <w:lang w:eastAsia="en-US"/>
          </w:rPr>
          <w:delText>La ventaja de usar anotaciones es que pueden ser usadas en cualquier clase, y permiten hacer el código de Java mucho más fácil de leer.</w:delText>
        </w:r>
      </w:del>
    </w:p>
    <w:p w14:paraId="6757D4BC" w14:textId="7E9226BE" w:rsidR="00F613BC" w:rsidRPr="00196AFB" w:rsidDel="007D58DF" w:rsidRDefault="00F613BC" w:rsidP="007D58DF">
      <w:pPr>
        <w:spacing w:before="0" w:line="240" w:lineRule="auto"/>
        <w:ind w:left="0"/>
        <w:jc w:val="left"/>
        <w:rPr>
          <w:del w:id="2105" w:author="COLMENA MATEOS Adrian" w:date="2018-11-26T11:51:00Z"/>
          <w:rFonts w:cs="Segoe UI"/>
          <w:color w:val="000000"/>
          <w:szCs w:val="18"/>
          <w:lang w:eastAsia="en-US"/>
        </w:rPr>
      </w:pPr>
    </w:p>
    <w:p w14:paraId="2F891560" w14:textId="47E55589" w:rsidR="00F613BC" w:rsidRPr="00196AFB" w:rsidDel="007D58DF" w:rsidRDefault="00F613BC" w:rsidP="007D58DF">
      <w:pPr>
        <w:spacing w:before="0" w:line="240" w:lineRule="auto"/>
        <w:ind w:left="0"/>
        <w:jc w:val="left"/>
        <w:rPr>
          <w:del w:id="2106" w:author="COLMENA MATEOS Adrian" w:date="2018-11-26T11:51:00Z"/>
          <w:rFonts w:cs="Segoe UI"/>
          <w:color w:val="000000"/>
          <w:szCs w:val="18"/>
          <w:lang w:eastAsia="en-US"/>
        </w:rPr>
      </w:pPr>
      <w:del w:id="2107" w:author="COLMENA MATEOS Adrian" w:date="2018-11-26T11:51:00Z">
        <w:r w:rsidRPr="00196AFB" w:rsidDel="007D58DF">
          <w:rPr>
            <w:rFonts w:cs="Segoe UI"/>
            <w:color w:val="000000"/>
            <w:szCs w:val="18"/>
            <w:lang w:eastAsia="en-US"/>
          </w:rPr>
          <w:delText>Se muestran a continuación las anotaciones que se pueden repetir en JPA 2.2:</w:delText>
        </w:r>
      </w:del>
    </w:p>
    <w:p w14:paraId="3905DEFD" w14:textId="440F5531" w:rsidR="00F613BC" w:rsidRPr="00F121EA" w:rsidDel="007D58DF" w:rsidRDefault="00F613BC" w:rsidP="007D58DF">
      <w:pPr>
        <w:spacing w:before="0" w:line="240" w:lineRule="auto"/>
        <w:ind w:left="0"/>
        <w:jc w:val="left"/>
        <w:rPr>
          <w:del w:id="2108" w:author="COLMENA MATEOS Adrian" w:date="2018-11-26T11:51:00Z"/>
          <w:rFonts w:ascii="Segoe UI" w:hAnsi="Segoe UI" w:cs="Segoe UI"/>
          <w:sz w:val="21"/>
          <w:szCs w:val="21"/>
          <w:lang w:eastAsia="en-US"/>
        </w:rPr>
      </w:pPr>
    </w:p>
    <w:p w14:paraId="314864F4" w14:textId="1B440C46" w:rsidR="00F613BC" w:rsidRPr="007D58DF" w:rsidDel="007D58DF" w:rsidRDefault="00F613BC" w:rsidP="007D58DF">
      <w:pPr>
        <w:spacing w:before="0" w:line="240" w:lineRule="auto"/>
        <w:ind w:left="0"/>
        <w:jc w:val="left"/>
        <w:rPr>
          <w:del w:id="2109" w:author="COLMENA MATEOS Adrian" w:date="2018-11-26T11:51:00Z"/>
          <w:rFonts w:cs="Segoe UI"/>
          <w:sz w:val="20"/>
          <w:szCs w:val="22"/>
          <w:lang w:eastAsia="en-US"/>
        </w:rPr>
      </w:pPr>
      <w:del w:id="2110" w:author="COLMENA MATEOS Adrian" w:date="2018-11-26T11:51:00Z">
        <w:r w:rsidRPr="007D58DF" w:rsidDel="007D58DF">
          <w:rPr>
            <w:rFonts w:cs="Segoe UI"/>
            <w:sz w:val="20"/>
            <w:szCs w:val="22"/>
            <w:lang w:eastAsia="en-US"/>
          </w:rPr>
          <w:delText>AssociationOverride</w:delText>
        </w:r>
      </w:del>
    </w:p>
    <w:p w14:paraId="4155C4B3" w14:textId="1C979A3F" w:rsidR="00F613BC" w:rsidRPr="007D58DF" w:rsidDel="007D58DF" w:rsidRDefault="00F613BC" w:rsidP="007D58DF">
      <w:pPr>
        <w:spacing w:before="0" w:line="240" w:lineRule="auto"/>
        <w:ind w:left="0"/>
        <w:jc w:val="left"/>
        <w:rPr>
          <w:del w:id="2111" w:author="COLMENA MATEOS Adrian" w:date="2018-11-26T11:51:00Z"/>
          <w:rFonts w:cs="Segoe UI"/>
          <w:sz w:val="20"/>
          <w:szCs w:val="22"/>
          <w:lang w:eastAsia="en-US"/>
        </w:rPr>
      </w:pPr>
      <w:del w:id="2112" w:author="COLMENA MATEOS Adrian" w:date="2018-11-26T11:51:00Z">
        <w:r w:rsidRPr="007D58DF" w:rsidDel="007D58DF">
          <w:rPr>
            <w:rFonts w:cs="Segoe UI"/>
            <w:sz w:val="20"/>
            <w:szCs w:val="22"/>
            <w:lang w:eastAsia="en-US"/>
          </w:rPr>
          <w:delText>AttributeOverride</w:delText>
        </w:r>
      </w:del>
    </w:p>
    <w:p w14:paraId="1267DBA0" w14:textId="7F051AEE" w:rsidR="00F613BC" w:rsidRPr="007D58DF" w:rsidDel="007D58DF" w:rsidRDefault="00F613BC" w:rsidP="007D58DF">
      <w:pPr>
        <w:spacing w:before="0" w:line="240" w:lineRule="auto"/>
        <w:ind w:left="0"/>
        <w:jc w:val="left"/>
        <w:rPr>
          <w:del w:id="2113" w:author="COLMENA MATEOS Adrian" w:date="2018-11-26T11:51:00Z"/>
          <w:rFonts w:cs="Segoe UI"/>
          <w:sz w:val="20"/>
          <w:szCs w:val="22"/>
          <w:lang w:eastAsia="en-US"/>
        </w:rPr>
      </w:pPr>
      <w:del w:id="2114" w:author="COLMENA MATEOS Adrian" w:date="2018-11-26T11:51:00Z">
        <w:r w:rsidRPr="007D58DF" w:rsidDel="007D58DF">
          <w:rPr>
            <w:rFonts w:cs="Segoe UI"/>
            <w:sz w:val="20"/>
            <w:szCs w:val="22"/>
            <w:lang w:eastAsia="en-US"/>
          </w:rPr>
          <w:delText>Convert</w:delText>
        </w:r>
      </w:del>
    </w:p>
    <w:p w14:paraId="35613F60" w14:textId="01E71792" w:rsidR="00F613BC" w:rsidRPr="007D58DF" w:rsidDel="007D58DF" w:rsidRDefault="00F613BC" w:rsidP="007D58DF">
      <w:pPr>
        <w:spacing w:before="0" w:line="240" w:lineRule="auto"/>
        <w:ind w:left="0"/>
        <w:jc w:val="left"/>
        <w:rPr>
          <w:del w:id="2115" w:author="COLMENA MATEOS Adrian" w:date="2018-11-26T11:51:00Z"/>
          <w:rFonts w:cs="Segoe UI"/>
          <w:sz w:val="20"/>
          <w:szCs w:val="22"/>
          <w:lang w:eastAsia="en-US"/>
        </w:rPr>
      </w:pPr>
      <w:del w:id="2116" w:author="COLMENA MATEOS Adrian" w:date="2018-11-26T11:51:00Z">
        <w:r w:rsidRPr="007D58DF" w:rsidDel="007D58DF">
          <w:rPr>
            <w:rFonts w:cs="Segoe UI"/>
            <w:sz w:val="20"/>
            <w:szCs w:val="22"/>
            <w:lang w:eastAsia="en-US"/>
          </w:rPr>
          <w:delText>JoinColumn</w:delText>
        </w:r>
      </w:del>
    </w:p>
    <w:p w14:paraId="6EC90CD4" w14:textId="1980004D" w:rsidR="00F613BC" w:rsidRPr="007D58DF" w:rsidDel="007D58DF" w:rsidRDefault="00F613BC" w:rsidP="007D58DF">
      <w:pPr>
        <w:spacing w:before="0" w:line="240" w:lineRule="auto"/>
        <w:ind w:left="0"/>
        <w:jc w:val="left"/>
        <w:rPr>
          <w:del w:id="2117" w:author="COLMENA MATEOS Adrian" w:date="2018-11-26T11:51:00Z"/>
          <w:rFonts w:cs="Segoe UI"/>
          <w:sz w:val="20"/>
          <w:szCs w:val="22"/>
          <w:lang w:eastAsia="en-US"/>
        </w:rPr>
      </w:pPr>
      <w:del w:id="2118" w:author="COLMENA MATEOS Adrian" w:date="2018-11-26T11:51:00Z">
        <w:r w:rsidRPr="007D58DF" w:rsidDel="007D58DF">
          <w:rPr>
            <w:rFonts w:cs="Segoe UI"/>
            <w:sz w:val="20"/>
            <w:szCs w:val="22"/>
            <w:lang w:eastAsia="en-US"/>
          </w:rPr>
          <w:delText>MapKeyJoinColumn</w:delText>
        </w:r>
      </w:del>
    </w:p>
    <w:p w14:paraId="31FE21BE" w14:textId="5E984FA8" w:rsidR="00F613BC" w:rsidRPr="007D58DF" w:rsidDel="007D58DF" w:rsidRDefault="00F613BC" w:rsidP="007D58DF">
      <w:pPr>
        <w:spacing w:before="0" w:line="240" w:lineRule="auto"/>
        <w:ind w:left="0"/>
        <w:jc w:val="left"/>
        <w:rPr>
          <w:del w:id="2119" w:author="COLMENA MATEOS Adrian" w:date="2018-11-26T11:51:00Z"/>
          <w:rFonts w:cs="Segoe UI"/>
          <w:sz w:val="20"/>
          <w:szCs w:val="22"/>
          <w:lang w:eastAsia="en-US"/>
        </w:rPr>
      </w:pPr>
      <w:del w:id="2120" w:author="COLMENA MATEOS Adrian" w:date="2018-11-26T11:51:00Z">
        <w:r w:rsidRPr="007D58DF" w:rsidDel="007D58DF">
          <w:rPr>
            <w:rFonts w:cs="Segoe UI"/>
            <w:sz w:val="20"/>
            <w:szCs w:val="22"/>
            <w:lang w:eastAsia="en-US"/>
          </w:rPr>
          <w:delText>NamedEntityGraph</w:delText>
        </w:r>
      </w:del>
    </w:p>
    <w:p w14:paraId="7D615242" w14:textId="1434CE07" w:rsidR="00F613BC" w:rsidRPr="007D58DF" w:rsidDel="007D58DF" w:rsidRDefault="00F613BC" w:rsidP="007D58DF">
      <w:pPr>
        <w:spacing w:before="0" w:line="240" w:lineRule="auto"/>
        <w:ind w:left="0"/>
        <w:jc w:val="left"/>
        <w:rPr>
          <w:del w:id="2121" w:author="COLMENA MATEOS Adrian" w:date="2018-11-26T11:51:00Z"/>
          <w:rFonts w:cs="Segoe UI"/>
          <w:sz w:val="20"/>
          <w:szCs w:val="22"/>
          <w:lang w:eastAsia="en-US"/>
        </w:rPr>
      </w:pPr>
      <w:del w:id="2122" w:author="COLMENA MATEOS Adrian" w:date="2018-11-26T11:51:00Z">
        <w:r w:rsidRPr="007D58DF" w:rsidDel="007D58DF">
          <w:rPr>
            <w:rFonts w:cs="Segoe UI"/>
            <w:sz w:val="20"/>
            <w:szCs w:val="22"/>
            <w:lang w:eastAsia="en-US"/>
          </w:rPr>
          <w:delText>NamedNativeQuery</w:delText>
        </w:r>
      </w:del>
    </w:p>
    <w:p w14:paraId="199D9ED2" w14:textId="08D2648E" w:rsidR="00F613BC" w:rsidRPr="007D58DF" w:rsidDel="007D58DF" w:rsidRDefault="00F613BC" w:rsidP="007D58DF">
      <w:pPr>
        <w:spacing w:before="0" w:line="240" w:lineRule="auto"/>
        <w:ind w:left="0"/>
        <w:jc w:val="left"/>
        <w:rPr>
          <w:del w:id="2123" w:author="COLMENA MATEOS Adrian" w:date="2018-11-26T11:51:00Z"/>
          <w:rFonts w:cs="Segoe UI"/>
          <w:sz w:val="20"/>
          <w:szCs w:val="22"/>
          <w:lang w:eastAsia="en-US"/>
        </w:rPr>
      </w:pPr>
      <w:del w:id="2124" w:author="COLMENA MATEOS Adrian" w:date="2018-11-26T11:51:00Z">
        <w:r w:rsidRPr="007D58DF" w:rsidDel="007D58DF">
          <w:rPr>
            <w:rFonts w:cs="Segoe UI"/>
            <w:sz w:val="20"/>
            <w:szCs w:val="22"/>
            <w:lang w:eastAsia="en-US"/>
          </w:rPr>
          <w:delText>NamedQuery</w:delText>
        </w:r>
      </w:del>
    </w:p>
    <w:p w14:paraId="4EE2A70B" w14:textId="0A685B81" w:rsidR="00F613BC" w:rsidRPr="007D58DF" w:rsidDel="007D58DF" w:rsidRDefault="00F613BC" w:rsidP="007D58DF">
      <w:pPr>
        <w:spacing w:before="0" w:line="240" w:lineRule="auto"/>
        <w:ind w:left="0"/>
        <w:jc w:val="left"/>
        <w:rPr>
          <w:del w:id="2125" w:author="COLMENA MATEOS Adrian" w:date="2018-11-26T11:51:00Z"/>
          <w:rFonts w:cs="Segoe UI"/>
          <w:sz w:val="20"/>
          <w:szCs w:val="22"/>
          <w:lang w:eastAsia="en-US"/>
        </w:rPr>
      </w:pPr>
      <w:del w:id="2126" w:author="COLMENA MATEOS Adrian" w:date="2018-11-26T11:51:00Z">
        <w:r w:rsidRPr="007D58DF" w:rsidDel="007D58DF">
          <w:rPr>
            <w:rFonts w:cs="Segoe UI"/>
            <w:sz w:val="20"/>
            <w:szCs w:val="22"/>
            <w:lang w:eastAsia="en-US"/>
          </w:rPr>
          <w:delText>NamedStoredProcedureQuery</w:delText>
        </w:r>
      </w:del>
    </w:p>
    <w:p w14:paraId="682F3925" w14:textId="608B1504" w:rsidR="00F613BC" w:rsidRPr="007D58DF" w:rsidDel="007D58DF" w:rsidRDefault="00F613BC" w:rsidP="007D58DF">
      <w:pPr>
        <w:spacing w:before="0" w:line="240" w:lineRule="auto"/>
        <w:ind w:left="0"/>
        <w:jc w:val="left"/>
        <w:rPr>
          <w:del w:id="2127" w:author="COLMENA MATEOS Adrian" w:date="2018-11-26T11:51:00Z"/>
          <w:rFonts w:cs="Segoe UI"/>
          <w:sz w:val="20"/>
          <w:szCs w:val="22"/>
          <w:lang w:eastAsia="en-US"/>
        </w:rPr>
      </w:pPr>
      <w:del w:id="2128" w:author="COLMENA MATEOS Adrian" w:date="2018-11-26T11:51:00Z">
        <w:r w:rsidRPr="007D58DF" w:rsidDel="007D58DF">
          <w:rPr>
            <w:rFonts w:cs="Segoe UI"/>
            <w:sz w:val="20"/>
            <w:szCs w:val="22"/>
            <w:lang w:eastAsia="en-US"/>
          </w:rPr>
          <w:delText>PersistenceContext</w:delText>
        </w:r>
      </w:del>
    </w:p>
    <w:p w14:paraId="76B02CB6" w14:textId="52B21A49" w:rsidR="00F613BC" w:rsidRPr="007D58DF" w:rsidDel="007D58DF" w:rsidRDefault="00F613BC" w:rsidP="007D58DF">
      <w:pPr>
        <w:spacing w:before="0" w:line="240" w:lineRule="auto"/>
        <w:ind w:left="0"/>
        <w:jc w:val="left"/>
        <w:rPr>
          <w:del w:id="2129" w:author="COLMENA MATEOS Adrian" w:date="2018-11-26T11:51:00Z"/>
          <w:rFonts w:cs="Segoe UI"/>
          <w:sz w:val="20"/>
          <w:szCs w:val="22"/>
          <w:lang w:eastAsia="en-US"/>
        </w:rPr>
      </w:pPr>
      <w:del w:id="2130" w:author="COLMENA MATEOS Adrian" w:date="2018-11-26T11:51:00Z">
        <w:r w:rsidRPr="007D58DF" w:rsidDel="007D58DF">
          <w:rPr>
            <w:rFonts w:cs="Segoe UI"/>
            <w:sz w:val="20"/>
            <w:szCs w:val="22"/>
            <w:lang w:eastAsia="en-US"/>
          </w:rPr>
          <w:delText>PersistenceUnit</w:delText>
        </w:r>
      </w:del>
    </w:p>
    <w:p w14:paraId="5FB02E03" w14:textId="15A74893" w:rsidR="00F613BC" w:rsidRPr="007D58DF" w:rsidDel="007D58DF" w:rsidRDefault="00F613BC" w:rsidP="007D58DF">
      <w:pPr>
        <w:spacing w:before="0" w:line="240" w:lineRule="auto"/>
        <w:ind w:left="0"/>
        <w:jc w:val="left"/>
        <w:rPr>
          <w:del w:id="2131" w:author="COLMENA MATEOS Adrian" w:date="2018-11-26T11:51:00Z"/>
          <w:rFonts w:cs="Segoe UI"/>
          <w:sz w:val="20"/>
          <w:szCs w:val="22"/>
          <w:lang w:eastAsia="en-US"/>
        </w:rPr>
      </w:pPr>
      <w:del w:id="2132" w:author="COLMENA MATEOS Adrian" w:date="2018-11-26T11:51:00Z">
        <w:r w:rsidRPr="007D58DF" w:rsidDel="007D58DF">
          <w:rPr>
            <w:rFonts w:cs="Segoe UI"/>
            <w:sz w:val="20"/>
            <w:szCs w:val="22"/>
            <w:lang w:eastAsia="en-US"/>
          </w:rPr>
          <w:delText>PrimaryKeyJoinColumn</w:delText>
        </w:r>
      </w:del>
    </w:p>
    <w:p w14:paraId="04E21883" w14:textId="4D97F203" w:rsidR="00F613BC" w:rsidRPr="00196AFB" w:rsidDel="007D58DF" w:rsidRDefault="00F613BC" w:rsidP="007D58DF">
      <w:pPr>
        <w:spacing w:before="0" w:line="240" w:lineRule="auto"/>
        <w:ind w:left="0"/>
        <w:jc w:val="left"/>
        <w:rPr>
          <w:del w:id="2133" w:author="COLMENA MATEOS Adrian" w:date="2018-11-26T11:51:00Z"/>
          <w:rFonts w:cs="Segoe UI"/>
          <w:sz w:val="20"/>
          <w:szCs w:val="22"/>
          <w:lang w:eastAsia="en-US"/>
        </w:rPr>
      </w:pPr>
      <w:del w:id="2134" w:author="COLMENA MATEOS Adrian" w:date="2018-11-26T11:51:00Z">
        <w:r w:rsidRPr="00196AFB" w:rsidDel="007D58DF">
          <w:rPr>
            <w:rFonts w:cs="Segoe UI"/>
            <w:sz w:val="20"/>
            <w:szCs w:val="22"/>
            <w:lang w:eastAsia="en-US"/>
          </w:rPr>
          <w:delText>SecondaryTable</w:delText>
        </w:r>
      </w:del>
    </w:p>
    <w:p w14:paraId="70D310E2" w14:textId="13045A73" w:rsidR="00F613BC" w:rsidRPr="00196AFB" w:rsidDel="007D58DF" w:rsidRDefault="00F613BC" w:rsidP="007D58DF">
      <w:pPr>
        <w:spacing w:before="0" w:line="240" w:lineRule="auto"/>
        <w:ind w:left="0"/>
        <w:jc w:val="left"/>
        <w:rPr>
          <w:del w:id="2135" w:author="COLMENA MATEOS Adrian" w:date="2018-11-26T11:51:00Z"/>
          <w:rFonts w:cs="Segoe UI"/>
          <w:sz w:val="20"/>
          <w:szCs w:val="21"/>
          <w:lang w:eastAsia="en-US"/>
        </w:rPr>
      </w:pPr>
      <w:del w:id="2136" w:author="COLMENA MATEOS Adrian" w:date="2018-11-26T11:51:00Z">
        <w:r w:rsidRPr="00196AFB" w:rsidDel="007D58DF">
          <w:rPr>
            <w:rFonts w:cs="Segoe UI"/>
            <w:sz w:val="20"/>
            <w:szCs w:val="22"/>
            <w:lang w:eastAsia="en-US"/>
          </w:rPr>
          <w:delText>SqlResultSetMapping</w:delText>
        </w:r>
      </w:del>
    </w:p>
    <w:p w14:paraId="6C3BB040" w14:textId="290EBAF5" w:rsidR="00F613BC" w:rsidRPr="00196AFB" w:rsidDel="007D58DF" w:rsidRDefault="00F613BC" w:rsidP="007D58DF">
      <w:pPr>
        <w:spacing w:before="0" w:line="240" w:lineRule="auto"/>
        <w:ind w:left="0"/>
        <w:jc w:val="left"/>
        <w:rPr>
          <w:del w:id="2137" w:author="COLMENA MATEOS Adrian" w:date="2018-11-26T11:51:00Z"/>
          <w:rFonts w:cs="Segoe UI"/>
          <w:sz w:val="20"/>
          <w:szCs w:val="21"/>
          <w:lang w:eastAsia="en-US"/>
        </w:rPr>
      </w:pPr>
    </w:p>
    <w:p w14:paraId="48E574B8" w14:textId="34350668" w:rsidR="00F613BC" w:rsidRPr="00196AFB" w:rsidDel="007D58DF" w:rsidRDefault="00F613BC" w:rsidP="007D58DF">
      <w:pPr>
        <w:spacing w:before="0" w:line="240" w:lineRule="auto"/>
        <w:ind w:left="0"/>
        <w:jc w:val="left"/>
        <w:rPr>
          <w:del w:id="2138" w:author="COLMENA MATEOS Adrian" w:date="2018-11-26T11:51:00Z"/>
          <w:rFonts w:cs="Segoe UI"/>
          <w:color w:val="000000"/>
          <w:sz w:val="20"/>
          <w:szCs w:val="21"/>
          <w:lang w:eastAsia="en-US"/>
        </w:rPr>
      </w:pPr>
      <w:del w:id="2139" w:author="COLMENA MATEOS Adrian" w:date="2018-11-26T11:51:00Z">
        <w:r w:rsidRPr="00196AFB" w:rsidDel="007D58DF">
          <w:rPr>
            <w:rFonts w:cs="Segoe UI"/>
            <w:color w:val="000000"/>
            <w:sz w:val="20"/>
            <w:szCs w:val="21"/>
            <w:lang w:eastAsia="en-US"/>
          </w:rPr>
          <w:delText>A continuación, se va a ver un ejemplo del uso de la anotación (AssociationOverride) la cual es usada para anular una asignación para una relación de entidad.</w:delText>
        </w:r>
      </w:del>
    </w:p>
    <w:p w14:paraId="25BB9F39" w14:textId="71439F6A" w:rsidR="00F613BC" w:rsidDel="007D58DF" w:rsidRDefault="00F613BC" w:rsidP="007D58DF">
      <w:pPr>
        <w:spacing w:before="0" w:line="240" w:lineRule="auto"/>
        <w:ind w:left="0"/>
        <w:jc w:val="left"/>
        <w:rPr>
          <w:del w:id="2140" w:author="COLMENA MATEOS Adrian" w:date="2018-11-26T11:51:00Z"/>
          <w:rFonts w:ascii="Segoe UI" w:hAnsi="Segoe UI" w:cs="Segoe UI"/>
          <w:color w:val="000000"/>
          <w:sz w:val="21"/>
          <w:szCs w:val="21"/>
          <w:lang w:eastAsia="en-US"/>
        </w:rPr>
      </w:pPr>
    </w:p>
    <w:p w14:paraId="29D80229" w14:textId="4A47AB54" w:rsidR="00F613BC" w:rsidRPr="007D58DF" w:rsidDel="007D58DF" w:rsidRDefault="00F613BC" w:rsidP="007D58DF">
      <w:pPr>
        <w:spacing w:before="0" w:line="240" w:lineRule="auto"/>
        <w:ind w:left="0"/>
        <w:jc w:val="left"/>
        <w:rPr>
          <w:del w:id="2141" w:author="COLMENA MATEOS Adrian" w:date="2018-11-26T11:51:00Z"/>
          <w:rFonts w:ascii="Lucida Sans Typewriter" w:hAnsi="Lucida Sans Typewriter" w:cs="Arial"/>
          <w:sz w:val="20"/>
          <w:szCs w:val="22"/>
          <w:lang w:eastAsia="en-US"/>
        </w:rPr>
      </w:pPr>
      <w:del w:id="2142" w:author="COLMENA MATEOS Adrian" w:date="2018-11-26T11:51:00Z">
        <w:r w:rsidRPr="007D58DF" w:rsidDel="007D58DF">
          <w:rPr>
            <w:rFonts w:ascii="Lucida Sans Typewriter" w:hAnsi="Lucida Sans Typewriter" w:cs="Arial"/>
            <w:sz w:val="20"/>
            <w:szCs w:val="22"/>
            <w:lang w:eastAsia="en-US"/>
          </w:rPr>
          <w:delText>@Repeatable(AssociationOverrides.class):</w:delText>
        </w:r>
      </w:del>
    </w:p>
    <w:p w14:paraId="42075D22" w14:textId="3A849F3D" w:rsidR="00EB6C30" w:rsidRPr="007D58DF" w:rsidDel="007D58DF" w:rsidRDefault="00EB6C30" w:rsidP="007D58DF">
      <w:pPr>
        <w:spacing w:before="0" w:line="240" w:lineRule="auto"/>
        <w:ind w:left="0"/>
        <w:jc w:val="left"/>
        <w:rPr>
          <w:del w:id="2143" w:author="COLMENA MATEOS Adrian" w:date="2018-11-26T11:51:00Z"/>
          <w:rFonts w:ascii="Lucida Sans Typewriter" w:hAnsi="Lucida Sans Typewriter" w:cs="Arial"/>
          <w:sz w:val="20"/>
          <w:szCs w:val="22"/>
          <w:lang w:eastAsia="en-US"/>
        </w:rPr>
      </w:pPr>
    </w:p>
    <w:p w14:paraId="5ED79810" w14:textId="0CDDCC51" w:rsidR="00F613BC" w:rsidRPr="007D58DF" w:rsidDel="007D58DF" w:rsidRDefault="00F613BC" w:rsidP="007D58DF">
      <w:pPr>
        <w:spacing w:before="0" w:line="240" w:lineRule="auto"/>
        <w:ind w:left="0"/>
        <w:jc w:val="left"/>
        <w:rPr>
          <w:del w:id="2144" w:author="COLMENA MATEOS Adrian" w:date="2018-11-26T11:51:00Z"/>
          <w:rFonts w:ascii="Lucida Sans Typewriter" w:hAnsi="Lucida Sans Typewriter" w:cs="Arial"/>
          <w:sz w:val="20"/>
          <w:szCs w:val="22"/>
          <w:lang w:eastAsia="en-US"/>
        </w:rPr>
      </w:pPr>
    </w:p>
    <w:p w14:paraId="0FF18E5C" w14:textId="33F3FB25" w:rsidR="00F613BC" w:rsidRPr="007D58DF" w:rsidDel="007D58DF" w:rsidRDefault="00F613BC" w:rsidP="007D58DF">
      <w:pPr>
        <w:spacing w:before="0" w:line="240" w:lineRule="auto"/>
        <w:ind w:left="0"/>
        <w:jc w:val="left"/>
        <w:rPr>
          <w:del w:id="2145" w:author="COLMENA MATEOS Adrian" w:date="2018-11-26T11:51:00Z"/>
          <w:rFonts w:ascii="Lucida Sans Typewriter" w:hAnsi="Lucida Sans Typewriter" w:cs="Arial"/>
          <w:sz w:val="20"/>
          <w:szCs w:val="22"/>
          <w:lang w:eastAsia="en-US"/>
        </w:rPr>
      </w:pPr>
      <w:del w:id="2146" w:author="COLMENA MATEOS Adrian" w:date="2018-11-26T11:51:00Z">
        <w:r w:rsidRPr="007D58DF" w:rsidDel="007D58DF">
          <w:rPr>
            <w:rFonts w:ascii="Lucida Sans Typewriter" w:hAnsi="Lucida Sans Typewriter" w:cs="Arial"/>
            <w:sz w:val="20"/>
            <w:szCs w:val="22"/>
            <w:lang w:eastAsia="en-US"/>
          </w:rPr>
          <w:delText>@Target({TYPE, METHOD, FIELD}) @Retention(RUNTIME)</w:delText>
        </w:r>
      </w:del>
    </w:p>
    <w:p w14:paraId="40EF0C28" w14:textId="31F68B5D" w:rsidR="00F613BC" w:rsidRPr="007D58DF" w:rsidDel="007D58DF" w:rsidRDefault="00F613BC" w:rsidP="007D58DF">
      <w:pPr>
        <w:spacing w:before="0" w:line="240" w:lineRule="auto"/>
        <w:ind w:left="0"/>
        <w:jc w:val="left"/>
        <w:rPr>
          <w:del w:id="2147" w:author="COLMENA MATEOS Adrian" w:date="2018-11-26T11:51:00Z"/>
          <w:rFonts w:ascii="Lucida Sans Typewriter" w:hAnsi="Lucida Sans Typewriter" w:cs="Arial"/>
          <w:sz w:val="20"/>
          <w:szCs w:val="22"/>
          <w:lang w:eastAsia="en-US"/>
        </w:rPr>
      </w:pPr>
    </w:p>
    <w:p w14:paraId="2DB21EDE" w14:textId="5A4D4F37" w:rsidR="00F613BC" w:rsidRPr="007D58DF" w:rsidDel="007D58DF" w:rsidRDefault="00F613BC" w:rsidP="007D58DF">
      <w:pPr>
        <w:spacing w:before="0" w:line="240" w:lineRule="auto"/>
        <w:ind w:left="0"/>
        <w:jc w:val="left"/>
        <w:rPr>
          <w:del w:id="2148" w:author="COLMENA MATEOS Adrian" w:date="2018-11-26T11:51:00Z"/>
          <w:rFonts w:ascii="Lucida Sans Typewriter" w:hAnsi="Lucida Sans Typewriter" w:cs="Arial"/>
          <w:sz w:val="20"/>
          <w:szCs w:val="22"/>
          <w:lang w:eastAsia="en-US"/>
        </w:rPr>
      </w:pPr>
      <w:del w:id="2149" w:author="COLMENA MATEOS Adrian" w:date="2018-11-26T11:51:00Z">
        <w:r w:rsidRPr="007D58DF" w:rsidDel="007D58DF">
          <w:rPr>
            <w:rFonts w:ascii="Lucida Sans Typewriter" w:hAnsi="Lucida Sans Typewriter" w:cs="Arial"/>
            <w:sz w:val="20"/>
            <w:szCs w:val="22"/>
            <w:lang w:eastAsia="en-US"/>
          </w:rPr>
          <w:delText>@Repeatable(AssociationOverrides.class)</w:delText>
        </w:r>
      </w:del>
    </w:p>
    <w:p w14:paraId="2556F74D" w14:textId="62E4E86A" w:rsidR="00F613BC" w:rsidRPr="007D58DF" w:rsidDel="007D58DF" w:rsidRDefault="00F613BC" w:rsidP="007D58DF">
      <w:pPr>
        <w:spacing w:before="0" w:line="240" w:lineRule="auto"/>
        <w:ind w:left="0"/>
        <w:jc w:val="left"/>
        <w:rPr>
          <w:del w:id="2150" w:author="COLMENA MATEOS Adrian" w:date="2018-11-26T11:51:00Z"/>
          <w:rFonts w:ascii="Lucida Sans Typewriter" w:hAnsi="Lucida Sans Typewriter" w:cs="Arial"/>
          <w:sz w:val="20"/>
          <w:szCs w:val="22"/>
          <w:lang w:eastAsia="en-US"/>
        </w:rPr>
      </w:pPr>
      <w:del w:id="2151" w:author="COLMENA MATEOS Adrian" w:date="2018-11-26T11:51:00Z">
        <w:r w:rsidRPr="007D58DF" w:rsidDel="007D58DF">
          <w:rPr>
            <w:rFonts w:ascii="Lucida Sans Typewriter" w:hAnsi="Lucida Sans Typewriter" w:cs="Arial"/>
            <w:sz w:val="20"/>
            <w:szCs w:val="22"/>
            <w:lang w:eastAsia="en-US"/>
          </w:rPr>
          <w:delText>public @interface AssociationOverride {</w:delText>
        </w:r>
      </w:del>
    </w:p>
    <w:p w14:paraId="145A17D9" w14:textId="02B518E2" w:rsidR="00F613BC" w:rsidRPr="007D58DF" w:rsidDel="007D58DF" w:rsidRDefault="00F613BC" w:rsidP="007D58DF">
      <w:pPr>
        <w:spacing w:before="0" w:line="240" w:lineRule="auto"/>
        <w:ind w:left="0"/>
        <w:jc w:val="left"/>
        <w:rPr>
          <w:del w:id="2152" w:author="COLMENA MATEOS Adrian" w:date="2018-11-26T11:51:00Z"/>
          <w:rFonts w:ascii="Lucida Sans Typewriter" w:hAnsi="Lucida Sans Typewriter" w:cs="Arial"/>
          <w:sz w:val="20"/>
          <w:szCs w:val="22"/>
          <w:lang w:eastAsia="en-US"/>
        </w:rPr>
      </w:pPr>
    </w:p>
    <w:p w14:paraId="5F518F43" w14:textId="78883891" w:rsidR="00F613BC" w:rsidRPr="007D58DF" w:rsidDel="007D58DF" w:rsidRDefault="00F613BC" w:rsidP="007D58DF">
      <w:pPr>
        <w:spacing w:before="0" w:line="240" w:lineRule="auto"/>
        <w:ind w:left="0"/>
        <w:jc w:val="left"/>
        <w:rPr>
          <w:del w:id="2153" w:author="COLMENA MATEOS Adrian" w:date="2018-11-26T11:51:00Z"/>
          <w:rFonts w:ascii="Lucida Sans Typewriter" w:hAnsi="Lucida Sans Typewriter" w:cs="Arial"/>
          <w:sz w:val="20"/>
          <w:szCs w:val="22"/>
          <w:lang w:eastAsia="en-US"/>
        </w:rPr>
      </w:pPr>
      <w:del w:id="2154" w:author="COLMENA MATEOS Adrian" w:date="2018-11-26T11:51:00Z">
        <w:r w:rsidRPr="007D58DF" w:rsidDel="007D58DF">
          <w:rPr>
            <w:rFonts w:ascii="Lucida Sans Typewriter" w:hAnsi="Lucida Sans Typewriter" w:cs="Arial"/>
            <w:sz w:val="20"/>
            <w:szCs w:val="22"/>
            <w:lang w:eastAsia="en-US"/>
          </w:rPr>
          <w:delText>String name();</w:delText>
        </w:r>
      </w:del>
    </w:p>
    <w:p w14:paraId="56F1D65B" w14:textId="1CEF01CD" w:rsidR="00F613BC" w:rsidRPr="007D58DF" w:rsidDel="007D58DF" w:rsidRDefault="00F613BC" w:rsidP="007D58DF">
      <w:pPr>
        <w:spacing w:before="0" w:line="240" w:lineRule="auto"/>
        <w:ind w:left="0"/>
        <w:jc w:val="left"/>
        <w:rPr>
          <w:del w:id="2155" w:author="COLMENA MATEOS Adrian" w:date="2018-11-26T11:51:00Z"/>
          <w:rFonts w:ascii="Lucida Sans Typewriter" w:hAnsi="Lucida Sans Typewriter" w:cs="Arial"/>
          <w:sz w:val="20"/>
          <w:szCs w:val="22"/>
          <w:lang w:eastAsia="en-US"/>
        </w:rPr>
      </w:pPr>
    </w:p>
    <w:p w14:paraId="16B932CF" w14:textId="5615A5C2" w:rsidR="00F613BC" w:rsidRPr="007D58DF" w:rsidDel="007D58DF" w:rsidRDefault="00F613BC" w:rsidP="007D58DF">
      <w:pPr>
        <w:spacing w:before="0" w:line="240" w:lineRule="auto"/>
        <w:ind w:left="0"/>
        <w:jc w:val="left"/>
        <w:rPr>
          <w:del w:id="2156" w:author="COLMENA MATEOS Adrian" w:date="2018-11-26T11:51:00Z"/>
          <w:rFonts w:ascii="Lucida Sans Typewriter" w:hAnsi="Lucida Sans Typewriter" w:cs="Arial"/>
          <w:sz w:val="20"/>
          <w:szCs w:val="22"/>
          <w:lang w:eastAsia="en-US"/>
        </w:rPr>
      </w:pPr>
      <w:del w:id="2157" w:author="COLMENA MATEOS Adrian" w:date="2018-11-26T11:51:00Z">
        <w:r w:rsidRPr="007D58DF" w:rsidDel="007D58DF">
          <w:rPr>
            <w:rFonts w:ascii="Lucida Sans Typewriter" w:hAnsi="Lucida Sans Typewriter" w:cs="Arial"/>
            <w:sz w:val="20"/>
            <w:szCs w:val="22"/>
            <w:lang w:eastAsia="en-US"/>
          </w:rPr>
          <w:delText>JoinColumn[] joinColumns() default {};</w:delText>
        </w:r>
      </w:del>
    </w:p>
    <w:p w14:paraId="59DEE931" w14:textId="1784F033" w:rsidR="00F613BC" w:rsidRPr="007D58DF" w:rsidDel="007D58DF" w:rsidRDefault="00F613BC" w:rsidP="007D58DF">
      <w:pPr>
        <w:spacing w:before="0" w:line="240" w:lineRule="auto"/>
        <w:ind w:left="0"/>
        <w:jc w:val="left"/>
        <w:rPr>
          <w:del w:id="2158" w:author="COLMENA MATEOS Adrian" w:date="2018-11-26T11:51:00Z"/>
          <w:rFonts w:ascii="Lucida Sans Typewriter" w:hAnsi="Lucida Sans Typewriter" w:cs="Arial"/>
          <w:sz w:val="20"/>
          <w:szCs w:val="22"/>
          <w:lang w:eastAsia="en-US"/>
        </w:rPr>
      </w:pPr>
    </w:p>
    <w:p w14:paraId="57A4ED44" w14:textId="61FF9D81" w:rsidR="00F613BC" w:rsidRPr="007D58DF" w:rsidDel="007D58DF" w:rsidRDefault="00F613BC" w:rsidP="007D58DF">
      <w:pPr>
        <w:spacing w:before="0" w:line="240" w:lineRule="auto"/>
        <w:ind w:left="0"/>
        <w:jc w:val="left"/>
        <w:rPr>
          <w:del w:id="2159" w:author="COLMENA MATEOS Adrian" w:date="2018-11-26T11:51:00Z"/>
          <w:rFonts w:ascii="Lucida Sans Typewriter" w:hAnsi="Lucida Sans Typewriter" w:cs="Arial"/>
          <w:sz w:val="20"/>
          <w:szCs w:val="22"/>
          <w:lang w:eastAsia="en-US"/>
        </w:rPr>
      </w:pPr>
      <w:del w:id="2160" w:author="COLMENA MATEOS Adrian" w:date="2018-11-26T11:51:00Z">
        <w:r w:rsidRPr="007D58DF" w:rsidDel="007D58DF">
          <w:rPr>
            <w:rFonts w:ascii="Lucida Sans Typewriter" w:hAnsi="Lucida Sans Typewriter" w:cs="Arial"/>
            <w:sz w:val="20"/>
            <w:szCs w:val="22"/>
            <w:lang w:eastAsia="en-US"/>
          </w:rPr>
          <w:delText>ForeignKey foreignKey() default @ForeignKey(PROVIDER_DEFAULT);</w:delText>
        </w:r>
      </w:del>
    </w:p>
    <w:p w14:paraId="6D2F3C31" w14:textId="264A5AEC" w:rsidR="00F613BC" w:rsidRPr="007D58DF" w:rsidDel="007D58DF" w:rsidRDefault="00F613BC" w:rsidP="007D58DF">
      <w:pPr>
        <w:spacing w:before="0" w:line="240" w:lineRule="auto"/>
        <w:ind w:left="0"/>
        <w:jc w:val="left"/>
        <w:rPr>
          <w:del w:id="2161" w:author="COLMENA MATEOS Adrian" w:date="2018-11-26T11:51:00Z"/>
          <w:rFonts w:ascii="Lucida Sans Typewriter" w:hAnsi="Lucida Sans Typewriter" w:cs="Arial"/>
          <w:sz w:val="20"/>
          <w:szCs w:val="22"/>
          <w:lang w:eastAsia="en-US"/>
        </w:rPr>
      </w:pPr>
    </w:p>
    <w:p w14:paraId="4825129F" w14:textId="0D8EC948" w:rsidR="00F613BC" w:rsidRPr="00FA08A3" w:rsidDel="007D58DF" w:rsidRDefault="00F613BC" w:rsidP="007D58DF">
      <w:pPr>
        <w:spacing w:before="0" w:line="240" w:lineRule="auto"/>
        <w:ind w:left="0"/>
        <w:jc w:val="left"/>
        <w:rPr>
          <w:del w:id="2162" w:author="COLMENA MATEOS Adrian" w:date="2018-11-26T11:51:00Z"/>
          <w:rFonts w:ascii="Lucida Sans Typewriter" w:hAnsi="Lucida Sans Typewriter" w:cs="Arial"/>
          <w:sz w:val="20"/>
          <w:szCs w:val="22"/>
          <w:lang w:eastAsia="en-US"/>
        </w:rPr>
      </w:pPr>
      <w:del w:id="2163" w:author="COLMENA MATEOS Adrian" w:date="2018-11-26T11:51:00Z">
        <w:r w:rsidRPr="00FA08A3" w:rsidDel="007D58DF">
          <w:rPr>
            <w:rFonts w:ascii="Lucida Sans Typewriter" w:hAnsi="Lucida Sans Typewriter" w:cs="Arial"/>
            <w:sz w:val="20"/>
            <w:szCs w:val="22"/>
            <w:lang w:eastAsia="en-US"/>
          </w:rPr>
          <w:delText>JoinTable joinTable() default @JoinTable;</w:delText>
        </w:r>
      </w:del>
    </w:p>
    <w:p w14:paraId="704F3E93" w14:textId="789C316A" w:rsidR="00FA08A3" w:rsidRPr="00FA08A3" w:rsidDel="007D58DF" w:rsidRDefault="00FA08A3" w:rsidP="007D58DF">
      <w:pPr>
        <w:spacing w:before="0" w:line="240" w:lineRule="auto"/>
        <w:ind w:left="0"/>
        <w:jc w:val="left"/>
        <w:rPr>
          <w:del w:id="2164" w:author="COLMENA MATEOS Adrian" w:date="2018-11-26T11:51:00Z"/>
          <w:rFonts w:ascii="Lucida Sans Typewriter" w:hAnsi="Lucida Sans Typewriter" w:cs="Arial"/>
          <w:sz w:val="20"/>
          <w:szCs w:val="22"/>
          <w:lang w:eastAsia="en-US"/>
        </w:rPr>
      </w:pPr>
      <w:del w:id="2165" w:author="COLMENA MATEOS Adrian" w:date="2018-11-26T11:51:00Z">
        <w:r w:rsidDel="007D58DF">
          <w:rPr>
            <w:rFonts w:ascii="Lucida Sans Typewriter" w:hAnsi="Lucida Sans Typewriter" w:cs="Arial"/>
            <w:sz w:val="20"/>
            <w:szCs w:val="22"/>
            <w:lang w:eastAsia="en-US"/>
          </w:rPr>
          <w:delText>}</w:delText>
        </w:r>
      </w:del>
    </w:p>
    <w:p w14:paraId="51C72E17" w14:textId="1B209C15" w:rsidR="00196AFB" w:rsidDel="007D58DF" w:rsidRDefault="00196AFB" w:rsidP="007D58DF">
      <w:pPr>
        <w:spacing w:before="0" w:line="240" w:lineRule="auto"/>
        <w:ind w:left="0"/>
        <w:jc w:val="left"/>
        <w:rPr>
          <w:del w:id="2166" w:author="COLMENA MATEOS Adrian" w:date="2018-11-26T11:51:00Z"/>
          <w:rFonts w:ascii="Segoe UI" w:hAnsi="Segoe UI" w:cs="Segoe UI"/>
          <w:b/>
          <w:color w:val="000000"/>
          <w:sz w:val="21"/>
          <w:szCs w:val="21"/>
          <w:lang w:eastAsia="en-US"/>
        </w:rPr>
      </w:pPr>
    </w:p>
    <w:p w14:paraId="124C3D1D" w14:textId="4D108CBF" w:rsidR="00F613BC" w:rsidDel="007D58DF" w:rsidRDefault="00F613BC" w:rsidP="007D58DF">
      <w:pPr>
        <w:spacing w:before="0" w:line="240" w:lineRule="auto"/>
        <w:ind w:left="0"/>
        <w:jc w:val="left"/>
        <w:rPr>
          <w:del w:id="2167" w:author="COLMENA MATEOS Adrian" w:date="2018-11-26T11:51:00Z"/>
          <w:lang w:eastAsia="en-US"/>
        </w:rPr>
      </w:pPr>
      <w:del w:id="2168" w:author="COLMENA MATEOS Adrian" w:date="2018-11-26T11:51:00Z">
        <w:r w:rsidDel="007D58DF">
          <w:rPr>
            <w:lang w:eastAsia="en-US"/>
          </w:rPr>
          <w:delText>XML</w:delText>
        </w:r>
      </w:del>
    </w:p>
    <w:p w14:paraId="11D13B02" w14:textId="0EF4614B" w:rsidR="00F613BC" w:rsidDel="007D58DF" w:rsidRDefault="00F613BC" w:rsidP="007D58DF">
      <w:pPr>
        <w:spacing w:before="0" w:line="240" w:lineRule="auto"/>
        <w:ind w:left="0"/>
        <w:jc w:val="left"/>
        <w:rPr>
          <w:del w:id="2169" w:author="COLMENA MATEOS Adrian" w:date="2018-11-26T11:51:00Z"/>
          <w:rFonts w:ascii="Segoe UI" w:hAnsi="Segoe UI" w:cs="Segoe UI"/>
          <w:b/>
          <w:color w:val="000000"/>
          <w:sz w:val="21"/>
          <w:szCs w:val="21"/>
          <w:lang w:eastAsia="en-US"/>
        </w:rPr>
      </w:pPr>
    </w:p>
    <w:p w14:paraId="59787A7B" w14:textId="0925E1D0" w:rsidR="00F613BC" w:rsidRPr="00196AFB" w:rsidDel="007D58DF" w:rsidRDefault="00F613BC" w:rsidP="007D58DF">
      <w:pPr>
        <w:spacing w:before="0" w:line="240" w:lineRule="auto"/>
        <w:ind w:left="0"/>
        <w:jc w:val="left"/>
        <w:rPr>
          <w:del w:id="2170" w:author="COLMENA MATEOS Adrian" w:date="2018-11-26T11:51:00Z"/>
          <w:rFonts w:cs="Segoe UI"/>
          <w:color w:val="000000"/>
          <w:szCs w:val="18"/>
          <w:lang w:eastAsia="en-US"/>
        </w:rPr>
      </w:pPr>
      <w:del w:id="2171" w:author="COLMENA MATEOS Adrian" w:date="2018-11-26T11:51:00Z">
        <w:r w:rsidRPr="00196AFB" w:rsidDel="007D58DF">
          <w:rPr>
            <w:rFonts w:cs="Segoe UI"/>
            <w:color w:val="000000"/>
            <w:szCs w:val="18"/>
            <w:lang w:eastAsia="en-US"/>
          </w:rPr>
          <w:delText xml:space="preserve">Para los puristas de XML, las anotaciones pueden ser cambiados por descriptores de XML, ya que estos han sido modelados en su mayor parte a partir de las anotaciones. </w:delText>
        </w:r>
      </w:del>
    </w:p>
    <w:p w14:paraId="7825DA00" w14:textId="0D54A662" w:rsidR="00EB6C30" w:rsidDel="007D58DF" w:rsidRDefault="00EB6C30" w:rsidP="007D58DF">
      <w:pPr>
        <w:spacing w:before="0" w:line="240" w:lineRule="auto"/>
        <w:ind w:left="0"/>
        <w:jc w:val="left"/>
        <w:rPr>
          <w:del w:id="2172" w:author="COLMENA MATEOS Adrian" w:date="2018-11-26T11:51:00Z"/>
          <w:rFonts w:ascii="Segoe UI" w:hAnsi="Segoe UI" w:cs="Segoe UI"/>
          <w:b/>
          <w:color w:val="000000"/>
          <w:sz w:val="21"/>
          <w:szCs w:val="21"/>
          <w:lang w:eastAsia="en-US"/>
        </w:rPr>
      </w:pPr>
    </w:p>
    <w:p w14:paraId="7DFFACE0" w14:textId="037FAB76" w:rsidR="00F613BC" w:rsidDel="007D58DF" w:rsidRDefault="00F613BC" w:rsidP="007D58DF">
      <w:pPr>
        <w:spacing w:before="0" w:line="240" w:lineRule="auto"/>
        <w:ind w:left="0"/>
        <w:jc w:val="left"/>
        <w:rPr>
          <w:del w:id="2173" w:author="COLMENA MATEOS Adrian" w:date="2018-11-26T11:51:00Z"/>
          <w:lang w:eastAsia="en-US"/>
        </w:rPr>
      </w:pPr>
      <w:del w:id="2174" w:author="COLMENA MATEOS Adrian" w:date="2018-11-26T11:51:00Z">
        <w:r w:rsidDel="007D58DF">
          <w:rPr>
            <w:lang w:eastAsia="en-US"/>
          </w:rPr>
          <w:delText>Configuración por excepción</w:delText>
        </w:r>
      </w:del>
    </w:p>
    <w:p w14:paraId="549818AA" w14:textId="53E187A3" w:rsidR="00F613BC" w:rsidDel="007D58DF" w:rsidRDefault="00F613BC" w:rsidP="007D58DF">
      <w:pPr>
        <w:spacing w:before="0" w:line="240" w:lineRule="auto"/>
        <w:ind w:left="0"/>
        <w:jc w:val="left"/>
        <w:rPr>
          <w:del w:id="2175" w:author="COLMENA MATEOS Adrian" w:date="2018-11-26T11:51:00Z"/>
          <w:rFonts w:ascii="Segoe UI" w:hAnsi="Segoe UI" w:cs="Segoe UI"/>
          <w:b/>
          <w:color w:val="000000"/>
          <w:sz w:val="21"/>
          <w:szCs w:val="21"/>
          <w:lang w:eastAsia="en-US"/>
        </w:rPr>
      </w:pPr>
    </w:p>
    <w:p w14:paraId="69F7255F" w14:textId="7733D359" w:rsidR="00F613BC" w:rsidRPr="00196AFB" w:rsidDel="007D58DF" w:rsidRDefault="00F613BC" w:rsidP="007D58DF">
      <w:pPr>
        <w:spacing w:before="0" w:line="240" w:lineRule="auto"/>
        <w:ind w:left="0"/>
        <w:jc w:val="left"/>
        <w:rPr>
          <w:del w:id="2176" w:author="COLMENA MATEOS Adrian" w:date="2018-11-26T11:51:00Z"/>
          <w:rFonts w:cs="Segoe UI"/>
          <w:color w:val="000000"/>
          <w:szCs w:val="18"/>
          <w:lang w:eastAsia="en-US"/>
        </w:rPr>
      </w:pPr>
      <w:del w:id="2177" w:author="COLMENA MATEOS Adrian" w:date="2018-11-26T11:51:00Z">
        <w:r w:rsidRPr="00196AFB" w:rsidDel="007D58DF">
          <w:rPr>
            <w:rFonts w:cs="Segoe UI"/>
            <w:color w:val="000000"/>
            <w:szCs w:val="18"/>
            <w:lang w:eastAsia="en-US"/>
          </w:rPr>
          <w:delText>La configuración por excepción tiene como objetivo hacer que el motor de persistencia defina valores predeterminados que se aplican a la mayoría de las aplicaciones y que los usuarios necesitan para proporcionar valores cuando desean sobrescribir algún valor. Estos valores predeterminados permiten que los metadatos sean más relevantes y concisos. Sin embargo, el uso inadecuado de estos valores y la facilidad de su uso, al estar incluidos en la API y no tener que especificarse, hace que no sean visibles y obvios para los usuarios. Lo que hace que los usuarios no sean conscientes de la complejidad del desarrollo de la persistencia.</w:delText>
        </w:r>
      </w:del>
    </w:p>
    <w:p w14:paraId="496191C4" w14:textId="1A3FFA8A" w:rsidR="00F613BC" w:rsidRPr="00196AFB" w:rsidDel="007D58DF" w:rsidRDefault="00F613BC" w:rsidP="007D58DF">
      <w:pPr>
        <w:spacing w:before="0" w:line="240" w:lineRule="auto"/>
        <w:ind w:left="0"/>
        <w:jc w:val="left"/>
        <w:rPr>
          <w:del w:id="2178" w:author="COLMENA MATEOS Adrian" w:date="2018-11-26T11:51:00Z"/>
          <w:rFonts w:cs="Segoe UI"/>
          <w:color w:val="000000"/>
          <w:szCs w:val="18"/>
          <w:lang w:eastAsia="en-US"/>
        </w:rPr>
      </w:pPr>
    </w:p>
    <w:p w14:paraId="3F21E764" w14:textId="155F13FE" w:rsidR="00F613BC" w:rsidRPr="00196AFB" w:rsidDel="007D58DF" w:rsidRDefault="00F613BC" w:rsidP="007D58DF">
      <w:pPr>
        <w:spacing w:before="0" w:line="240" w:lineRule="auto"/>
        <w:ind w:left="0"/>
        <w:jc w:val="left"/>
        <w:rPr>
          <w:del w:id="2179" w:author="COLMENA MATEOS Adrian" w:date="2018-11-26T11:51:00Z"/>
          <w:rFonts w:cs="Segoe UI"/>
          <w:b/>
          <w:color w:val="000000"/>
          <w:szCs w:val="18"/>
          <w:lang w:eastAsia="en-US"/>
        </w:rPr>
      </w:pPr>
      <w:del w:id="2180" w:author="COLMENA MATEOS Adrian" w:date="2018-11-26T11:51:00Z">
        <w:r w:rsidRPr="00196AFB" w:rsidDel="007D58DF">
          <w:rPr>
            <w:rFonts w:cs="Segoe UI"/>
            <w:color w:val="000000"/>
            <w:szCs w:val="18"/>
            <w:lang w:eastAsia="en-US"/>
          </w:rPr>
          <w:delText>Los valores predeterminados no están pensados para proteger a los usuarios de las cuestiones que rodean a la persistencia. No obstante, permiten que un desarrollador se inicie fácil y rápidamente, y luego simplemente deberá añadir funcionalidades a medida que aumente la complejidad de su aplicación. De esta manera se pretende conseguir dar noción a los usuarios sobre el uso de valores predeterminados ya que un valor predeterminado sigue formando parte de la configuración de la aplicación.</w:delText>
        </w:r>
      </w:del>
    </w:p>
    <w:p w14:paraId="12B6C358" w14:textId="7B8EABF2" w:rsidR="00F613BC" w:rsidDel="007D58DF" w:rsidRDefault="00F613BC" w:rsidP="007D58DF">
      <w:pPr>
        <w:spacing w:before="0" w:line="240" w:lineRule="auto"/>
        <w:ind w:left="0"/>
        <w:jc w:val="left"/>
        <w:rPr>
          <w:del w:id="2181" w:author="COLMENA MATEOS Adrian" w:date="2018-11-26T11:51:00Z"/>
          <w:rFonts w:ascii="Segoe UI" w:hAnsi="Segoe UI" w:cs="Segoe UI"/>
          <w:b/>
          <w:color w:val="000000"/>
          <w:sz w:val="21"/>
          <w:szCs w:val="21"/>
          <w:lang w:eastAsia="en-US"/>
        </w:rPr>
      </w:pPr>
    </w:p>
    <w:p w14:paraId="0870BC8C" w14:textId="2B67575B" w:rsidR="00F613BC" w:rsidDel="007D58DF" w:rsidRDefault="00F613BC" w:rsidP="007D58DF">
      <w:pPr>
        <w:spacing w:before="0" w:line="240" w:lineRule="auto"/>
        <w:ind w:left="0"/>
        <w:jc w:val="left"/>
        <w:rPr>
          <w:del w:id="2182" w:author="COLMENA MATEOS Adrian" w:date="2018-11-26T11:51:00Z"/>
          <w:lang w:eastAsia="en-US"/>
        </w:rPr>
      </w:pPr>
      <w:del w:id="2183" w:author="COLMENA MATEOS Adrian" w:date="2018-11-26T11:51:00Z">
        <w:r w:rsidDel="007D58DF">
          <w:rPr>
            <w:lang w:eastAsia="en-US"/>
          </w:rPr>
          <w:delText>Creando una entidad</w:delText>
        </w:r>
      </w:del>
    </w:p>
    <w:p w14:paraId="67FDF576" w14:textId="368EFC06" w:rsidR="00F613BC" w:rsidDel="007D58DF" w:rsidRDefault="00F613BC" w:rsidP="007D58DF">
      <w:pPr>
        <w:spacing w:before="0" w:line="240" w:lineRule="auto"/>
        <w:ind w:left="0"/>
        <w:jc w:val="left"/>
        <w:rPr>
          <w:del w:id="2184" w:author="COLMENA MATEOS Adrian" w:date="2018-11-26T11:51:00Z"/>
          <w:rFonts w:ascii="Segoe UI" w:hAnsi="Segoe UI" w:cs="Segoe UI"/>
          <w:b/>
          <w:color w:val="000000"/>
          <w:sz w:val="21"/>
          <w:szCs w:val="21"/>
          <w:lang w:eastAsia="en-US"/>
        </w:rPr>
      </w:pPr>
    </w:p>
    <w:p w14:paraId="14BEAF53" w14:textId="651B3F22" w:rsidR="00F613BC" w:rsidRPr="00196AFB" w:rsidDel="007D58DF" w:rsidRDefault="00F613BC" w:rsidP="007D58DF">
      <w:pPr>
        <w:spacing w:before="0" w:line="240" w:lineRule="auto"/>
        <w:ind w:left="0"/>
        <w:jc w:val="left"/>
        <w:rPr>
          <w:del w:id="2185" w:author="COLMENA MATEOS Adrian" w:date="2018-11-26T11:51:00Z"/>
          <w:rFonts w:cs="Segoe UI"/>
          <w:color w:val="000000"/>
          <w:szCs w:val="18"/>
          <w:lang w:eastAsia="en-US"/>
        </w:rPr>
      </w:pPr>
      <w:del w:id="2186" w:author="COLMENA MATEOS Adrian" w:date="2018-11-26T11:51:00Z">
        <w:r w:rsidRPr="00196AFB" w:rsidDel="007D58DF">
          <w:rPr>
            <w:rFonts w:cs="Segoe UI"/>
            <w:color w:val="000000"/>
            <w:szCs w:val="18"/>
            <w:lang w:eastAsia="en-US"/>
          </w:rPr>
          <w:delText>Las clases regulares de Java son fácilmente transformables en entidades por medio de anotaciones, ya que cualquier clase con anotaciones y un constructor sin argumentos puede convertirse en una entidad.</w:delText>
        </w:r>
      </w:del>
    </w:p>
    <w:p w14:paraId="7258B580" w14:textId="6151D7A9" w:rsidR="00F613BC" w:rsidRPr="00196AFB" w:rsidDel="007D58DF" w:rsidRDefault="00F613BC" w:rsidP="007D58DF">
      <w:pPr>
        <w:spacing w:before="0" w:line="240" w:lineRule="auto"/>
        <w:ind w:left="0"/>
        <w:jc w:val="left"/>
        <w:rPr>
          <w:del w:id="2187" w:author="COLMENA MATEOS Adrian" w:date="2018-11-26T11:51:00Z"/>
          <w:rFonts w:cs="Segoe UI"/>
          <w:color w:val="000000"/>
          <w:szCs w:val="18"/>
          <w:lang w:eastAsia="en-US"/>
        </w:rPr>
      </w:pPr>
    </w:p>
    <w:p w14:paraId="5037F219" w14:textId="1BCB6635" w:rsidR="00F613BC" w:rsidRPr="00196AFB" w:rsidDel="007D58DF" w:rsidRDefault="00F613BC" w:rsidP="007D58DF">
      <w:pPr>
        <w:spacing w:before="0" w:line="240" w:lineRule="auto"/>
        <w:ind w:left="0"/>
        <w:jc w:val="left"/>
        <w:rPr>
          <w:del w:id="2188" w:author="COLMENA MATEOS Adrian" w:date="2018-11-26T11:51:00Z"/>
          <w:rFonts w:cs="Segoe UI"/>
          <w:color w:val="000000"/>
          <w:szCs w:val="18"/>
          <w:lang w:eastAsia="en-US"/>
        </w:rPr>
      </w:pPr>
      <w:del w:id="2189" w:author="COLMENA MATEOS Adrian" w:date="2018-11-26T11:51:00Z">
        <w:r w:rsidRPr="00196AFB" w:rsidDel="007D58DF">
          <w:rPr>
            <w:rFonts w:cs="Segoe UI"/>
            <w:color w:val="000000"/>
            <w:szCs w:val="18"/>
            <w:lang w:eastAsia="en-US"/>
          </w:rPr>
          <w:delText>Los requisitos mínimos que debe cumplir una entidad son los siguientes:</w:delText>
        </w:r>
      </w:del>
    </w:p>
    <w:p w14:paraId="0D4F9A01" w14:textId="651CC3BD" w:rsidR="00F613BC" w:rsidRPr="00196AFB" w:rsidDel="007D58DF" w:rsidRDefault="00F613BC" w:rsidP="007D58DF">
      <w:pPr>
        <w:spacing w:before="0" w:line="240" w:lineRule="auto"/>
        <w:ind w:left="0"/>
        <w:jc w:val="left"/>
        <w:rPr>
          <w:del w:id="2190" w:author="COLMENA MATEOS Adrian" w:date="2018-11-26T11:51:00Z"/>
          <w:rFonts w:cs="Segoe UI"/>
          <w:color w:val="000000"/>
          <w:szCs w:val="18"/>
          <w:lang w:eastAsia="en-US"/>
        </w:rPr>
      </w:pPr>
    </w:p>
    <w:p w14:paraId="41D3C193" w14:textId="562A6F20" w:rsidR="00F613BC" w:rsidRPr="00196AFB" w:rsidDel="007D58DF" w:rsidRDefault="00F613BC" w:rsidP="007D58DF">
      <w:pPr>
        <w:spacing w:before="0" w:line="240" w:lineRule="auto"/>
        <w:ind w:left="0"/>
        <w:jc w:val="left"/>
        <w:rPr>
          <w:del w:id="2191" w:author="COLMENA MATEOS Adrian" w:date="2018-11-26T11:51:00Z"/>
          <w:rFonts w:cs="Segoe UI"/>
          <w:color w:val="000000"/>
          <w:szCs w:val="18"/>
          <w:lang w:eastAsia="en-US"/>
        </w:rPr>
      </w:pPr>
      <w:del w:id="2192" w:author="COLMENA MATEOS Adrian" w:date="2018-11-26T11:51:00Z">
        <w:r w:rsidRPr="00196AFB" w:rsidDel="007D58DF">
          <w:rPr>
            <w:rFonts w:cs="Segoe UI"/>
            <w:color w:val="000000"/>
            <w:szCs w:val="18"/>
            <w:lang w:eastAsia="en-US"/>
          </w:rPr>
          <w:delText xml:space="preserve">Debe tener importado el paquete </w:delText>
        </w:r>
        <w:r w:rsidRPr="00196AFB" w:rsidDel="007D58DF">
          <w:rPr>
            <w:rFonts w:cs="Arial"/>
            <w:color w:val="000000"/>
            <w:szCs w:val="18"/>
            <w:lang w:eastAsia="en-US"/>
          </w:rPr>
          <w:delText>javax.persistence.Entity</w:delText>
        </w:r>
      </w:del>
    </w:p>
    <w:p w14:paraId="73B5FA7E" w14:textId="34F613E4" w:rsidR="00F613BC" w:rsidRPr="00196AFB" w:rsidDel="007D58DF" w:rsidRDefault="00F613BC" w:rsidP="007D58DF">
      <w:pPr>
        <w:spacing w:before="0" w:line="240" w:lineRule="auto"/>
        <w:ind w:left="0"/>
        <w:jc w:val="left"/>
        <w:rPr>
          <w:del w:id="2193" w:author="COLMENA MATEOS Adrian" w:date="2018-11-26T11:51:00Z"/>
          <w:rFonts w:cs="Segoe UI"/>
          <w:color w:val="000000"/>
          <w:szCs w:val="18"/>
          <w:lang w:eastAsia="en-US"/>
        </w:rPr>
      </w:pPr>
    </w:p>
    <w:p w14:paraId="2757A8AA" w14:textId="1E47B824" w:rsidR="00F613BC" w:rsidRPr="00196AFB" w:rsidDel="007D58DF" w:rsidRDefault="00F613BC" w:rsidP="007D58DF">
      <w:pPr>
        <w:spacing w:before="0" w:line="240" w:lineRule="auto"/>
        <w:ind w:left="0"/>
        <w:jc w:val="left"/>
        <w:rPr>
          <w:del w:id="2194" w:author="COLMENA MATEOS Adrian" w:date="2018-11-26T11:51:00Z"/>
          <w:rFonts w:cs="Segoe UI"/>
          <w:color w:val="000000"/>
          <w:szCs w:val="18"/>
          <w:lang w:eastAsia="en-US"/>
        </w:rPr>
      </w:pPr>
      <w:del w:id="2195" w:author="COLMENA MATEOS Adrian" w:date="2018-11-26T11:51:00Z">
        <w:r w:rsidRPr="00196AFB" w:rsidDel="007D58DF">
          <w:rPr>
            <w:rFonts w:cs="Segoe UI"/>
            <w:color w:val="000000"/>
            <w:szCs w:val="18"/>
            <w:lang w:eastAsia="en-US"/>
          </w:rPr>
          <w:delText>Debe tener c</w:delText>
        </w:r>
        <w:r w:rsidR="00EB6C30" w:rsidRPr="00196AFB" w:rsidDel="007D58DF">
          <w:rPr>
            <w:rFonts w:cs="Segoe UI"/>
            <w:color w:val="000000"/>
            <w:szCs w:val="18"/>
            <w:lang w:eastAsia="en-US"/>
          </w:rPr>
          <w:delText>omo mínimo un constructor public</w:delText>
        </w:r>
        <w:r w:rsidRPr="00196AFB" w:rsidDel="007D58DF">
          <w:rPr>
            <w:rFonts w:cs="Segoe UI"/>
            <w:color w:val="000000"/>
            <w:szCs w:val="18"/>
            <w:lang w:eastAsia="en-US"/>
          </w:rPr>
          <w:delText xml:space="preserve"> o protected sin argumentos.</w:delText>
        </w:r>
      </w:del>
    </w:p>
    <w:p w14:paraId="68EE4305" w14:textId="406FF1E7" w:rsidR="00F613BC" w:rsidRPr="00196AFB" w:rsidDel="007D58DF" w:rsidRDefault="00F613BC" w:rsidP="007D58DF">
      <w:pPr>
        <w:spacing w:before="0" w:line="240" w:lineRule="auto"/>
        <w:ind w:left="0"/>
        <w:jc w:val="left"/>
        <w:rPr>
          <w:del w:id="2196" w:author="COLMENA MATEOS Adrian" w:date="2018-11-26T11:51:00Z"/>
          <w:rFonts w:cs="Segoe UI"/>
          <w:color w:val="000000"/>
          <w:szCs w:val="18"/>
          <w:lang w:eastAsia="en-US"/>
        </w:rPr>
      </w:pPr>
    </w:p>
    <w:p w14:paraId="178DF8AD" w14:textId="21A006EF" w:rsidR="00F613BC" w:rsidRPr="00196AFB" w:rsidDel="007D58DF" w:rsidRDefault="00F613BC" w:rsidP="007D58DF">
      <w:pPr>
        <w:spacing w:before="0" w:line="240" w:lineRule="auto"/>
        <w:ind w:left="0"/>
        <w:jc w:val="left"/>
        <w:rPr>
          <w:del w:id="2197" w:author="COLMENA MATEOS Adrian" w:date="2018-11-26T11:51:00Z"/>
          <w:rFonts w:cs="Segoe UI"/>
          <w:color w:val="000000"/>
          <w:szCs w:val="18"/>
          <w:lang w:eastAsia="en-US"/>
        </w:rPr>
      </w:pPr>
      <w:del w:id="2198" w:author="COLMENA MATEOS Adrian" w:date="2018-11-26T11:51:00Z">
        <w:r w:rsidRPr="00196AFB" w:rsidDel="007D58DF">
          <w:rPr>
            <w:rFonts w:cs="Segoe UI"/>
            <w:color w:val="000000"/>
            <w:szCs w:val="18"/>
            <w:lang w:eastAsia="en-US"/>
          </w:rPr>
          <w:delText>No debe tener ningún método o variables declaradas como final</w:delText>
        </w:r>
      </w:del>
    </w:p>
    <w:p w14:paraId="3C89C0DE" w14:textId="1336B467" w:rsidR="00F613BC" w:rsidRPr="00196AFB" w:rsidDel="007D58DF" w:rsidRDefault="00F613BC" w:rsidP="007D58DF">
      <w:pPr>
        <w:spacing w:before="0" w:line="240" w:lineRule="auto"/>
        <w:ind w:left="0"/>
        <w:jc w:val="left"/>
        <w:rPr>
          <w:del w:id="2199" w:author="COLMENA MATEOS Adrian" w:date="2018-11-26T11:51:00Z"/>
          <w:rFonts w:cs="Segoe UI"/>
          <w:color w:val="000000"/>
          <w:szCs w:val="18"/>
          <w:lang w:eastAsia="en-US"/>
        </w:rPr>
      </w:pPr>
    </w:p>
    <w:p w14:paraId="0BB8CB16" w14:textId="7A74E3AB" w:rsidR="00F613BC" w:rsidRPr="00196AFB" w:rsidDel="007D58DF" w:rsidRDefault="00F613BC" w:rsidP="007D58DF">
      <w:pPr>
        <w:spacing w:before="0" w:line="240" w:lineRule="auto"/>
        <w:ind w:left="0"/>
        <w:jc w:val="left"/>
        <w:rPr>
          <w:del w:id="2200" w:author="COLMENA MATEOS Adrian" w:date="2018-11-26T11:51:00Z"/>
          <w:rFonts w:cs="Segoe UI"/>
          <w:color w:val="000000"/>
          <w:szCs w:val="18"/>
          <w:lang w:eastAsia="en-US"/>
        </w:rPr>
      </w:pPr>
      <w:del w:id="2201" w:author="COLMENA MATEOS Adrian" w:date="2018-11-26T11:51:00Z">
        <w:r w:rsidRPr="00196AFB" w:rsidDel="007D58DF">
          <w:rPr>
            <w:rFonts w:cs="Segoe UI"/>
            <w:color w:val="000000"/>
            <w:szCs w:val="18"/>
            <w:lang w:eastAsia="en-US"/>
          </w:rPr>
          <w:delText>Debe implementar la interfaz</w:delText>
        </w:r>
        <w:r w:rsidRPr="00196AFB" w:rsidDel="007D58DF">
          <w:rPr>
            <w:rFonts w:cs="Segoe UI"/>
            <w:i/>
            <w:color w:val="000000"/>
            <w:szCs w:val="18"/>
            <w:lang w:eastAsia="en-US"/>
          </w:rPr>
          <w:delText xml:space="preserve"> </w:delText>
        </w:r>
        <w:r w:rsidRPr="00196AFB" w:rsidDel="007D58DF">
          <w:rPr>
            <w:rFonts w:cs="Arial"/>
            <w:i/>
            <w:color w:val="000000"/>
            <w:szCs w:val="18"/>
            <w:lang w:eastAsia="en-US"/>
          </w:rPr>
          <w:delText>Serializable</w:delText>
        </w:r>
        <w:r w:rsidRPr="00196AFB" w:rsidDel="007D58DF">
          <w:rPr>
            <w:rFonts w:cs="Arial"/>
            <w:color w:val="000000"/>
            <w:szCs w:val="18"/>
            <w:lang w:eastAsia="en-US"/>
          </w:rPr>
          <w:delText xml:space="preserve"> </w:delText>
        </w:r>
      </w:del>
    </w:p>
    <w:p w14:paraId="4B53B494" w14:textId="714F0616" w:rsidR="00F613BC" w:rsidRPr="00196AFB" w:rsidDel="007D58DF" w:rsidRDefault="00F613BC" w:rsidP="007D58DF">
      <w:pPr>
        <w:spacing w:before="0" w:line="240" w:lineRule="auto"/>
        <w:ind w:left="0"/>
        <w:jc w:val="left"/>
        <w:rPr>
          <w:del w:id="2202" w:author="COLMENA MATEOS Adrian" w:date="2018-11-26T11:51:00Z"/>
          <w:rFonts w:cs="Segoe UI"/>
          <w:color w:val="000000"/>
          <w:szCs w:val="18"/>
          <w:lang w:eastAsia="en-US"/>
        </w:rPr>
      </w:pPr>
    </w:p>
    <w:p w14:paraId="65436456" w14:textId="23D2E123" w:rsidR="00F613BC" w:rsidRPr="00196AFB" w:rsidDel="007D58DF" w:rsidRDefault="00F613BC" w:rsidP="007D58DF">
      <w:pPr>
        <w:spacing w:before="0" w:line="240" w:lineRule="auto"/>
        <w:ind w:left="0"/>
        <w:jc w:val="left"/>
        <w:rPr>
          <w:del w:id="2203" w:author="COLMENA MATEOS Adrian" w:date="2018-11-26T11:51:00Z"/>
          <w:rFonts w:cs="Segoe UI"/>
          <w:color w:val="000000"/>
          <w:szCs w:val="18"/>
          <w:lang w:eastAsia="en-US"/>
        </w:rPr>
      </w:pPr>
      <w:del w:id="2204" w:author="COLMENA MATEOS Adrian" w:date="2018-11-26T11:51:00Z">
        <w:r w:rsidRPr="00196AFB" w:rsidDel="007D58DF">
          <w:rPr>
            <w:rFonts w:cs="Segoe UI"/>
            <w:color w:val="000000"/>
            <w:szCs w:val="18"/>
            <w:lang w:eastAsia="en-US"/>
          </w:rPr>
          <w:delText>Puede extenderse tanto a clases de entidades como a clases de no entidad, y las clases de entidades pueden extenderse a clases de entidades.</w:delText>
        </w:r>
      </w:del>
    </w:p>
    <w:p w14:paraId="656D1786" w14:textId="6C13C36B" w:rsidR="00F613BC" w:rsidRPr="00196AFB" w:rsidDel="007D58DF" w:rsidRDefault="00F613BC" w:rsidP="007D58DF">
      <w:pPr>
        <w:spacing w:before="0" w:line="240" w:lineRule="auto"/>
        <w:ind w:left="0"/>
        <w:jc w:val="left"/>
        <w:rPr>
          <w:del w:id="2205" w:author="COLMENA MATEOS Adrian" w:date="2018-11-26T11:51:00Z"/>
          <w:rFonts w:cs="Segoe UI"/>
          <w:color w:val="000000"/>
          <w:szCs w:val="18"/>
          <w:lang w:eastAsia="en-US"/>
        </w:rPr>
      </w:pPr>
    </w:p>
    <w:p w14:paraId="252C592E" w14:textId="5C263254" w:rsidR="00F613BC" w:rsidRPr="00196AFB" w:rsidDel="007D58DF" w:rsidRDefault="00EB6C30" w:rsidP="007D58DF">
      <w:pPr>
        <w:spacing w:before="0" w:line="240" w:lineRule="auto"/>
        <w:ind w:left="0"/>
        <w:jc w:val="left"/>
        <w:rPr>
          <w:del w:id="2206" w:author="COLMENA MATEOS Adrian" w:date="2018-11-26T11:51:00Z"/>
          <w:rFonts w:cs="Segoe UI"/>
          <w:szCs w:val="18"/>
          <w:lang w:eastAsia="en-US"/>
        </w:rPr>
      </w:pPr>
      <w:del w:id="2207" w:author="COLMENA MATEOS Adrian" w:date="2018-11-26T11:51:00Z">
        <w:r w:rsidRPr="00196AFB" w:rsidDel="007D58DF">
          <w:rPr>
            <w:rFonts w:cs="Segoe UI"/>
            <w:color w:val="000000"/>
            <w:szCs w:val="18"/>
            <w:lang w:eastAsia="en-US"/>
          </w:rPr>
          <w:delText>L</w:delText>
        </w:r>
        <w:r w:rsidR="00F613BC" w:rsidRPr="00196AFB" w:rsidDel="007D58DF">
          <w:rPr>
            <w:rFonts w:cs="Segoe UI"/>
            <w:color w:val="000000"/>
            <w:szCs w:val="18"/>
            <w:lang w:eastAsia="en-US"/>
          </w:rPr>
          <w:delText xml:space="preserve">as variables de instancia persistentes deben ser declaradas privadas, protegidas o de paquete privado (solo pueden ser accedidas directamente por los métodos de la clase entidad).  </w:delText>
        </w:r>
      </w:del>
    </w:p>
    <w:p w14:paraId="316609F6" w14:textId="4065B22F" w:rsidR="00F613BC" w:rsidRPr="00196AFB" w:rsidDel="007D58DF" w:rsidRDefault="00F613BC" w:rsidP="007D58DF">
      <w:pPr>
        <w:spacing w:before="0" w:line="240" w:lineRule="auto"/>
        <w:ind w:left="0"/>
        <w:jc w:val="left"/>
        <w:rPr>
          <w:del w:id="2208" w:author="COLMENA MATEOS Adrian" w:date="2018-11-26T11:51:00Z"/>
          <w:rFonts w:cs="Segoe UI"/>
          <w:color w:val="000000"/>
          <w:szCs w:val="18"/>
          <w:lang w:eastAsia="en-US"/>
        </w:rPr>
      </w:pPr>
    </w:p>
    <w:p w14:paraId="3298EA73" w14:textId="0CA7CB81" w:rsidR="00F613BC" w:rsidRPr="00196AFB" w:rsidDel="007D58DF" w:rsidRDefault="00F613BC" w:rsidP="007D58DF">
      <w:pPr>
        <w:spacing w:before="0" w:line="240" w:lineRule="auto"/>
        <w:ind w:left="0"/>
        <w:jc w:val="left"/>
        <w:rPr>
          <w:del w:id="2209" w:author="COLMENA MATEOS Adrian" w:date="2018-11-26T11:51:00Z"/>
          <w:rFonts w:cs="Segoe UI"/>
          <w:color w:val="000000"/>
          <w:szCs w:val="18"/>
          <w:lang w:eastAsia="en-US"/>
        </w:rPr>
      </w:pPr>
      <w:del w:id="2210" w:author="COLMENA MATEOS Adrian" w:date="2018-11-26T11:51:00Z">
        <w:r w:rsidRPr="00196AFB" w:rsidDel="007D58DF">
          <w:rPr>
            <w:rFonts w:cs="Segoe UI"/>
            <w:color w:val="000000"/>
            <w:szCs w:val="18"/>
            <w:lang w:eastAsia="en-US"/>
          </w:rPr>
          <w:delText>Procedemos a ver la creación de una clase normal de Java:</w:delText>
        </w:r>
        <w:r w:rsidR="00EB6C30" w:rsidRPr="00196AFB" w:rsidDel="007D58DF">
          <w:rPr>
            <w:rFonts w:cs="Segoe UI"/>
            <w:color w:val="000000"/>
            <w:szCs w:val="18"/>
            <w:lang w:eastAsia="en-US"/>
          </w:rPr>
          <w:delText xml:space="preserve"> </w:delText>
        </w:r>
        <w:r w:rsidR="00196AFB" w:rsidRPr="00196AFB" w:rsidDel="007D58DF">
          <w:rPr>
            <w:rFonts w:cs="Segoe UI"/>
            <w:color w:val="000000"/>
            <w:szCs w:val="18"/>
            <w:lang w:eastAsia="en-US"/>
          </w:rPr>
          <w:delText>Empleado</w:delText>
        </w:r>
        <w:r w:rsidR="00EB6C30" w:rsidRPr="00196AFB" w:rsidDel="007D58DF">
          <w:rPr>
            <w:rFonts w:cs="Segoe UI"/>
            <w:color w:val="000000"/>
            <w:szCs w:val="18"/>
            <w:lang w:eastAsia="en-US"/>
          </w:rPr>
          <w:delText>.class, ilustrado en el Ejemplo1.</w:delText>
        </w:r>
      </w:del>
    </w:p>
    <w:p w14:paraId="2F670D94" w14:textId="1C36BC41" w:rsidR="00F613BC" w:rsidDel="007D58DF" w:rsidRDefault="00F613BC" w:rsidP="007D58DF">
      <w:pPr>
        <w:spacing w:before="0" w:line="240" w:lineRule="auto"/>
        <w:ind w:left="0"/>
        <w:jc w:val="left"/>
        <w:rPr>
          <w:del w:id="2211" w:author="COLMENA MATEOS Adrian" w:date="2018-11-26T11:51:00Z"/>
          <w:rFonts w:ascii="Segoe UI" w:hAnsi="Segoe UI" w:cs="Segoe UI"/>
          <w:color w:val="000000"/>
          <w:sz w:val="21"/>
          <w:szCs w:val="21"/>
          <w:lang w:eastAsia="en-US"/>
        </w:rPr>
      </w:pPr>
    </w:p>
    <w:p w14:paraId="07612251" w14:textId="7AE0B96A" w:rsidR="00EB6C30" w:rsidDel="007D58DF" w:rsidRDefault="00EB6C30" w:rsidP="007D58DF">
      <w:pPr>
        <w:spacing w:before="0" w:line="240" w:lineRule="auto"/>
        <w:ind w:left="0"/>
        <w:jc w:val="left"/>
        <w:rPr>
          <w:del w:id="2212" w:author="COLMENA MATEOS Adrian" w:date="2018-11-26T11:51:00Z"/>
          <w:rFonts w:ascii="Segoe UI" w:hAnsi="Segoe UI" w:cs="Segoe UI"/>
          <w:color w:val="000000"/>
          <w:sz w:val="21"/>
          <w:szCs w:val="21"/>
          <w:lang w:eastAsia="en-US"/>
        </w:rPr>
      </w:pPr>
    </w:p>
    <w:p w14:paraId="0BDC5665" w14:textId="1A36135E" w:rsidR="00EB6C30" w:rsidDel="007D58DF" w:rsidRDefault="00EB6C30" w:rsidP="007D58DF">
      <w:pPr>
        <w:spacing w:before="0" w:line="240" w:lineRule="auto"/>
        <w:ind w:left="0"/>
        <w:jc w:val="left"/>
        <w:rPr>
          <w:del w:id="2213" w:author="COLMENA MATEOS Adrian" w:date="2018-11-26T11:51:00Z"/>
          <w:rFonts w:ascii="Segoe UI" w:hAnsi="Segoe UI" w:cs="Segoe UI"/>
          <w:color w:val="000000"/>
          <w:sz w:val="21"/>
          <w:szCs w:val="21"/>
          <w:lang w:eastAsia="en-US"/>
        </w:rPr>
      </w:pPr>
    </w:p>
    <w:p w14:paraId="4C9DC969" w14:textId="2EA36916" w:rsidR="00EB6C30" w:rsidRPr="00A35F9B" w:rsidDel="007D58DF" w:rsidRDefault="00EB6C30" w:rsidP="007D58DF">
      <w:pPr>
        <w:spacing w:before="0" w:line="240" w:lineRule="auto"/>
        <w:ind w:left="0"/>
        <w:jc w:val="left"/>
        <w:rPr>
          <w:del w:id="2214" w:author="COLMENA MATEOS Adrian" w:date="2018-11-26T11:51:00Z"/>
          <w:sz w:val="20"/>
        </w:rPr>
      </w:pPr>
      <w:del w:id="2215" w:author="COLMENA MATEOS Adrian" w:date="2018-11-26T11:51:00Z">
        <w:r w:rsidRPr="00A35F9B" w:rsidDel="007D58DF">
          <w:rPr>
            <w:b/>
            <w:i/>
            <w:sz w:val="20"/>
          </w:rPr>
          <w:delText xml:space="preserve">Ejemplo 1. </w:delText>
        </w:r>
        <w:r w:rsidRPr="00A35F9B" w:rsidDel="007D58DF">
          <w:rPr>
            <w:sz w:val="20"/>
          </w:rPr>
          <w:delText xml:space="preserve">Clase </w:delText>
        </w:r>
        <w:r w:rsidR="00196AFB" w:rsidRPr="00A35F9B" w:rsidDel="007D58DF">
          <w:rPr>
            <w:sz w:val="20"/>
          </w:rPr>
          <w:delText>Empleado</w:delText>
        </w:r>
        <w:r w:rsidRPr="00A35F9B" w:rsidDel="007D58DF">
          <w:rPr>
            <w:sz w:val="20"/>
          </w:rPr>
          <w:delText>.</w:delText>
        </w:r>
      </w:del>
    </w:p>
    <w:p w14:paraId="63E56351" w14:textId="4E033F4B" w:rsidR="00EB6C30" w:rsidRPr="00A35F9B" w:rsidDel="007D58DF" w:rsidRDefault="00EB6C30" w:rsidP="007D58DF">
      <w:pPr>
        <w:spacing w:before="0" w:line="240" w:lineRule="auto"/>
        <w:ind w:left="0"/>
        <w:jc w:val="left"/>
        <w:rPr>
          <w:del w:id="2216" w:author="COLMENA MATEOS Adrian" w:date="2018-11-26T11:51:00Z"/>
          <w:rFonts w:ascii="Segoe UI" w:hAnsi="Segoe UI" w:cs="Segoe UI"/>
          <w:color w:val="000000"/>
          <w:sz w:val="22"/>
          <w:szCs w:val="21"/>
          <w:lang w:eastAsia="en-US"/>
        </w:rPr>
      </w:pPr>
    </w:p>
    <w:p w14:paraId="263C5095" w14:textId="1C5ADA9D" w:rsidR="00F613BC" w:rsidRPr="00FA08A3" w:rsidDel="007D58DF" w:rsidRDefault="00F613BC" w:rsidP="007D58DF">
      <w:pPr>
        <w:spacing w:before="0" w:line="240" w:lineRule="auto"/>
        <w:ind w:left="0"/>
        <w:jc w:val="left"/>
        <w:rPr>
          <w:del w:id="2217" w:author="COLMENA MATEOS Adrian" w:date="2018-11-26T11:51:00Z"/>
          <w:rFonts w:ascii="Lucida Sans Typewriter" w:hAnsi="Lucida Sans Typewriter" w:cs="Arial"/>
          <w:sz w:val="20"/>
          <w:szCs w:val="22"/>
          <w:lang w:eastAsia="en-US"/>
        </w:rPr>
      </w:pPr>
      <w:del w:id="2218" w:author="COLMENA MATEOS Adrian" w:date="2018-11-26T11:51:00Z">
        <w:r w:rsidRPr="00FA08A3" w:rsidDel="007D58DF">
          <w:rPr>
            <w:rFonts w:ascii="Lucida Sans Typewriter" w:hAnsi="Lucida Sans Typewriter" w:cs="Arial"/>
            <w:sz w:val="20"/>
            <w:szCs w:val="22"/>
            <w:lang w:eastAsia="en-US"/>
          </w:rPr>
          <w:delText xml:space="preserve">public class </w:delText>
        </w:r>
        <w:r w:rsidR="00196AFB" w:rsidRPr="00FA08A3" w:rsidDel="007D58DF">
          <w:rPr>
            <w:rFonts w:ascii="Lucida Sans Typewriter" w:hAnsi="Lucida Sans Typewriter" w:cs="Arial"/>
            <w:sz w:val="20"/>
            <w:szCs w:val="22"/>
            <w:lang w:eastAsia="en-US"/>
          </w:rPr>
          <w:delText>Empleado</w:delText>
        </w:r>
        <w:r w:rsidRPr="00FA08A3" w:rsidDel="007D58DF">
          <w:rPr>
            <w:rFonts w:ascii="Lucida Sans Typewriter" w:hAnsi="Lucida Sans Typewriter" w:cs="Arial"/>
            <w:sz w:val="20"/>
            <w:szCs w:val="22"/>
            <w:lang w:eastAsia="en-US"/>
          </w:rPr>
          <w:delText xml:space="preserve"> {</w:delText>
        </w:r>
      </w:del>
    </w:p>
    <w:p w14:paraId="72EC2683" w14:textId="64816AA3" w:rsidR="00F613BC" w:rsidRPr="00FA08A3" w:rsidDel="007D58DF" w:rsidRDefault="00F613BC" w:rsidP="007D58DF">
      <w:pPr>
        <w:spacing w:before="0" w:line="240" w:lineRule="auto"/>
        <w:ind w:left="0"/>
        <w:jc w:val="left"/>
        <w:rPr>
          <w:del w:id="2219" w:author="COLMENA MATEOS Adrian" w:date="2018-11-26T11:51:00Z"/>
          <w:rFonts w:ascii="Lucida Sans Typewriter" w:hAnsi="Lucida Sans Typewriter" w:cs="Arial"/>
          <w:sz w:val="20"/>
          <w:szCs w:val="22"/>
          <w:lang w:eastAsia="en-US"/>
        </w:rPr>
      </w:pPr>
    </w:p>
    <w:p w14:paraId="688E6D3E" w14:textId="53E4D27E" w:rsidR="00F613BC" w:rsidRPr="00FA08A3" w:rsidDel="007D58DF" w:rsidRDefault="00F613BC" w:rsidP="007D58DF">
      <w:pPr>
        <w:spacing w:before="0" w:line="240" w:lineRule="auto"/>
        <w:ind w:left="0"/>
        <w:jc w:val="left"/>
        <w:rPr>
          <w:del w:id="2220" w:author="COLMENA MATEOS Adrian" w:date="2018-11-26T11:51:00Z"/>
          <w:rFonts w:ascii="Lucida Sans Typewriter" w:hAnsi="Lucida Sans Typewriter" w:cs="Arial"/>
          <w:sz w:val="20"/>
          <w:szCs w:val="22"/>
          <w:lang w:eastAsia="en-US"/>
        </w:rPr>
      </w:pPr>
      <w:del w:id="2221" w:author="COLMENA MATEOS Adrian" w:date="2018-11-26T11:51:00Z">
        <w:r w:rsidRPr="00FA08A3" w:rsidDel="007D58DF">
          <w:rPr>
            <w:rFonts w:ascii="Lucida Sans Typewriter" w:hAnsi="Lucida Sans Typewriter" w:cs="Arial"/>
            <w:sz w:val="20"/>
            <w:szCs w:val="22"/>
            <w:lang w:eastAsia="en-US"/>
          </w:rPr>
          <w:delText>//definición de las propiedades</w:delText>
        </w:r>
      </w:del>
    </w:p>
    <w:p w14:paraId="3B01D4E4" w14:textId="0C6C1F77" w:rsidR="00F613BC" w:rsidRPr="00FA08A3" w:rsidDel="007D58DF" w:rsidRDefault="00F613BC" w:rsidP="007D58DF">
      <w:pPr>
        <w:spacing w:before="0" w:line="240" w:lineRule="auto"/>
        <w:ind w:left="0"/>
        <w:jc w:val="left"/>
        <w:rPr>
          <w:del w:id="2222" w:author="COLMENA MATEOS Adrian" w:date="2018-11-26T11:51:00Z"/>
          <w:rFonts w:ascii="Lucida Sans Typewriter" w:hAnsi="Lucida Sans Typewriter" w:cs="Arial"/>
          <w:sz w:val="20"/>
          <w:szCs w:val="22"/>
          <w:lang w:eastAsia="en-US"/>
        </w:rPr>
      </w:pPr>
      <w:del w:id="2223" w:author="COLMENA MATEOS Adrian" w:date="2018-11-26T11:51:00Z">
        <w:r w:rsidRPr="00FA08A3" w:rsidDel="007D58DF">
          <w:rPr>
            <w:rFonts w:ascii="Lucida Sans Typewriter" w:hAnsi="Lucida Sans Typewriter" w:cs="Arial"/>
            <w:sz w:val="20"/>
            <w:szCs w:val="22"/>
            <w:lang w:eastAsia="en-US"/>
          </w:rPr>
          <w:delText>private int id;</w:delText>
        </w:r>
      </w:del>
    </w:p>
    <w:p w14:paraId="505101D9" w14:textId="34D1926C" w:rsidR="00F613BC" w:rsidRPr="007D58DF" w:rsidDel="007D58DF" w:rsidRDefault="00196AFB" w:rsidP="007D58DF">
      <w:pPr>
        <w:spacing w:before="0" w:line="240" w:lineRule="auto"/>
        <w:ind w:left="0"/>
        <w:jc w:val="left"/>
        <w:rPr>
          <w:del w:id="2224" w:author="COLMENA MATEOS Adrian" w:date="2018-11-26T11:51:00Z"/>
          <w:rFonts w:ascii="Lucida Sans Typewriter" w:hAnsi="Lucida Sans Typewriter" w:cs="Arial"/>
          <w:sz w:val="20"/>
          <w:szCs w:val="22"/>
          <w:lang w:eastAsia="en-US"/>
        </w:rPr>
      </w:pPr>
      <w:del w:id="2225" w:author="COLMENA MATEOS Adrian" w:date="2018-11-26T11:51:00Z">
        <w:r w:rsidRPr="007D58DF" w:rsidDel="007D58DF">
          <w:rPr>
            <w:rFonts w:ascii="Lucida Sans Typewriter" w:hAnsi="Lucida Sans Typewriter" w:cs="Arial"/>
            <w:sz w:val="20"/>
            <w:szCs w:val="22"/>
            <w:lang w:eastAsia="en-US"/>
          </w:rPr>
          <w:delText>private String nombre</w:delText>
        </w:r>
        <w:r w:rsidR="00F613BC" w:rsidRPr="007D58DF" w:rsidDel="007D58DF">
          <w:rPr>
            <w:rFonts w:ascii="Lucida Sans Typewriter" w:hAnsi="Lucida Sans Typewriter" w:cs="Arial"/>
            <w:sz w:val="20"/>
            <w:szCs w:val="22"/>
            <w:lang w:eastAsia="en-US"/>
          </w:rPr>
          <w:delText>;</w:delText>
        </w:r>
      </w:del>
    </w:p>
    <w:p w14:paraId="4EC0C590" w14:textId="63A94D2D" w:rsidR="00F613BC" w:rsidRPr="007D58DF" w:rsidDel="007D58DF" w:rsidRDefault="00196AFB" w:rsidP="007D58DF">
      <w:pPr>
        <w:spacing w:before="0" w:line="240" w:lineRule="auto"/>
        <w:ind w:left="0"/>
        <w:jc w:val="left"/>
        <w:rPr>
          <w:del w:id="2226" w:author="COLMENA MATEOS Adrian" w:date="2018-11-26T11:51:00Z"/>
          <w:rFonts w:ascii="Lucida Sans Typewriter" w:hAnsi="Lucida Sans Typewriter" w:cs="Arial"/>
          <w:sz w:val="20"/>
          <w:szCs w:val="22"/>
          <w:lang w:eastAsia="en-US"/>
        </w:rPr>
      </w:pPr>
      <w:del w:id="2227" w:author="COLMENA MATEOS Adrian" w:date="2018-11-26T11:51:00Z">
        <w:r w:rsidRPr="007D58DF" w:rsidDel="007D58DF">
          <w:rPr>
            <w:rFonts w:ascii="Lucida Sans Typewriter" w:hAnsi="Lucida Sans Typewriter" w:cs="Arial"/>
            <w:sz w:val="20"/>
            <w:szCs w:val="22"/>
            <w:lang w:eastAsia="en-US"/>
          </w:rPr>
          <w:delText>private long salario</w:delText>
        </w:r>
        <w:r w:rsidR="00F613BC" w:rsidRPr="007D58DF" w:rsidDel="007D58DF">
          <w:rPr>
            <w:rFonts w:ascii="Lucida Sans Typewriter" w:hAnsi="Lucida Sans Typewriter" w:cs="Arial"/>
            <w:sz w:val="20"/>
            <w:szCs w:val="22"/>
            <w:lang w:eastAsia="en-US"/>
          </w:rPr>
          <w:delText>;</w:delText>
        </w:r>
      </w:del>
    </w:p>
    <w:p w14:paraId="5467F616" w14:textId="71029E12" w:rsidR="00F613BC" w:rsidRPr="007D58DF" w:rsidDel="007D58DF" w:rsidRDefault="00F613BC" w:rsidP="007D58DF">
      <w:pPr>
        <w:spacing w:before="0" w:line="240" w:lineRule="auto"/>
        <w:ind w:left="0"/>
        <w:jc w:val="left"/>
        <w:rPr>
          <w:del w:id="2228" w:author="COLMENA MATEOS Adrian" w:date="2018-11-26T11:51:00Z"/>
          <w:rFonts w:ascii="Lucida Sans Typewriter" w:hAnsi="Lucida Sans Typewriter" w:cs="Arial"/>
          <w:sz w:val="20"/>
          <w:szCs w:val="22"/>
          <w:lang w:eastAsia="en-US"/>
        </w:rPr>
      </w:pPr>
    </w:p>
    <w:p w14:paraId="33587C7D" w14:textId="2E833428" w:rsidR="00F613BC" w:rsidRPr="00FA08A3" w:rsidDel="007D58DF" w:rsidRDefault="00F613BC" w:rsidP="007D58DF">
      <w:pPr>
        <w:spacing w:before="0" w:line="240" w:lineRule="auto"/>
        <w:ind w:left="0"/>
        <w:jc w:val="left"/>
        <w:rPr>
          <w:del w:id="2229" w:author="COLMENA MATEOS Adrian" w:date="2018-11-26T11:51:00Z"/>
          <w:rFonts w:ascii="Lucida Sans Typewriter" w:hAnsi="Lucida Sans Typewriter" w:cs="Arial"/>
          <w:sz w:val="20"/>
          <w:szCs w:val="22"/>
          <w:lang w:eastAsia="en-US"/>
        </w:rPr>
      </w:pPr>
      <w:del w:id="2230" w:author="COLMENA MATEOS Adrian" w:date="2018-11-26T11:51:00Z">
        <w:r w:rsidRPr="00FA08A3" w:rsidDel="007D58DF">
          <w:rPr>
            <w:rFonts w:ascii="Lucida Sans Typewriter" w:hAnsi="Lucida Sans Typewriter" w:cs="Arial"/>
            <w:sz w:val="20"/>
            <w:szCs w:val="22"/>
            <w:lang w:eastAsia="en-US"/>
          </w:rPr>
          <w:delText>//definición de los constructor</w:delText>
        </w:r>
        <w:r w:rsidR="00EB6C30" w:rsidRPr="00FA08A3" w:rsidDel="007D58DF">
          <w:rPr>
            <w:rFonts w:ascii="Lucida Sans Typewriter" w:hAnsi="Lucida Sans Typewriter" w:cs="Arial"/>
            <w:sz w:val="20"/>
            <w:szCs w:val="22"/>
            <w:lang w:eastAsia="en-US"/>
          </w:rPr>
          <w:delText>es</w:delText>
        </w:r>
        <w:r w:rsidRPr="00FA08A3" w:rsidDel="007D58DF">
          <w:rPr>
            <w:rFonts w:ascii="Lucida Sans Typewriter" w:hAnsi="Lucida Sans Typewriter" w:cs="Arial"/>
            <w:sz w:val="20"/>
            <w:szCs w:val="22"/>
            <w:lang w:eastAsia="en-US"/>
          </w:rPr>
          <w:delText>s(uno con argumentos y otro sin)</w:delText>
        </w:r>
      </w:del>
    </w:p>
    <w:p w14:paraId="55BB0642" w14:textId="31489AEE" w:rsidR="00EB6C30" w:rsidRPr="007D58DF" w:rsidDel="007D58DF" w:rsidRDefault="00F613BC" w:rsidP="007D58DF">
      <w:pPr>
        <w:spacing w:before="0" w:line="240" w:lineRule="auto"/>
        <w:ind w:left="0"/>
        <w:jc w:val="left"/>
        <w:rPr>
          <w:del w:id="2231" w:author="COLMENA MATEOS Adrian" w:date="2018-11-26T11:51:00Z"/>
          <w:rFonts w:ascii="Lucida Sans Typewriter" w:hAnsi="Lucida Sans Typewriter" w:cs="Arial"/>
          <w:sz w:val="20"/>
          <w:szCs w:val="22"/>
          <w:lang w:eastAsia="en-US"/>
        </w:rPr>
      </w:pPr>
      <w:del w:id="2232" w:author="COLMENA MATEOS Adrian" w:date="2018-11-26T11:51:00Z">
        <w:r w:rsidRPr="007D58DF" w:rsidDel="007D58DF">
          <w:rPr>
            <w:rFonts w:ascii="Lucida Sans Typewriter" w:hAnsi="Lucida Sans Typewriter" w:cs="Arial"/>
            <w:sz w:val="20"/>
            <w:szCs w:val="22"/>
            <w:lang w:eastAsia="en-US"/>
          </w:rPr>
          <w:delText xml:space="preserve">public </w:delText>
        </w:r>
        <w:r w:rsidR="00196AFB" w:rsidRPr="007D58DF" w:rsidDel="007D58DF">
          <w:rPr>
            <w:rFonts w:ascii="Lucida Sans Typewriter" w:hAnsi="Lucida Sans Typewriter" w:cs="Arial"/>
            <w:sz w:val="20"/>
            <w:szCs w:val="22"/>
            <w:lang w:eastAsia="en-US"/>
          </w:rPr>
          <w:delText>Empleado</w:delText>
        </w:r>
        <w:r w:rsidRPr="007D58DF" w:rsidDel="007D58DF">
          <w:rPr>
            <w:rFonts w:ascii="Lucida Sans Typewriter" w:hAnsi="Lucida Sans Typewriter" w:cs="Arial"/>
            <w:sz w:val="20"/>
            <w:szCs w:val="22"/>
            <w:lang w:eastAsia="en-US"/>
          </w:rPr>
          <w:delText>() {</w:delText>
        </w:r>
      </w:del>
    </w:p>
    <w:p w14:paraId="64ACA0B9" w14:textId="496C7926" w:rsidR="00F613BC" w:rsidRPr="007D58DF" w:rsidDel="007D58DF" w:rsidRDefault="00F613BC" w:rsidP="007D58DF">
      <w:pPr>
        <w:spacing w:before="0" w:line="240" w:lineRule="auto"/>
        <w:ind w:left="0"/>
        <w:jc w:val="left"/>
        <w:rPr>
          <w:del w:id="2233" w:author="COLMENA MATEOS Adrian" w:date="2018-11-26T11:51:00Z"/>
          <w:rFonts w:ascii="Lucida Sans Typewriter" w:hAnsi="Lucida Sans Typewriter" w:cs="Arial"/>
          <w:sz w:val="20"/>
          <w:szCs w:val="22"/>
          <w:lang w:eastAsia="en-US"/>
        </w:rPr>
      </w:pPr>
      <w:del w:id="2234" w:author="COLMENA MATEOS Adrian" w:date="2018-11-26T11:51:00Z">
        <w:r w:rsidRPr="007D58DF" w:rsidDel="007D58DF">
          <w:rPr>
            <w:rFonts w:ascii="Lucida Sans Typewriter" w:hAnsi="Lucida Sans Typewriter" w:cs="Arial"/>
            <w:sz w:val="20"/>
            <w:szCs w:val="22"/>
            <w:lang w:eastAsia="en-US"/>
          </w:rPr>
          <w:delText>}</w:delText>
        </w:r>
      </w:del>
    </w:p>
    <w:p w14:paraId="4CE9FA15" w14:textId="617074BA" w:rsidR="00EB6C30" w:rsidRPr="007D58DF" w:rsidDel="007D58DF" w:rsidRDefault="00EB6C30" w:rsidP="007D58DF">
      <w:pPr>
        <w:spacing w:before="0" w:line="240" w:lineRule="auto"/>
        <w:ind w:left="0"/>
        <w:jc w:val="left"/>
        <w:rPr>
          <w:del w:id="2235" w:author="COLMENA MATEOS Adrian" w:date="2018-11-26T11:51:00Z"/>
          <w:rFonts w:ascii="Lucida Sans Typewriter" w:hAnsi="Lucida Sans Typewriter" w:cs="Arial"/>
          <w:sz w:val="20"/>
          <w:szCs w:val="22"/>
          <w:lang w:eastAsia="en-US"/>
        </w:rPr>
      </w:pPr>
    </w:p>
    <w:p w14:paraId="4D9EC6D4" w14:textId="5979D695" w:rsidR="00F613BC" w:rsidRPr="007D58DF" w:rsidDel="007D58DF" w:rsidRDefault="00F613BC" w:rsidP="007D58DF">
      <w:pPr>
        <w:spacing w:before="0" w:line="240" w:lineRule="auto"/>
        <w:ind w:left="0"/>
        <w:jc w:val="left"/>
        <w:rPr>
          <w:del w:id="2236" w:author="COLMENA MATEOS Adrian" w:date="2018-11-26T11:51:00Z"/>
          <w:rFonts w:ascii="Lucida Sans Typewriter" w:hAnsi="Lucida Sans Typewriter" w:cs="Arial"/>
          <w:sz w:val="20"/>
          <w:szCs w:val="22"/>
          <w:lang w:eastAsia="en-US"/>
        </w:rPr>
      </w:pPr>
      <w:del w:id="2237" w:author="COLMENA MATEOS Adrian" w:date="2018-11-26T11:51:00Z">
        <w:r w:rsidRPr="007D58DF" w:rsidDel="007D58DF">
          <w:rPr>
            <w:rFonts w:ascii="Lucida Sans Typewriter" w:hAnsi="Lucida Sans Typewriter" w:cs="Arial"/>
            <w:sz w:val="20"/>
            <w:szCs w:val="22"/>
            <w:lang w:eastAsia="en-US"/>
          </w:rPr>
          <w:delText xml:space="preserve">public </w:delText>
        </w:r>
        <w:r w:rsidR="00196AFB" w:rsidRPr="007D58DF" w:rsidDel="007D58DF">
          <w:rPr>
            <w:rFonts w:ascii="Lucida Sans Typewriter" w:hAnsi="Lucida Sans Typewriter" w:cs="Arial"/>
            <w:sz w:val="20"/>
            <w:szCs w:val="22"/>
            <w:lang w:eastAsia="en-US"/>
          </w:rPr>
          <w:delText>Empleado</w:delText>
        </w:r>
        <w:r w:rsidRPr="007D58DF" w:rsidDel="007D58DF">
          <w:rPr>
            <w:rFonts w:ascii="Lucida Sans Typewriter" w:hAnsi="Lucida Sans Typewriter" w:cs="Arial"/>
            <w:sz w:val="20"/>
            <w:szCs w:val="22"/>
            <w:lang w:eastAsia="en-US"/>
          </w:rPr>
          <w:delText>(int id) { this.id = id; }</w:delText>
        </w:r>
      </w:del>
    </w:p>
    <w:p w14:paraId="5F3E82E3" w14:textId="3229F4BC" w:rsidR="00F613BC" w:rsidRPr="007D58DF" w:rsidDel="007D58DF" w:rsidRDefault="00F613BC" w:rsidP="007D58DF">
      <w:pPr>
        <w:spacing w:before="0" w:line="240" w:lineRule="auto"/>
        <w:ind w:left="0"/>
        <w:jc w:val="left"/>
        <w:rPr>
          <w:del w:id="2238" w:author="COLMENA MATEOS Adrian" w:date="2018-11-26T11:51:00Z"/>
          <w:rFonts w:ascii="Lucida Sans Typewriter" w:hAnsi="Lucida Sans Typewriter" w:cs="Arial"/>
          <w:sz w:val="20"/>
          <w:szCs w:val="22"/>
          <w:lang w:eastAsia="en-US"/>
        </w:rPr>
      </w:pPr>
    </w:p>
    <w:p w14:paraId="7C30306D" w14:textId="0E9EABA3" w:rsidR="00F613BC" w:rsidRPr="00FA08A3" w:rsidDel="007D58DF" w:rsidRDefault="00F613BC" w:rsidP="007D58DF">
      <w:pPr>
        <w:spacing w:before="0" w:line="240" w:lineRule="auto"/>
        <w:ind w:left="0"/>
        <w:jc w:val="left"/>
        <w:rPr>
          <w:del w:id="2239" w:author="COLMENA MATEOS Adrian" w:date="2018-11-26T11:51:00Z"/>
          <w:rFonts w:ascii="Lucida Sans Typewriter" w:hAnsi="Lucida Sans Typewriter" w:cs="Arial"/>
          <w:sz w:val="20"/>
          <w:szCs w:val="22"/>
          <w:lang w:eastAsia="en-US"/>
        </w:rPr>
      </w:pPr>
      <w:del w:id="2240" w:author="COLMENA MATEOS Adrian" w:date="2018-11-26T11:51:00Z">
        <w:r w:rsidRPr="00FA08A3" w:rsidDel="007D58DF">
          <w:rPr>
            <w:rFonts w:ascii="Lucida Sans Typewriter" w:hAnsi="Lucida Sans Typewriter" w:cs="Arial"/>
            <w:sz w:val="20"/>
            <w:szCs w:val="22"/>
            <w:lang w:eastAsia="en-US"/>
          </w:rPr>
          <w:delText>//definicion de los métodos get y set de las propiedades</w:delText>
        </w:r>
      </w:del>
    </w:p>
    <w:p w14:paraId="5FBED05D" w14:textId="782B4FCC" w:rsidR="00F613BC" w:rsidRPr="007D58DF" w:rsidDel="007D58DF" w:rsidRDefault="00F613BC" w:rsidP="007D58DF">
      <w:pPr>
        <w:spacing w:before="0" w:line="240" w:lineRule="auto"/>
        <w:ind w:left="0"/>
        <w:jc w:val="left"/>
        <w:rPr>
          <w:del w:id="2241" w:author="COLMENA MATEOS Adrian" w:date="2018-11-26T11:51:00Z"/>
          <w:rFonts w:ascii="Lucida Sans Typewriter" w:hAnsi="Lucida Sans Typewriter" w:cs="Arial"/>
          <w:sz w:val="20"/>
          <w:szCs w:val="22"/>
          <w:lang w:eastAsia="en-US"/>
        </w:rPr>
      </w:pPr>
      <w:del w:id="2242" w:author="COLMENA MATEOS Adrian" w:date="2018-11-26T11:51:00Z">
        <w:r w:rsidRPr="007D58DF" w:rsidDel="007D58DF">
          <w:rPr>
            <w:rFonts w:ascii="Lucida Sans Typewriter" w:hAnsi="Lucida Sans Typewriter" w:cs="Arial"/>
            <w:sz w:val="20"/>
            <w:szCs w:val="22"/>
            <w:lang w:eastAsia="en-US"/>
          </w:rPr>
          <w:delText>public int getId() { return id; }</w:delText>
        </w:r>
      </w:del>
    </w:p>
    <w:p w14:paraId="364C68E9" w14:textId="35012A6A" w:rsidR="00F613BC" w:rsidRPr="007D58DF" w:rsidDel="007D58DF" w:rsidRDefault="00F613BC" w:rsidP="007D58DF">
      <w:pPr>
        <w:spacing w:before="0" w:line="240" w:lineRule="auto"/>
        <w:ind w:left="0"/>
        <w:jc w:val="left"/>
        <w:rPr>
          <w:del w:id="2243" w:author="COLMENA MATEOS Adrian" w:date="2018-11-26T11:51:00Z"/>
          <w:rFonts w:ascii="Lucida Sans Typewriter" w:hAnsi="Lucida Sans Typewriter" w:cs="Arial"/>
          <w:sz w:val="20"/>
          <w:szCs w:val="22"/>
          <w:lang w:eastAsia="en-US"/>
        </w:rPr>
      </w:pPr>
      <w:del w:id="2244" w:author="COLMENA MATEOS Adrian" w:date="2018-11-26T11:51:00Z">
        <w:r w:rsidRPr="007D58DF" w:rsidDel="007D58DF">
          <w:rPr>
            <w:rFonts w:ascii="Lucida Sans Typewriter" w:hAnsi="Lucida Sans Typewriter" w:cs="Arial"/>
            <w:sz w:val="20"/>
            <w:szCs w:val="22"/>
            <w:lang w:eastAsia="en-US"/>
          </w:rPr>
          <w:delText>public void setId(int id) { this.id = id; }</w:delText>
        </w:r>
      </w:del>
    </w:p>
    <w:p w14:paraId="2C61866A" w14:textId="083ECF6E" w:rsidR="00F613BC" w:rsidRPr="007D58DF" w:rsidDel="007D58DF" w:rsidRDefault="00196AFB" w:rsidP="007D58DF">
      <w:pPr>
        <w:spacing w:before="0" w:line="240" w:lineRule="auto"/>
        <w:ind w:left="0"/>
        <w:jc w:val="left"/>
        <w:rPr>
          <w:del w:id="2245" w:author="COLMENA MATEOS Adrian" w:date="2018-11-26T11:51:00Z"/>
          <w:rFonts w:ascii="Lucida Sans Typewriter" w:hAnsi="Lucida Sans Typewriter" w:cs="Arial"/>
          <w:sz w:val="20"/>
          <w:szCs w:val="22"/>
          <w:lang w:eastAsia="en-US"/>
        </w:rPr>
      </w:pPr>
      <w:del w:id="2246" w:author="COLMENA MATEOS Adrian" w:date="2018-11-26T11:51:00Z">
        <w:r w:rsidRPr="007D58DF" w:rsidDel="007D58DF">
          <w:rPr>
            <w:rFonts w:ascii="Lucida Sans Typewriter" w:hAnsi="Lucida Sans Typewriter" w:cs="Arial"/>
            <w:sz w:val="20"/>
            <w:szCs w:val="22"/>
            <w:lang w:eastAsia="en-US"/>
          </w:rPr>
          <w:delText>public String getNombre() { return nombre</w:delText>
        </w:r>
        <w:r w:rsidR="00F613BC" w:rsidRPr="007D58DF" w:rsidDel="007D58DF">
          <w:rPr>
            <w:rFonts w:ascii="Lucida Sans Typewriter" w:hAnsi="Lucida Sans Typewriter" w:cs="Arial"/>
            <w:sz w:val="20"/>
            <w:szCs w:val="22"/>
            <w:lang w:eastAsia="en-US"/>
          </w:rPr>
          <w:delText>; }</w:delText>
        </w:r>
      </w:del>
    </w:p>
    <w:p w14:paraId="346E6D32" w14:textId="13CF491C" w:rsidR="00F613BC" w:rsidRPr="00FA08A3" w:rsidDel="007D58DF" w:rsidRDefault="00196AFB" w:rsidP="007D58DF">
      <w:pPr>
        <w:spacing w:before="0" w:line="240" w:lineRule="auto"/>
        <w:ind w:left="0"/>
        <w:jc w:val="left"/>
        <w:rPr>
          <w:del w:id="2247" w:author="COLMENA MATEOS Adrian" w:date="2018-11-26T11:51:00Z"/>
          <w:rFonts w:ascii="Lucida Sans Typewriter" w:hAnsi="Lucida Sans Typewriter" w:cs="Arial"/>
          <w:sz w:val="20"/>
          <w:szCs w:val="22"/>
          <w:lang w:eastAsia="en-US"/>
        </w:rPr>
      </w:pPr>
      <w:del w:id="2248" w:author="COLMENA MATEOS Adrian" w:date="2018-11-26T11:51:00Z">
        <w:r w:rsidRPr="00FA08A3" w:rsidDel="007D58DF">
          <w:rPr>
            <w:rFonts w:ascii="Lucida Sans Typewriter" w:hAnsi="Lucida Sans Typewriter" w:cs="Arial"/>
            <w:sz w:val="20"/>
            <w:szCs w:val="22"/>
            <w:lang w:eastAsia="en-US"/>
          </w:rPr>
          <w:delText>public void setNombre(String nombre) { this.nombre = nombre</w:delText>
        </w:r>
        <w:r w:rsidR="00F613BC" w:rsidRPr="00FA08A3" w:rsidDel="007D58DF">
          <w:rPr>
            <w:rFonts w:ascii="Lucida Sans Typewriter" w:hAnsi="Lucida Sans Typewriter" w:cs="Arial"/>
            <w:sz w:val="20"/>
            <w:szCs w:val="22"/>
            <w:lang w:eastAsia="en-US"/>
          </w:rPr>
          <w:delText>; }</w:delText>
        </w:r>
      </w:del>
    </w:p>
    <w:p w14:paraId="0B5FE518" w14:textId="03A0C94E" w:rsidR="00F613BC" w:rsidRPr="007D58DF" w:rsidDel="007D58DF" w:rsidRDefault="00196AFB" w:rsidP="007D58DF">
      <w:pPr>
        <w:spacing w:before="0" w:line="240" w:lineRule="auto"/>
        <w:ind w:left="0"/>
        <w:jc w:val="left"/>
        <w:rPr>
          <w:del w:id="2249" w:author="COLMENA MATEOS Adrian" w:date="2018-11-26T11:51:00Z"/>
          <w:rFonts w:ascii="Lucida Sans Typewriter" w:hAnsi="Lucida Sans Typewriter" w:cs="Arial"/>
          <w:sz w:val="20"/>
          <w:szCs w:val="22"/>
          <w:lang w:eastAsia="en-US"/>
        </w:rPr>
      </w:pPr>
      <w:del w:id="2250" w:author="COLMENA MATEOS Adrian" w:date="2018-11-26T11:51:00Z">
        <w:r w:rsidRPr="007D58DF" w:rsidDel="007D58DF">
          <w:rPr>
            <w:rFonts w:ascii="Lucida Sans Typewriter" w:hAnsi="Lucida Sans Typewriter" w:cs="Arial"/>
            <w:sz w:val="20"/>
            <w:szCs w:val="22"/>
            <w:lang w:eastAsia="en-US"/>
          </w:rPr>
          <w:delText>public long getSalario() { return salario</w:delText>
        </w:r>
        <w:r w:rsidR="00F613BC" w:rsidRPr="007D58DF" w:rsidDel="007D58DF">
          <w:rPr>
            <w:rFonts w:ascii="Lucida Sans Typewriter" w:hAnsi="Lucida Sans Typewriter" w:cs="Arial"/>
            <w:sz w:val="20"/>
            <w:szCs w:val="22"/>
            <w:lang w:eastAsia="en-US"/>
          </w:rPr>
          <w:delText>; }</w:delText>
        </w:r>
      </w:del>
    </w:p>
    <w:p w14:paraId="78E47998" w14:textId="13B663C2" w:rsidR="00F613BC" w:rsidRPr="00FA08A3" w:rsidDel="007D58DF" w:rsidRDefault="00196AFB" w:rsidP="007D58DF">
      <w:pPr>
        <w:spacing w:before="0" w:line="240" w:lineRule="auto"/>
        <w:ind w:left="0"/>
        <w:jc w:val="left"/>
        <w:rPr>
          <w:del w:id="2251" w:author="COLMENA MATEOS Adrian" w:date="2018-11-26T11:51:00Z"/>
          <w:rFonts w:ascii="Lucida Sans Typewriter" w:hAnsi="Lucida Sans Typewriter" w:cs="Arial"/>
          <w:sz w:val="20"/>
          <w:szCs w:val="22"/>
          <w:lang w:eastAsia="en-US"/>
        </w:rPr>
      </w:pPr>
      <w:del w:id="2252" w:author="COLMENA MATEOS Adrian" w:date="2018-11-26T11:51:00Z">
        <w:r w:rsidRPr="00FA08A3" w:rsidDel="007D58DF">
          <w:rPr>
            <w:rFonts w:ascii="Lucida Sans Typewriter" w:hAnsi="Lucida Sans Typewriter" w:cs="Arial"/>
            <w:sz w:val="20"/>
            <w:szCs w:val="22"/>
            <w:lang w:eastAsia="en-US"/>
          </w:rPr>
          <w:delText>public void setSalario (long salario) { this.salario = salario</w:delText>
        </w:r>
        <w:r w:rsidR="00F613BC" w:rsidRPr="00FA08A3" w:rsidDel="007D58DF">
          <w:rPr>
            <w:rFonts w:ascii="Lucida Sans Typewriter" w:hAnsi="Lucida Sans Typewriter" w:cs="Arial"/>
            <w:sz w:val="20"/>
            <w:szCs w:val="22"/>
            <w:lang w:eastAsia="en-US"/>
          </w:rPr>
          <w:delText>; }</w:delText>
        </w:r>
      </w:del>
    </w:p>
    <w:p w14:paraId="7019BF0A" w14:textId="571DC9FD" w:rsidR="00F613BC" w:rsidRPr="00FA08A3" w:rsidDel="007D58DF" w:rsidRDefault="00F613BC" w:rsidP="007D58DF">
      <w:pPr>
        <w:spacing w:before="0" w:line="240" w:lineRule="auto"/>
        <w:ind w:left="0"/>
        <w:jc w:val="left"/>
        <w:rPr>
          <w:del w:id="2253" w:author="COLMENA MATEOS Adrian" w:date="2018-11-26T11:51:00Z"/>
          <w:rFonts w:ascii="Lucida Sans Typewriter" w:hAnsi="Lucida Sans Typewriter" w:cs="Arial"/>
          <w:sz w:val="20"/>
          <w:szCs w:val="22"/>
          <w:lang w:eastAsia="en-US"/>
        </w:rPr>
      </w:pPr>
      <w:del w:id="2254" w:author="COLMENA MATEOS Adrian" w:date="2018-11-26T11:51:00Z">
        <w:r w:rsidRPr="00FA08A3" w:rsidDel="007D58DF">
          <w:rPr>
            <w:rFonts w:ascii="Lucida Sans Typewriter" w:hAnsi="Lucida Sans Typewriter" w:cs="Arial"/>
            <w:sz w:val="20"/>
            <w:szCs w:val="22"/>
            <w:lang w:eastAsia="en-US"/>
          </w:rPr>
          <w:delText>}</w:delText>
        </w:r>
      </w:del>
    </w:p>
    <w:p w14:paraId="26C2E888" w14:textId="2CDAD7D0" w:rsidR="00F613BC" w:rsidRPr="004F5B5E" w:rsidDel="007D58DF" w:rsidRDefault="00F613BC" w:rsidP="007D58DF">
      <w:pPr>
        <w:spacing w:before="0" w:line="240" w:lineRule="auto"/>
        <w:ind w:left="0"/>
        <w:jc w:val="left"/>
        <w:rPr>
          <w:del w:id="2255" w:author="COLMENA MATEOS Adrian" w:date="2018-11-26T11:51:00Z"/>
          <w:rFonts w:ascii="Segoe UI" w:hAnsi="Segoe UI" w:cs="Segoe UI"/>
          <w:b/>
          <w:color w:val="000000"/>
          <w:sz w:val="21"/>
          <w:szCs w:val="21"/>
          <w:lang w:eastAsia="en-US"/>
        </w:rPr>
      </w:pPr>
    </w:p>
    <w:p w14:paraId="1E5F73AA" w14:textId="6296056D" w:rsidR="00F613BC" w:rsidRPr="004F5B5E" w:rsidDel="007D58DF" w:rsidRDefault="00F613BC" w:rsidP="007D58DF">
      <w:pPr>
        <w:spacing w:before="0" w:line="240" w:lineRule="auto"/>
        <w:ind w:left="0"/>
        <w:jc w:val="left"/>
        <w:rPr>
          <w:del w:id="2256" w:author="COLMENA MATEOS Adrian" w:date="2018-11-26T11:51:00Z"/>
          <w:rFonts w:ascii="Segoe UI" w:hAnsi="Segoe UI" w:cs="Segoe UI"/>
          <w:b/>
          <w:color w:val="000000"/>
          <w:sz w:val="21"/>
          <w:szCs w:val="21"/>
          <w:lang w:eastAsia="en-US"/>
        </w:rPr>
      </w:pPr>
    </w:p>
    <w:p w14:paraId="4EE4F475" w14:textId="1B278A93" w:rsidR="00F613BC" w:rsidRPr="00F4531C" w:rsidDel="007D58DF" w:rsidRDefault="00F613BC" w:rsidP="007D58DF">
      <w:pPr>
        <w:spacing w:before="0" w:line="240" w:lineRule="auto"/>
        <w:ind w:left="0"/>
        <w:jc w:val="left"/>
        <w:rPr>
          <w:del w:id="2257" w:author="COLMENA MATEOS Adrian" w:date="2018-11-26T11:51:00Z"/>
          <w:rFonts w:cs="Segoe UI"/>
          <w:color w:val="000000"/>
          <w:szCs w:val="18"/>
          <w:lang w:eastAsia="en-US"/>
        </w:rPr>
      </w:pPr>
      <w:del w:id="2258" w:author="COLMENA MATEOS Adrian" w:date="2018-11-26T11:51:00Z">
        <w:r w:rsidRPr="00F4531C" w:rsidDel="007D58DF">
          <w:rPr>
            <w:rFonts w:cs="Segoe UI"/>
            <w:color w:val="000000"/>
            <w:szCs w:val="18"/>
            <w:lang w:eastAsia="en-US"/>
          </w:rPr>
          <w:delText xml:space="preserve">Cuando se dice que la anotación </w:delText>
        </w:r>
        <w:r w:rsidRPr="00F4531C" w:rsidDel="007D58DF">
          <w:rPr>
            <w:rFonts w:cs="Segoe UI"/>
            <w:i/>
            <w:color w:val="000000"/>
            <w:szCs w:val="18"/>
            <w:lang w:eastAsia="en-US"/>
          </w:rPr>
          <w:delText>@Id</w:delText>
        </w:r>
        <w:r w:rsidRPr="00F4531C" w:rsidDel="007D58DF">
          <w:rPr>
            <w:rFonts w:cs="Segoe UI"/>
            <w:color w:val="000000"/>
            <w:szCs w:val="18"/>
            <w:lang w:eastAsia="en-US"/>
          </w:rPr>
          <w:delText xml:space="preserve"> se coloca en el campo o propiedad, se quiere decir que depende de las necesidades y gustos del creador de la entidad se puede anotar en la propie</w:delText>
        </w:r>
        <w:r w:rsidR="00EB6C30" w:rsidRPr="00F4531C" w:rsidDel="007D58DF">
          <w:rPr>
            <w:rFonts w:cs="Segoe UI"/>
            <w:color w:val="000000"/>
            <w:szCs w:val="18"/>
            <w:lang w:eastAsia="en-US"/>
          </w:rPr>
          <w:delText xml:space="preserve">dad privada o en el método get </w:delText>
        </w:r>
        <w:r w:rsidRPr="00F4531C" w:rsidDel="007D58DF">
          <w:rPr>
            <w:rFonts w:cs="Segoe UI"/>
            <w:color w:val="000000"/>
            <w:szCs w:val="18"/>
            <w:lang w:eastAsia="en-US"/>
          </w:rPr>
          <w:delText>de la propiedad.</w:delText>
        </w:r>
      </w:del>
    </w:p>
    <w:p w14:paraId="40831315" w14:textId="56FBDC6D" w:rsidR="00F613BC" w:rsidDel="007D58DF" w:rsidRDefault="00F613BC" w:rsidP="007D58DF">
      <w:pPr>
        <w:spacing w:before="0" w:line="240" w:lineRule="auto"/>
        <w:ind w:left="0"/>
        <w:jc w:val="left"/>
        <w:rPr>
          <w:del w:id="2259" w:author="COLMENA MATEOS Adrian" w:date="2018-11-26T11:51:00Z"/>
          <w:rFonts w:ascii="Segoe UI" w:hAnsi="Segoe UI" w:cs="Segoe UI"/>
          <w:color w:val="000000"/>
          <w:sz w:val="21"/>
          <w:szCs w:val="21"/>
          <w:lang w:eastAsia="en-US"/>
        </w:rPr>
      </w:pPr>
    </w:p>
    <w:p w14:paraId="7F7FD9A7" w14:textId="2EDF9B31" w:rsidR="00F613BC" w:rsidRPr="00F4531C" w:rsidDel="007D58DF" w:rsidRDefault="00F613BC" w:rsidP="007D58DF">
      <w:pPr>
        <w:spacing w:before="0" w:line="240" w:lineRule="auto"/>
        <w:ind w:left="0"/>
        <w:jc w:val="left"/>
        <w:rPr>
          <w:del w:id="2260" w:author="COLMENA MATEOS Adrian" w:date="2018-11-26T11:51:00Z"/>
          <w:rFonts w:cs="Segoe UI"/>
          <w:color w:val="000000"/>
          <w:szCs w:val="21"/>
          <w:lang w:eastAsia="en-US"/>
        </w:rPr>
      </w:pPr>
      <w:del w:id="2261" w:author="COLMENA MATEOS Adrian" w:date="2018-11-26T11:51:00Z">
        <w:r w:rsidRPr="00F4531C" w:rsidDel="007D58DF">
          <w:rPr>
            <w:rFonts w:cs="Segoe UI"/>
            <w:color w:val="000000"/>
            <w:szCs w:val="21"/>
            <w:lang w:eastAsia="en-US"/>
          </w:rPr>
          <w:delText>Los campos de las entidades se persisten automáticamente en la base de datos una vez este persistida la entidad.</w:delText>
        </w:r>
      </w:del>
    </w:p>
    <w:p w14:paraId="66CDD161" w14:textId="535172C7" w:rsidR="00F613BC" w:rsidRPr="00F4531C" w:rsidDel="007D58DF" w:rsidRDefault="00F613BC" w:rsidP="007D58DF">
      <w:pPr>
        <w:spacing w:before="0" w:line="240" w:lineRule="auto"/>
        <w:ind w:left="0"/>
        <w:jc w:val="left"/>
        <w:rPr>
          <w:del w:id="2262" w:author="COLMENA MATEOS Adrian" w:date="2018-11-26T11:51:00Z"/>
          <w:rFonts w:cs="Segoe UI"/>
          <w:color w:val="000000"/>
          <w:szCs w:val="21"/>
          <w:lang w:eastAsia="en-US"/>
        </w:rPr>
      </w:pPr>
    </w:p>
    <w:p w14:paraId="00E65DDE" w14:textId="07980544" w:rsidR="00F613BC" w:rsidRPr="00F4531C" w:rsidDel="007D58DF" w:rsidRDefault="00F613BC" w:rsidP="007D58DF">
      <w:pPr>
        <w:spacing w:before="0" w:line="240" w:lineRule="auto"/>
        <w:ind w:left="0"/>
        <w:jc w:val="left"/>
        <w:rPr>
          <w:del w:id="2263" w:author="COLMENA MATEOS Adrian" w:date="2018-11-26T11:51:00Z"/>
          <w:rFonts w:cs="Segoe UI"/>
          <w:color w:val="000000"/>
          <w:szCs w:val="21"/>
          <w:lang w:eastAsia="en-US"/>
        </w:rPr>
      </w:pPr>
      <w:del w:id="2264" w:author="COLMENA MATEOS Adrian" w:date="2018-11-26T11:51:00Z">
        <w:r w:rsidRPr="00F4531C" w:rsidDel="007D58DF">
          <w:rPr>
            <w:rFonts w:cs="Segoe UI"/>
            <w:color w:val="000000"/>
            <w:szCs w:val="21"/>
            <w:lang w:eastAsia="en-US"/>
          </w:rPr>
          <w:delText xml:space="preserve">También es posible asignarle un nombre en concreto a la entidad añadiendo a la anotación </w:delText>
        </w:r>
        <w:r w:rsidRPr="00F4531C" w:rsidDel="007D58DF">
          <w:rPr>
            <w:rFonts w:cs="Segoe UI"/>
            <w:i/>
            <w:color w:val="000000"/>
            <w:szCs w:val="21"/>
            <w:lang w:eastAsia="en-US"/>
          </w:rPr>
          <w:delText>@Entity</w:delText>
        </w:r>
        <w:r w:rsidRPr="00F4531C" w:rsidDel="007D58DF">
          <w:rPr>
            <w:rFonts w:cs="Segoe UI"/>
            <w:color w:val="000000"/>
            <w:szCs w:val="21"/>
            <w:lang w:eastAsia="en-US"/>
          </w:rPr>
          <w:delText xml:space="preserve"> un campo </w:delText>
        </w:r>
        <w:r w:rsidRPr="00F4531C" w:rsidDel="007D58DF">
          <w:rPr>
            <w:rFonts w:cs="Segoe UI"/>
            <w:i/>
            <w:color w:val="000000"/>
            <w:szCs w:val="21"/>
            <w:lang w:eastAsia="en-US"/>
          </w:rPr>
          <w:delText>name</w:delText>
        </w:r>
        <w:r w:rsidRPr="00F4531C" w:rsidDel="007D58DF">
          <w:rPr>
            <w:rFonts w:cs="Segoe UI"/>
            <w:color w:val="000000"/>
            <w:szCs w:val="21"/>
            <w:lang w:eastAsia="en-US"/>
          </w:rPr>
          <w:delText xml:space="preserve">. Por ejemplo, </w:delText>
        </w:r>
        <w:r w:rsidRPr="00F4531C" w:rsidDel="007D58DF">
          <w:rPr>
            <w:rFonts w:cs="Segoe UI"/>
            <w:i/>
            <w:color w:val="000000"/>
            <w:szCs w:val="21"/>
            <w:lang w:eastAsia="en-US"/>
          </w:rPr>
          <w:delText>@Entity(name "Emp"),</w:delText>
        </w:r>
        <w:r w:rsidRPr="00F4531C" w:rsidDel="007D58DF">
          <w:rPr>
            <w:rFonts w:cs="Segoe UI"/>
            <w:color w:val="000000"/>
            <w:szCs w:val="21"/>
            <w:lang w:eastAsia="en-US"/>
          </w:rPr>
          <w:delText xml:space="preserve"> lo cual permite identificar a la entidad en la base de datos por el nombre que se le ha asignado. </w:delText>
        </w:r>
      </w:del>
    </w:p>
    <w:p w14:paraId="20ABC925" w14:textId="6E0EBFBE" w:rsidR="00F613BC" w:rsidRPr="00F4531C" w:rsidDel="007D58DF" w:rsidRDefault="00F613BC" w:rsidP="007D58DF">
      <w:pPr>
        <w:spacing w:before="0" w:line="240" w:lineRule="auto"/>
        <w:ind w:left="0"/>
        <w:jc w:val="left"/>
        <w:rPr>
          <w:del w:id="2265" w:author="COLMENA MATEOS Adrian" w:date="2018-11-26T11:51:00Z"/>
          <w:rFonts w:cs="Segoe UI"/>
          <w:color w:val="000000"/>
          <w:szCs w:val="21"/>
          <w:lang w:eastAsia="en-US"/>
        </w:rPr>
      </w:pPr>
    </w:p>
    <w:p w14:paraId="79504C75" w14:textId="33F3A49E" w:rsidR="00F613BC" w:rsidRPr="00F4531C" w:rsidDel="007D58DF" w:rsidRDefault="00F613BC" w:rsidP="007D58DF">
      <w:pPr>
        <w:spacing w:before="0" w:line="240" w:lineRule="auto"/>
        <w:ind w:left="0"/>
        <w:jc w:val="left"/>
        <w:rPr>
          <w:del w:id="2266" w:author="COLMENA MATEOS Adrian" w:date="2018-11-26T11:51:00Z"/>
          <w:rFonts w:cs="Segoe UI"/>
          <w:color w:val="000000"/>
          <w:szCs w:val="21"/>
          <w:lang w:eastAsia="en-US"/>
        </w:rPr>
      </w:pPr>
      <w:del w:id="2267" w:author="COLMENA MATEOS Adrian" w:date="2018-11-26T11:51:00Z">
        <w:r w:rsidRPr="00F4531C" w:rsidDel="007D58DF">
          <w:rPr>
            <w:rFonts w:cs="Segoe UI"/>
            <w:color w:val="000000"/>
            <w:szCs w:val="21"/>
            <w:lang w:eastAsia="en-US"/>
          </w:rPr>
          <w:delText xml:space="preserve">En </w:delText>
        </w:r>
        <w:r w:rsidR="00EB6C30" w:rsidRPr="00F4531C" w:rsidDel="007D58DF">
          <w:rPr>
            <w:rFonts w:cs="Segoe UI"/>
            <w:color w:val="000000"/>
            <w:szCs w:val="21"/>
            <w:lang w:eastAsia="en-US"/>
          </w:rPr>
          <w:delText>cambio,</w:delText>
        </w:r>
        <w:r w:rsidRPr="00F4531C" w:rsidDel="007D58DF">
          <w:rPr>
            <w:rFonts w:cs="Segoe UI"/>
            <w:color w:val="000000"/>
            <w:szCs w:val="21"/>
            <w:lang w:eastAsia="en-US"/>
          </w:rPr>
          <w:delText xml:space="preserve"> si no se añade ningún nombre a la entidad, la tabla tomará el nombre por defecto de la entidad. En el ejemplo anterior, si no le ponemos el campo </w:delText>
        </w:r>
        <w:r w:rsidRPr="00F4531C" w:rsidDel="007D58DF">
          <w:rPr>
            <w:rFonts w:cs="Segoe UI"/>
            <w:i/>
            <w:color w:val="000000"/>
            <w:szCs w:val="21"/>
            <w:lang w:eastAsia="en-US"/>
          </w:rPr>
          <w:delText>name</w:delText>
        </w:r>
        <w:r w:rsidRPr="00F4531C" w:rsidDel="007D58DF">
          <w:rPr>
            <w:rFonts w:cs="Segoe UI"/>
            <w:color w:val="000000"/>
            <w:szCs w:val="21"/>
            <w:lang w:eastAsia="en-US"/>
          </w:rPr>
          <w:delText xml:space="preserve"> a la anotación </w:delText>
        </w:r>
        <w:r w:rsidRPr="00F4531C" w:rsidDel="007D58DF">
          <w:rPr>
            <w:rFonts w:cs="Segoe UI"/>
            <w:i/>
            <w:color w:val="000000"/>
            <w:szCs w:val="21"/>
            <w:lang w:eastAsia="en-US"/>
          </w:rPr>
          <w:delText>@Entity,</w:delText>
        </w:r>
        <w:r w:rsidRPr="00F4531C" w:rsidDel="007D58DF">
          <w:rPr>
            <w:rFonts w:cs="Segoe UI"/>
            <w:color w:val="000000"/>
            <w:szCs w:val="21"/>
            <w:lang w:eastAsia="en-US"/>
          </w:rPr>
          <w:delText xml:space="preserve"> el nombre por defecto de la entidad será "</w:delText>
        </w:r>
        <w:r w:rsidR="00196AFB" w:rsidRPr="00F4531C" w:rsidDel="007D58DF">
          <w:rPr>
            <w:rFonts w:cs="Segoe UI"/>
            <w:color w:val="000000"/>
            <w:szCs w:val="21"/>
            <w:lang w:eastAsia="en-US"/>
          </w:rPr>
          <w:delText>Empleado</w:delText>
        </w:r>
        <w:r w:rsidRPr="00F4531C" w:rsidDel="007D58DF">
          <w:rPr>
            <w:rFonts w:cs="Segoe UI"/>
            <w:color w:val="000000"/>
            <w:szCs w:val="21"/>
            <w:lang w:eastAsia="en-US"/>
          </w:rPr>
          <w:delText>" y la tabla correspondiente a esta entidad en base de datos saldrá con el nombre "</w:delText>
        </w:r>
        <w:r w:rsidR="00196AFB" w:rsidRPr="00F4531C" w:rsidDel="007D58DF">
          <w:rPr>
            <w:rFonts w:cs="Segoe UI"/>
            <w:color w:val="000000"/>
            <w:szCs w:val="21"/>
            <w:lang w:eastAsia="en-US"/>
          </w:rPr>
          <w:delText>EMPLEADO</w:delText>
        </w:r>
        <w:r w:rsidRPr="00F4531C" w:rsidDel="007D58DF">
          <w:rPr>
            <w:rFonts w:cs="Segoe UI"/>
            <w:color w:val="000000"/>
            <w:szCs w:val="21"/>
            <w:lang w:eastAsia="en-US"/>
          </w:rPr>
          <w:delText>".</w:delText>
        </w:r>
      </w:del>
    </w:p>
    <w:p w14:paraId="18921CCE" w14:textId="24FF15C5" w:rsidR="00F613BC" w:rsidRPr="00F4531C" w:rsidDel="007D58DF" w:rsidRDefault="00F613BC" w:rsidP="007D58DF">
      <w:pPr>
        <w:spacing w:before="0" w:line="240" w:lineRule="auto"/>
        <w:ind w:left="0"/>
        <w:jc w:val="left"/>
        <w:rPr>
          <w:del w:id="2268" w:author="COLMENA MATEOS Adrian" w:date="2018-11-26T11:51:00Z"/>
          <w:rFonts w:cs="Segoe UI"/>
          <w:color w:val="000000"/>
          <w:szCs w:val="21"/>
          <w:lang w:eastAsia="en-US"/>
        </w:rPr>
      </w:pPr>
    </w:p>
    <w:p w14:paraId="6972EA94" w14:textId="38A475EE" w:rsidR="00F613BC" w:rsidDel="007D58DF" w:rsidRDefault="00F613BC" w:rsidP="007D58DF">
      <w:pPr>
        <w:spacing w:before="0" w:line="240" w:lineRule="auto"/>
        <w:ind w:left="0"/>
        <w:jc w:val="left"/>
        <w:rPr>
          <w:del w:id="2269" w:author="COLMENA MATEOS Adrian" w:date="2018-11-26T11:51:00Z"/>
          <w:rFonts w:cs="Segoe UI"/>
          <w:color w:val="000000"/>
          <w:szCs w:val="21"/>
          <w:lang w:eastAsia="en-US"/>
        </w:rPr>
      </w:pPr>
      <w:del w:id="2270" w:author="COLMENA MATEOS Adrian" w:date="2018-11-26T11:51:00Z">
        <w:r w:rsidRPr="00F4531C" w:rsidDel="007D58DF">
          <w:rPr>
            <w:rFonts w:cs="Segoe UI"/>
            <w:color w:val="000000"/>
            <w:szCs w:val="21"/>
            <w:lang w:eastAsia="en-US"/>
          </w:rPr>
          <w:delText xml:space="preserve">De la misma manera sucede con los campos. Si no se especifica ningún nombre para las diferentes columnas de la tabla, las columnas cogerán el valor por defecto de los campos de la entidad. El nombre de los campos se puede cambiar añadiendo la anotación </w:delText>
        </w:r>
        <w:r w:rsidRPr="00F4531C" w:rsidDel="007D58DF">
          <w:rPr>
            <w:rFonts w:cs="Segoe UI"/>
            <w:i/>
            <w:color w:val="000000"/>
            <w:szCs w:val="21"/>
            <w:lang w:eastAsia="en-US"/>
          </w:rPr>
          <w:delText>@Column(name="nameColumn"),</w:delText>
        </w:r>
        <w:r w:rsidRPr="00F4531C" w:rsidDel="007D58DF">
          <w:rPr>
            <w:rFonts w:cs="Segoe UI"/>
            <w:color w:val="000000"/>
            <w:szCs w:val="21"/>
            <w:lang w:eastAsia="en-US"/>
          </w:rPr>
          <w:delText xml:space="preserve"> de esta manera, si ya tenemos un esquema en base de datos existente podemos hacer que coincidan los nombre.</w:delText>
        </w:r>
      </w:del>
    </w:p>
    <w:p w14:paraId="3DCEA7CB" w14:textId="5A2DD68B" w:rsidR="00F4531C" w:rsidRPr="007E7140" w:rsidDel="007D58DF" w:rsidRDefault="00F4531C" w:rsidP="007D58DF">
      <w:pPr>
        <w:spacing w:before="0" w:line="240" w:lineRule="auto"/>
        <w:ind w:left="0"/>
        <w:jc w:val="left"/>
        <w:rPr>
          <w:del w:id="2271" w:author="COLMENA MATEOS Adrian" w:date="2018-11-26T11:51:00Z"/>
        </w:rPr>
      </w:pPr>
      <w:del w:id="2272" w:author="COLMENA MATEOS Adrian" w:date="2018-11-26T11:51:00Z">
        <w:r w:rsidDel="007D58DF">
          <w:delText>Entity Manager</w:delText>
        </w:r>
      </w:del>
    </w:p>
    <w:p w14:paraId="3C07E4F9" w14:textId="188D84B7" w:rsidR="00F4531C" w:rsidRPr="000912A2" w:rsidDel="007D58DF" w:rsidRDefault="00F4531C" w:rsidP="007D58DF">
      <w:pPr>
        <w:spacing w:before="0" w:line="240" w:lineRule="auto"/>
        <w:ind w:left="0"/>
        <w:jc w:val="left"/>
        <w:rPr>
          <w:del w:id="2273" w:author="COLMENA MATEOS Adrian" w:date="2018-11-26T11:51:00Z"/>
          <w:lang w:val="es-ES_tradnl"/>
        </w:rPr>
      </w:pPr>
      <w:del w:id="2274" w:author="COLMENA MATEOS Adrian" w:date="2018-11-26T11:51:00Z">
        <w:r w:rsidRPr="000912A2" w:rsidDel="007D58DF">
          <w:rPr>
            <w:lang w:val="es-ES_tradnl"/>
          </w:rPr>
          <w:delText xml:space="preserve">Como se ha mencionado, es necesario llamar al API antes, y las veces que sea necesario para el número de operaciones a realizar, de que una entidad persista en la base de datos. Esta API es implementada por el </w:delText>
        </w:r>
        <w:r w:rsidRPr="000912A2" w:rsidDel="007D58DF">
          <w:rPr>
            <w:rFonts w:asciiTheme="majorHAnsi" w:hAnsiTheme="majorHAnsi"/>
            <w:sz w:val="21"/>
            <w:szCs w:val="21"/>
            <w:lang w:val="es-ES_tradnl"/>
          </w:rPr>
          <w:delText>Entity Manager</w:delText>
        </w:r>
        <w:r w:rsidRPr="000912A2" w:rsidDel="007D58DF">
          <w:rPr>
            <w:lang w:val="es-ES_tradnl"/>
          </w:rPr>
          <w:delText xml:space="preserve"> (EM) y encapsulada casi por completo en una única interfaz llamada </w:delText>
        </w:r>
        <w:r w:rsidRPr="00A35F9B" w:rsidDel="007D58DF">
          <w:rPr>
            <w:rFonts w:asciiTheme="majorHAnsi" w:hAnsiTheme="majorHAnsi"/>
            <w:i/>
            <w:sz w:val="21"/>
            <w:szCs w:val="21"/>
            <w:lang w:val="es-ES_tradnl"/>
          </w:rPr>
          <w:delText>javax.persistence.EntityManager</w:delText>
        </w:r>
        <w:r w:rsidRPr="000912A2" w:rsidDel="007D58DF">
          <w:rPr>
            <w:lang w:val="es-ES_tradnl"/>
          </w:rPr>
          <w:delText>. Hasta que un EM no crea, lee o escribe una entidad, esta no es más que un Objeto Java (no persistente).</w:delText>
        </w:r>
      </w:del>
    </w:p>
    <w:p w14:paraId="15E7F036" w14:textId="7590A285" w:rsidR="00F4531C" w:rsidRPr="000912A2" w:rsidDel="007D58DF" w:rsidRDefault="00F4531C" w:rsidP="007D58DF">
      <w:pPr>
        <w:spacing w:before="0" w:line="240" w:lineRule="auto"/>
        <w:ind w:left="0"/>
        <w:jc w:val="left"/>
        <w:rPr>
          <w:del w:id="2275" w:author="COLMENA MATEOS Adrian" w:date="2018-11-26T11:51:00Z"/>
          <w:lang w:val="es-ES_tradnl"/>
        </w:rPr>
      </w:pPr>
      <w:del w:id="2276" w:author="COLMENA MATEOS Adrian" w:date="2018-11-26T11:51:00Z">
        <w:r w:rsidRPr="000912A2" w:rsidDel="007D58DF">
          <w:rPr>
            <w:lang w:val="es-ES_tradnl"/>
          </w:rPr>
          <w:delText>Cuando un EM es llamado por una entidad, este objeto estará gestionado por el propio EM. El grupo entidades gestionadas dentro de un EM en un momento dado se llama contexto de persistencia. No pueden existir simultáneamente dos instancias de Java con la misma clave primaria en el mismo contexto de persistencia, por ejemplo, no pueden existir dos empleados que tenga su ID con valor 12.</w:delText>
        </w:r>
      </w:del>
    </w:p>
    <w:p w14:paraId="7DF71397" w14:textId="4B979F07" w:rsidR="00F4531C" w:rsidRPr="000912A2" w:rsidDel="007D58DF" w:rsidRDefault="00F4531C" w:rsidP="007D58DF">
      <w:pPr>
        <w:spacing w:before="0" w:line="240" w:lineRule="auto"/>
        <w:ind w:left="0"/>
        <w:jc w:val="left"/>
        <w:rPr>
          <w:del w:id="2277" w:author="COLMENA MATEOS Adrian" w:date="2018-11-26T11:51:00Z"/>
          <w:lang w:val="es-ES_tradnl"/>
        </w:rPr>
      </w:pPr>
      <w:del w:id="2278" w:author="COLMENA MATEOS Adrian" w:date="2018-11-26T11:51:00Z">
        <w:r w:rsidRPr="000912A2" w:rsidDel="007D58DF">
          <w:rPr>
            <w:lang w:val="es-ES_tradnl"/>
          </w:rPr>
          <w:delText>Los EMs están configurados para poder persistir o gestionar tipos específicos de objetos, leer y escribir en una base de datos, y ser implementados por un persistence provider en particular. Es el provider el que suministra el motor de implementación de soporte para todo JPA, desde el EntityManager hasta la implementación de clases query y el generar SQL.</w:delText>
        </w:r>
      </w:del>
    </w:p>
    <w:p w14:paraId="0AB78F1B" w14:textId="27B79C3D" w:rsidR="00F4531C" w:rsidRPr="000912A2" w:rsidDel="007D58DF" w:rsidRDefault="00F4531C" w:rsidP="007D58DF">
      <w:pPr>
        <w:spacing w:before="0" w:line="240" w:lineRule="auto"/>
        <w:ind w:left="0"/>
        <w:jc w:val="left"/>
        <w:rPr>
          <w:del w:id="2279" w:author="COLMENA MATEOS Adrian" w:date="2018-11-26T11:51:00Z"/>
          <w:lang w:val="es-ES_tradnl"/>
        </w:rPr>
      </w:pPr>
      <w:del w:id="2280" w:author="COLMENA MATEOS Adrian" w:date="2018-11-26T11:51:00Z">
        <w:r w:rsidRPr="000912A2" w:rsidDel="007D58DF">
          <w:rPr>
            <w:lang w:val="es-ES_tradnl"/>
          </w:rPr>
          <w:delText xml:space="preserve">Todos los EM provienen de factories del tipo </w:delText>
        </w:r>
        <w:r w:rsidRPr="000912A2" w:rsidDel="007D58DF">
          <w:rPr>
            <w:rFonts w:asciiTheme="majorHAnsi" w:hAnsiTheme="majorHAnsi"/>
            <w:sz w:val="21"/>
            <w:szCs w:val="21"/>
            <w:lang w:val="es-ES_tradnl"/>
          </w:rPr>
          <w:delText>javax.persistence.EntityManagerFactory</w:delText>
        </w:r>
        <w:r w:rsidRPr="000912A2" w:rsidDel="007D58DF">
          <w:rPr>
            <w:lang w:val="es-ES_tradnl"/>
          </w:rPr>
          <w:delText xml:space="preserve">. El EM se configura en base al factory que lo creó, pero se define por separado. La persistence unit establece los ajustes y las clases de entidad utilizadas por todos los EMs obtenidos de la instancia única EntityManagerFactory relacionada con esa </w:delText>
        </w:r>
      </w:del>
      <w:del w:id="2281" w:author="COLMENA MATEOS Adrian" w:date="2018-11-23T08:53:00Z">
        <w:r w:rsidRPr="000912A2" w:rsidDel="00204249">
          <w:rPr>
            <w:lang w:val="es-ES_tradnl"/>
          </w:rPr>
          <w:delText>unidad de persistencia</w:delText>
        </w:r>
      </w:del>
      <w:del w:id="2282" w:author="COLMENA MATEOS Adrian" w:date="2018-11-26T11:51:00Z">
        <w:r w:rsidRPr="000912A2" w:rsidDel="007D58DF">
          <w:rPr>
            <w:lang w:val="es-ES_tradnl"/>
          </w:rPr>
          <w:delText>. Existe, por lo tanto, una correspondencia de uno a uno entre una persistence unit y su EntityManagerFactory instanciada.</w:delText>
        </w:r>
      </w:del>
    </w:p>
    <w:p w14:paraId="3EF9AD0A" w14:textId="5322A110" w:rsidR="00F4531C" w:rsidRPr="000912A2" w:rsidDel="007D58DF" w:rsidRDefault="00F4531C" w:rsidP="007D58DF">
      <w:pPr>
        <w:spacing w:before="0" w:line="240" w:lineRule="auto"/>
        <w:ind w:left="0"/>
        <w:jc w:val="left"/>
        <w:rPr>
          <w:del w:id="2283" w:author="COLMENA MATEOS Adrian" w:date="2018-11-26T11:51:00Z"/>
          <w:lang w:val="es-ES_tradnl"/>
        </w:rPr>
      </w:pPr>
      <w:del w:id="2284" w:author="COLMENA MATEOS Adrian" w:date="2018-11-26T11:51:00Z">
        <w:r w:rsidRPr="000912A2" w:rsidDel="007D58DF">
          <w:rPr>
            <w:lang w:val="es-ES_tradnl"/>
          </w:rPr>
          <w:delText>Las persistence units se nombran para diferenciar una EntityManagerFactory de otra. Esto le da a la aplicación control sobre qué configuración o persistencia debe utilizarse para operar en una entidad en particular.</w:delText>
        </w:r>
      </w:del>
    </w:p>
    <w:p w14:paraId="0B70353F" w14:textId="637ECE41" w:rsidR="00F4531C" w:rsidRPr="000912A2" w:rsidDel="007D58DF" w:rsidRDefault="00F4531C" w:rsidP="007D58DF">
      <w:pPr>
        <w:spacing w:before="0" w:line="240" w:lineRule="auto"/>
        <w:ind w:left="0"/>
        <w:jc w:val="left"/>
        <w:rPr>
          <w:del w:id="2285" w:author="COLMENA MATEOS Adrian" w:date="2018-11-26T11:51:00Z"/>
          <w:lang w:val="es-ES_tradnl"/>
        </w:rPr>
      </w:pPr>
      <w:del w:id="2286" w:author="COLMENA MATEOS Adrian" w:date="2018-11-26T11:51:00Z">
        <w:r w:rsidRPr="000912A2" w:rsidDel="007D58DF">
          <w:rPr>
            <w:lang w:val="es-ES_tradnl"/>
          </w:rPr>
          <w:delText xml:space="preserve">La Figura muestra que por cada persistence unit hay una EntityManagerFactory y que muchos EMs pueden ser creados a partir de una EntityManagerFactory. No obstante, varios EMs pueden apuntar al mismo contexto de persistencia. Sólo hemos hablado de un EM y su contexto de persistencia, pero más adelante verás que puede haber múltiples referencias a diferentes EMs, todos apuntando al mismo grupo de entidades administradas. </w:delText>
        </w:r>
      </w:del>
    </w:p>
    <w:p w14:paraId="6AB778D7" w14:textId="12BB7AB8" w:rsidR="00F4531C" w:rsidDel="007D58DF" w:rsidRDefault="00F4531C" w:rsidP="007D58DF">
      <w:pPr>
        <w:spacing w:before="0" w:line="240" w:lineRule="auto"/>
        <w:ind w:left="0"/>
        <w:jc w:val="left"/>
        <w:rPr>
          <w:del w:id="2287" w:author="COLMENA MATEOS Adrian" w:date="2018-11-26T11:51:00Z"/>
        </w:rPr>
      </w:pPr>
    </w:p>
    <w:p w14:paraId="1BA3D0D6" w14:textId="3D5F95EC" w:rsidR="00F4531C" w:rsidDel="007D58DF" w:rsidRDefault="00F4531C" w:rsidP="007D58DF">
      <w:pPr>
        <w:spacing w:before="0" w:line="240" w:lineRule="auto"/>
        <w:ind w:left="0"/>
        <w:jc w:val="left"/>
        <w:rPr>
          <w:del w:id="2288" w:author="COLMENA MATEOS Adrian" w:date="2018-11-26T11:51:00Z"/>
        </w:rPr>
      </w:pPr>
    </w:p>
    <w:p w14:paraId="768F5776" w14:textId="1707579A" w:rsidR="00F4531C" w:rsidDel="007D58DF" w:rsidRDefault="00F4531C" w:rsidP="007D58DF">
      <w:pPr>
        <w:spacing w:before="0" w:line="240" w:lineRule="auto"/>
        <w:ind w:left="0"/>
        <w:jc w:val="left"/>
        <w:rPr>
          <w:del w:id="2289" w:author="COLMENA MATEOS Adrian" w:date="2018-11-26T11:51:00Z"/>
        </w:rPr>
      </w:pPr>
    </w:p>
    <w:p w14:paraId="741B5322" w14:textId="0FB872C2" w:rsidR="00F4531C" w:rsidDel="007D58DF" w:rsidRDefault="00F4531C" w:rsidP="007D58DF">
      <w:pPr>
        <w:spacing w:before="0" w:line="240" w:lineRule="auto"/>
        <w:ind w:left="0"/>
        <w:jc w:val="left"/>
        <w:rPr>
          <w:del w:id="2290" w:author="COLMENA MATEOS Adrian" w:date="2018-11-26T11:51:00Z"/>
        </w:rPr>
      </w:pPr>
    </w:p>
    <w:p w14:paraId="57513690" w14:textId="40CDBBD6" w:rsidR="00F4531C" w:rsidDel="007D58DF" w:rsidRDefault="00095204" w:rsidP="007D58DF">
      <w:pPr>
        <w:spacing w:before="0" w:line="240" w:lineRule="auto"/>
        <w:ind w:left="0"/>
        <w:jc w:val="left"/>
        <w:rPr>
          <w:del w:id="2291" w:author="COLMENA MATEOS Adrian" w:date="2018-11-26T11:51:00Z"/>
        </w:rPr>
      </w:pPr>
      <w:del w:id="2292" w:author="COLMENA MATEOS Adrian" w:date="2018-11-26T11:51:00Z">
        <w:r w:rsidDel="007D58DF">
          <w:rPr>
            <w:rFonts w:ascii="Arial" w:hAnsi="Arial"/>
            <w:b/>
            <w:bCs/>
            <w:noProof/>
            <w:sz w:val="16"/>
            <w:szCs w:val="16"/>
            <w:lang w:eastAsia="es-ES"/>
          </w:rPr>
          <mc:AlternateContent>
            <mc:Choice Requires="wpg">
              <w:drawing>
                <wp:anchor distT="0" distB="0" distL="114300" distR="114300" simplePos="0" relativeHeight="251743232" behindDoc="0" locked="0" layoutInCell="1" allowOverlap="1" wp14:anchorId="01892943" wp14:editId="6D937375">
                  <wp:simplePos x="0" y="0"/>
                  <wp:positionH relativeFrom="margin">
                    <wp:align>center</wp:align>
                  </wp:positionH>
                  <wp:positionV relativeFrom="paragraph">
                    <wp:posOffset>-238684</wp:posOffset>
                  </wp:positionV>
                  <wp:extent cx="3655568" cy="2311022"/>
                  <wp:effectExtent l="0" t="0" r="21590" b="0"/>
                  <wp:wrapNone/>
                  <wp:docPr id="64" name="Grupo 64"/>
                  <wp:cNvGraphicFramePr/>
                  <a:graphic xmlns:a="http://schemas.openxmlformats.org/drawingml/2006/main">
                    <a:graphicData uri="http://schemas.microsoft.com/office/word/2010/wordprocessingGroup">
                      <wpg:wgp>
                        <wpg:cNvGrpSpPr/>
                        <wpg:grpSpPr>
                          <a:xfrm>
                            <a:off x="0" y="0"/>
                            <a:ext cx="3655568" cy="2311022"/>
                            <a:chOff x="0" y="146275"/>
                            <a:chExt cx="3655568" cy="2311022"/>
                          </a:xfrm>
                        </wpg:grpSpPr>
                        <wpg:grpSp>
                          <wpg:cNvPr id="65" name="Grupo 65"/>
                          <wpg:cNvGrpSpPr/>
                          <wpg:grpSpPr>
                            <a:xfrm>
                              <a:off x="2275078" y="146275"/>
                              <a:ext cx="1380490" cy="2224061"/>
                              <a:chOff x="-1484935" y="146275"/>
                              <a:chExt cx="1380490" cy="2224061"/>
                            </a:xfrm>
                          </wpg:grpSpPr>
                          <wps:wsp>
                            <wps:cNvPr id="66" name="Conector recto de flecha 66"/>
                            <wps:cNvCnPr/>
                            <wps:spPr>
                              <a:xfrm>
                                <a:off x="-826565" y="570086"/>
                                <a:ext cx="0" cy="4762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7" name="Cuadro de texto 67"/>
                            <wps:cNvSpPr txBox="1"/>
                            <wps:spPr>
                              <a:xfrm>
                                <a:off x="-1236310" y="146275"/>
                                <a:ext cx="843280" cy="417195"/>
                              </a:xfrm>
                              <a:prstGeom prst="rect">
                                <a:avLst/>
                              </a:prstGeom>
                              <a:noFill/>
                              <a:ln w="6350">
                                <a:noFill/>
                              </a:ln>
                            </wps:spPr>
                            <wps:txbx>
                              <w:txbxContent>
                                <w:p w14:paraId="19B7E940" w14:textId="77777777" w:rsidR="00CB4C1B" w:rsidRPr="00AC63E8" w:rsidRDefault="00CB4C1B" w:rsidP="00095204">
                                  <w:pPr>
                                    <w:ind w:left="0"/>
                                    <w:rPr>
                                      <w:rFonts w:ascii="Lucida Fax" w:hAnsi="Lucida Fax" w:cs="Arial"/>
                                    </w:rPr>
                                  </w:pPr>
                                  <w:r w:rsidRPr="00AC63E8">
                                    <w:rPr>
                                      <w:rFonts w:ascii="Lucida Fax" w:hAnsi="Lucida Fax" w:cs="Arial"/>
                                    </w:rPr>
                                    <w:t>Persistence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Cuadro de texto 68"/>
                            <wps:cNvSpPr txBox="1"/>
                            <wps:spPr>
                              <a:xfrm>
                                <a:off x="-1484935" y="1067998"/>
                                <a:ext cx="1380490" cy="417195"/>
                              </a:xfrm>
                              <a:prstGeom prst="rect">
                                <a:avLst/>
                              </a:prstGeom>
                              <a:noFill/>
                              <a:ln w="6350">
                                <a:noFill/>
                              </a:ln>
                            </wps:spPr>
                            <wps:txbx>
                              <w:txbxContent>
                                <w:p w14:paraId="3F7C00BC" w14:textId="77777777" w:rsidR="00CB4C1B" w:rsidRPr="00AC63E8" w:rsidRDefault="00CB4C1B" w:rsidP="00095204">
                                  <w:pPr>
                                    <w:ind w:left="0"/>
                                    <w:rPr>
                                      <w:rFonts w:ascii="Lucida Sans" w:hAnsi="Lucida Sans"/>
                                    </w:rPr>
                                  </w:pPr>
                                  <w:r w:rsidRPr="00AC63E8">
                                    <w:rPr>
                                      <w:rFonts w:ascii="Lucida Sans" w:hAnsi="Lucida Sans"/>
                                    </w:rPr>
                                    <w:t>EntityManagerFactory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 name="Cuadro de texto 69"/>
                            <wps:cNvSpPr txBox="1"/>
                            <wps:spPr>
                              <a:xfrm>
                                <a:off x="-1280160" y="1953141"/>
                                <a:ext cx="977900" cy="417195"/>
                              </a:xfrm>
                              <a:prstGeom prst="rect">
                                <a:avLst/>
                              </a:prstGeom>
                              <a:noFill/>
                              <a:ln w="6350">
                                <a:noFill/>
                              </a:ln>
                            </wps:spPr>
                            <wps:txbx>
                              <w:txbxContent>
                                <w:p w14:paraId="133506E3" w14:textId="77777777" w:rsidR="00CB4C1B" w:rsidRPr="00AC63E8" w:rsidRDefault="00CB4C1B" w:rsidP="00095204">
                                  <w:pPr>
                                    <w:ind w:left="0"/>
                                    <w:rPr>
                                      <w:rFonts w:ascii="Lucida Sans" w:hAnsi="Lucida Sans"/>
                                    </w:rPr>
                                  </w:pPr>
                                  <w:r w:rsidRPr="00AC63E8">
                                    <w:rPr>
                                      <w:rFonts w:ascii="Lucida Sans" w:hAnsi="Lucida Sans"/>
                                    </w:rPr>
                                    <w:t>EntityManager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70" name="Grupo 70"/>
                          <wpg:cNvGrpSpPr/>
                          <wpg:grpSpPr>
                            <a:xfrm>
                              <a:off x="0" y="146304"/>
                              <a:ext cx="3649802" cy="2310993"/>
                              <a:chOff x="0" y="0"/>
                              <a:chExt cx="3649802" cy="2310993"/>
                            </a:xfrm>
                          </wpg:grpSpPr>
                          <wpg:grpSp>
                            <wpg:cNvPr id="71" name="Grupo 71"/>
                            <wpg:cNvGrpSpPr/>
                            <wpg:grpSpPr>
                              <a:xfrm>
                                <a:off x="2245766" y="0"/>
                                <a:ext cx="1404036" cy="2230652"/>
                                <a:chOff x="0" y="0"/>
                                <a:chExt cx="1404036" cy="2230652"/>
                              </a:xfrm>
                            </wpg:grpSpPr>
                            <wpg:grpSp>
                              <wpg:cNvPr id="72" name="Grupo 72"/>
                              <wpg:cNvGrpSpPr/>
                              <wpg:grpSpPr>
                                <a:xfrm>
                                  <a:off x="0" y="907084"/>
                                  <a:ext cx="1396720" cy="1323568"/>
                                  <a:chOff x="0" y="0"/>
                                  <a:chExt cx="1396720" cy="1323568"/>
                                </a:xfrm>
                              </wpg:grpSpPr>
                              <wps:wsp>
                                <wps:cNvPr id="73" name="Rectángulo 73"/>
                                <wps:cNvSpPr/>
                                <wps:spPr>
                                  <a:xfrm>
                                    <a:off x="21945" y="0"/>
                                    <a:ext cx="1374775" cy="423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5FD17" w14:textId="77777777" w:rsidR="00CB4C1B" w:rsidRPr="007E2AD7" w:rsidRDefault="00CB4C1B" w:rsidP="00095204">
                                      <w:pPr>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0" y="899769"/>
                                    <a:ext cx="1374775" cy="423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B5843" w14:textId="77777777" w:rsidR="00CB4C1B" w:rsidRPr="007E2AD7" w:rsidRDefault="00CB4C1B" w:rsidP="00095204">
                                      <w:pPr>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ector recto de flecha 75"/>
                                <wps:cNvCnPr/>
                                <wps:spPr>
                                  <a:xfrm>
                                    <a:off x="687629" y="424281"/>
                                    <a:ext cx="0" cy="4762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s:wsp>
                              <wps:cNvPr id="76" name="Cuadro de texto 76"/>
                              <wps:cNvSpPr txBox="1"/>
                              <wps:spPr>
                                <a:xfrm>
                                  <a:off x="672773" y="1367616"/>
                                  <a:ext cx="386080" cy="335915"/>
                                </a:xfrm>
                                <a:prstGeom prst="rect">
                                  <a:avLst/>
                                </a:prstGeom>
                                <a:noFill/>
                                <a:ln w="6350">
                                  <a:noFill/>
                                </a:ln>
                              </wps:spPr>
                              <wps:txbx>
                                <w:txbxContent>
                                  <w:p w14:paraId="76D5D462"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77" name="Grupo 77"/>
                              <wpg:cNvGrpSpPr/>
                              <wpg:grpSpPr>
                                <a:xfrm>
                                  <a:off x="438912" y="1228953"/>
                                  <a:ext cx="261312" cy="650334"/>
                                  <a:chOff x="0" y="0"/>
                                  <a:chExt cx="261312" cy="650334"/>
                                </a:xfrm>
                              </wpg:grpSpPr>
                              <wps:wsp>
                                <wps:cNvPr id="78" name="Cuadro de texto 78"/>
                                <wps:cNvSpPr txBox="1"/>
                                <wps:spPr>
                                  <a:xfrm>
                                    <a:off x="7312" y="0"/>
                                    <a:ext cx="254000" cy="335915"/>
                                  </a:xfrm>
                                  <a:prstGeom prst="rect">
                                    <a:avLst/>
                                  </a:prstGeom>
                                  <a:noFill/>
                                  <a:ln w="6350">
                                    <a:noFill/>
                                  </a:ln>
                                </wps:spPr>
                                <wps:txbx>
                                  <w:txbxContent>
                                    <w:p w14:paraId="0441AFD6"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 name="Cuadro de texto 79"/>
                                <wps:cNvSpPr txBox="1"/>
                                <wps:spPr>
                                  <a:xfrm>
                                    <a:off x="0" y="314419"/>
                                    <a:ext cx="238760" cy="335915"/>
                                  </a:xfrm>
                                  <a:prstGeom prst="rect">
                                    <a:avLst/>
                                  </a:prstGeom>
                                  <a:noFill/>
                                  <a:ln w="6350">
                                    <a:noFill/>
                                  </a:ln>
                                </wps:spPr>
                                <wps:txbx>
                                  <w:txbxContent>
                                    <w:p w14:paraId="67035E83" w14:textId="77777777" w:rsidR="00CB4C1B" w:rsidRPr="00C31E1E" w:rsidRDefault="00CB4C1B" w:rsidP="00095204">
                                      <w:pPr>
                                        <w:ind w:left="0"/>
                                        <w:rPr>
                                          <w:rFonts w:ascii="Lucida Sans" w:hAnsi="Lucida Sans"/>
                                          <w:sz w:val="16"/>
                                        </w:rPr>
                                      </w:pPr>
                                      <w:r>
                                        <w:rPr>
                                          <w:rFonts w:ascii="Lucida Sans" w:hAnsi="Lucida Sans"/>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0" name="Grupo 80"/>
                              <wpg:cNvGrpSpPr/>
                              <wpg:grpSpPr>
                                <a:xfrm>
                                  <a:off x="29261" y="0"/>
                                  <a:ext cx="1374775" cy="972202"/>
                                  <a:chOff x="0" y="0"/>
                                  <a:chExt cx="1374775" cy="972202"/>
                                </a:xfrm>
                              </wpg:grpSpPr>
                              <wps:wsp>
                                <wps:cNvPr id="81" name="Cuadro de texto 81"/>
                                <wps:cNvSpPr txBox="1"/>
                                <wps:spPr>
                                  <a:xfrm>
                                    <a:off x="658155" y="446219"/>
                                    <a:ext cx="386080" cy="335915"/>
                                  </a:xfrm>
                                  <a:prstGeom prst="rect">
                                    <a:avLst/>
                                  </a:prstGeom>
                                  <a:noFill/>
                                  <a:ln w="6350">
                                    <a:noFill/>
                                  </a:ln>
                                </wps:spPr>
                                <wps:txbx>
                                  <w:txbxContent>
                                    <w:p w14:paraId="074DA328"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82" name="Grupo 82"/>
                                <wpg:cNvGrpSpPr/>
                                <wpg:grpSpPr>
                                  <a:xfrm>
                                    <a:off x="0" y="0"/>
                                    <a:ext cx="1374775" cy="972202"/>
                                    <a:chOff x="0" y="0"/>
                                    <a:chExt cx="1374775" cy="972202"/>
                                  </a:xfrm>
                                </wpg:grpSpPr>
                                <wps:wsp>
                                  <wps:cNvPr id="83" name="Rectángulo 83"/>
                                  <wps:cNvSpPr/>
                                  <wps:spPr>
                                    <a:xfrm>
                                      <a:off x="0" y="0"/>
                                      <a:ext cx="1374775" cy="423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8E7A8" w14:textId="77777777" w:rsidR="00CB4C1B" w:rsidRPr="007E2AD7" w:rsidRDefault="00CB4C1B" w:rsidP="00095204">
                                        <w:pPr>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Grupo 84"/>
                                  <wpg:cNvGrpSpPr/>
                                  <wpg:grpSpPr>
                                    <a:xfrm>
                                      <a:off x="438912" y="321868"/>
                                      <a:ext cx="261312" cy="650334"/>
                                      <a:chOff x="0" y="0"/>
                                      <a:chExt cx="261312" cy="650334"/>
                                    </a:xfrm>
                                  </wpg:grpSpPr>
                                  <wps:wsp>
                                    <wps:cNvPr id="85" name="Cuadro de texto 85"/>
                                    <wps:cNvSpPr txBox="1"/>
                                    <wps:spPr>
                                      <a:xfrm>
                                        <a:off x="7312" y="0"/>
                                        <a:ext cx="254000" cy="335915"/>
                                      </a:xfrm>
                                      <a:prstGeom prst="rect">
                                        <a:avLst/>
                                      </a:prstGeom>
                                      <a:noFill/>
                                      <a:ln w="6350">
                                        <a:noFill/>
                                      </a:ln>
                                    </wps:spPr>
                                    <wps:txbx>
                                      <w:txbxContent>
                                        <w:p w14:paraId="615C05B9"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6" name="Cuadro de texto 86"/>
                                    <wps:cNvSpPr txBox="1"/>
                                    <wps:spPr>
                                      <a:xfrm>
                                        <a:off x="0" y="314419"/>
                                        <a:ext cx="238760" cy="335915"/>
                                      </a:xfrm>
                                      <a:prstGeom prst="rect">
                                        <a:avLst/>
                                      </a:prstGeom>
                                      <a:noFill/>
                                      <a:ln w="6350">
                                        <a:noFill/>
                                      </a:ln>
                                    </wps:spPr>
                                    <wps:txbx>
                                      <w:txbxContent>
                                        <w:p w14:paraId="2254876A" w14:textId="77777777" w:rsidR="00CB4C1B" w:rsidRPr="00C31E1E" w:rsidRDefault="00CB4C1B" w:rsidP="00095204">
                                          <w:pPr>
                                            <w:ind w:left="0"/>
                                            <w:rPr>
                                              <w:rFonts w:ascii="Lucida Sans" w:hAnsi="Lucida Sans"/>
                                              <w:sz w:val="16"/>
                                            </w:rPr>
                                          </w:pPr>
                                          <w:r>
                                            <w:rPr>
                                              <w:rFonts w:ascii="Lucida Sans" w:hAnsi="Lucida Sans"/>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grpSp>
                            <wpg:cNvPr id="87" name="Grupo 87"/>
                            <wpg:cNvGrpSpPr/>
                            <wpg:grpSpPr>
                              <a:xfrm>
                                <a:off x="0" y="833932"/>
                                <a:ext cx="2345487" cy="1477061"/>
                                <a:chOff x="0" y="0"/>
                                <a:chExt cx="2345487" cy="1477061"/>
                              </a:xfrm>
                            </wpg:grpSpPr>
                            <wpg:grpSp>
                              <wpg:cNvPr id="88" name="Grupo 88"/>
                              <wpg:cNvGrpSpPr/>
                              <wpg:grpSpPr>
                                <a:xfrm>
                                  <a:off x="0" y="65837"/>
                                  <a:ext cx="1417955" cy="1316561"/>
                                  <a:chOff x="-21180" y="0"/>
                                  <a:chExt cx="1417955" cy="1316561"/>
                                </a:xfrm>
                              </wpg:grpSpPr>
                              <wps:wsp>
                                <wps:cNvPr id="89" name="Cuadro de texto 89"/>
                                <wps:cNvSpPr txBox="1"/>
                                <wps:spPr>
                                  <a:xfrm>
                                    <a:off x="175503" y="14533"/>
                                    <a:ext cx="1074420" cy="417195"/>
                                  </a:xfrm>
                                  <a:prstGeom prst="rect">
                                    <a:avLst/>
                                  </a:prstGeom>
                                  <a:noFill/>
                                  <a:ln w="6350">
                                    <a:noFill/>
                                  </a:ln>
                                </wps:spPr>
                                <wps:txbx>
                                  <w:txbxContent>
                                    <w:p w14:paraId="1FDBB4FE" w14:textId="77777777" w:rsidR="00CB4C1B" w:rsidRPr="00AC63E8" w:rsidRDefault="00CB4C1B" w:rsidP="00095204">
                                      <w:pPr>
                                        <w:ind w:left="0"/>
                                        <w:rPr>
                                          <w:rFonts w:ascii="Lucida Sans" w:hAnsi="Lucida Sans"/>
                                        </w:rPr>
                                      </w:pPr>
                                      <w:r>
                                        <w:rPr>
                                          <w:rFonts w:ascii="Lucida Sans" w:hAnsi="Lucida Sans"/>
                                        </w:rPr>
                                        <w:t>Persistence Unit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Cuadro de texto 90"/>
                                <wps:cNvSpPr txBox="1"/>
                                <wps:spPr>
                                  <a:xfrm>
                                    <a:off x="-21180" y="899366"/>
                                    <a:ext cx="1417955" cy="417195"/>
                                  </a:xfrm>
                                  <a:prstGeom prst="rect">
                                    <a:avLst/>
                                  </a:prstGeom>
                                  <a:noFill/>
                                  <a:ln w="6350">
                                    <a:noFill/>
                                  </a:ln>
                                </wps:spPr>
                                <wps:txbx>
                                  <w:txbxContent>
                                    <w:p w14:paraId="4ABB32B0" w14:textId="77777777" w:rsidR="00CB4C1B" w:rsidRPr="00C31E1E" w:rsidRDefault="00CB4C1B" w:rsidP="00095204">
                                      <w:pPr>
                                        <w:ind w:left="0"/>
                                        <w:rPr>
                                          <w:rFonts w:ascii="Lucida Sans" w:hAnsi="Lucida Sans"/>
                                          <w:sz w:val="16"/>
                                        </w:rPr>
                                      </w:pPr>
                                      <w:r w:rsidRPr="00C31E1E">
                                        <w:rPr>
                                          <w:rFonts w:ascii="Lucida Sans" w:hAnsi="Lucida Sans"/>
                                          <w:sz w:val="16"/>
                                        </w:rPr>
                                        <w:t>Contexto de persistencia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91" name="Grupo 91"/>
                                <wpg:cNvGrpSpPr/>
                                <wpg:grpSpPr>
                                  <a:xfrm>
                                    <a:off x="0" y="0"/>
                                    <a:ext cx="1396720" cy="1316253"/>
                                    <a:chOff x="0" y="0"/>
                                    <a:chExt cx="1396720" cy="1316253"/>
                                  </a:xfrm>
                                </wpg:grpSpPr>
                                <wpg:grpSp>
                                  <wpg:cNvPr id="92" name="Grupo 92"/>
                                  <wpg:cNvGrpSpPr/>
                                  <wpg:grpSpPr>
                                    <a:xfrm>
                                      <a:off x="0" y="0"/>
                                      <a:ext cx="1396720" cy="1316253"/>
                                      <a:chOff x="0" y="0"/>
                                      <a:chExt cx="1396720" cy="1316253"/>
                                    </a:xfrm>
                                  </wpg:grpSpPr>
                                  <wps:wsp>
                                    <wps:cNvPr id="93" name="Rectángulo 93"/>
                                    <wps:cNvSpPr/>
                                    <wps:spPr>
                                      <a:xfrm>
                                        <a:off x="21945" y="0"/>
                                        <a:ext cx="1374775" cy="423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46F8B" w14:textId="77777777" w:rsidR="00CB4C1B" w:rsidRPr="007E2AD7" w:rsidRDefault="00CB4C1B" w:rsidP="00095204">
                                          <w:pPr>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ángulo 94"/>
                                    <wps:cNvSpPr/>
                                    <wps:spPr>
                                      <a:xfrm>
                                        <a:off x="0" y="892454"/>
                                        <a:ext cx="1374775" cy="423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7E6A8" w14:textId="77777777" w:rsidR="00CB4C1B" w:rsidRPr="007E2AD7" w:rsidRDefault="00CB4C1B" w:rsidP="00095204">
                                          <w:pPr>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onector recto de flecha 95"/>
                                    <wps:cNvCnPr/>
                                    <wps:spPr>
                                      <a:xfrm>
                                        <a:off x="687628" y="416966"/>
                                        <a:ext cx="0" cy="4762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g:grpSp>
                                  <wpg:cNvPr id="96" name="Grupo 96"/>
                                  <wpg:cNvGrpSpPr/>
                                  <wpg:grpSpPr>
                                    <a:xfrm>
                                      <a:off x="453542" y="314553"/>
                                      <a:ext cx="605462" cy="650334"/>
                                      <a:chOff x="0" y="0"/>
                                      <a:chExt cx="605462" cy="650334"/>
                                    </a:xfrm>
                                  </wpg:grpSpPr>
                                  <wps:wsp>
                                    <wps:cNvPr id="97" name="Cuadro de texto 97"/>
                                    <wps:cNvSpPr txBox="1"/>
                                    <wps:spPr>
                                      <a:xfrm>
                                        <a:off x="219382" y="146283"/>
                                        <a:ext cx="386080" cy="335915"/>
                                      </a:xfrm>
                                      <a:prstGeom prst="rect">
                                        <a:avLst/>
                                      </a:prstGeom>
                                      <a:noFill/>
                                      <a:ln w="6350">
                                        <a:noFill/>
                                      </a:ln>
                                    </wps:spPr>
                                    <wps:txbx>
                                      <w:txbxContent>
                                        <w:p w14:paraId="27A8BFF5"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98" name="Grupo 98"/>
                                    <wpg:cNvGrpSpPr/>
                                    <wpg:grpSpPr>
                                      <a:xfrm>
                                        <a:off x="0" y="0"/>
                                        <a:ext cx="261312" cy="650334"/>
                                        <a:chOff x="0" y="0"/>
                                        <a:chExt cx="261312" cy="650334"/>
                                      </a:xfrm>
                                    </wpg:grpSpPr>
                                    <wps:wsp>
                                      <wps:cNvPr id="99" name="Cuadro de texto 99"/>
                                      <wps:cNvSpPr txBox="1"/>
                                      <wps:spPr>
                                        <a:xfrm>
                                          <a:off x="7312" y="0"/>
                                          <a:ext cx="254000" cy="335915"/>
                                        </a:xfrm>
                                        <a:prstGeom prst="rect">
                                          <a:avLst/>
                                        </a:prstGeom>
                                        <a:noFill/>
                                        <a:ln w="6350">
                                          <a:noFill/>
                                        </a:ln>
                                      </wps:spPr>
                                      <wps:txbx>
                                        <w:txbxContent>
                                          <w:p w14:paraId="0FD8D679"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Cuadro de texto 100"/>
                                      <wps:cNvSpPr txBox="1"/>
                                      <wps:spPr>
                                        <a:xfrm>
                                          <a:off x="0" y="314419"/>
                                          <a:ext cx="238760" cy="335915"/>
                                        </a:xfrm>
                                        <a:prstGeom prst="rect">
                                          <a:avLst/>
                                        </a:prstGeom>
                                        <a:noFill/>
                                        <a:ln w="6350">
                                          <a:noFill/>
                                        </a:ln>
                                      </wps:spPr>
                                      <wps:txbx>
                                        <w:txbxContent>
                                          <w:p w14:paraId="0CA8A9D7" w14:textId="77777777" w:rsidR="00CB4C1B" w:rsidRPr="00C31E1E" w:rsidRDefault="00CB4C1B" w:rsidP="00095204">
                                            <w:pPr>
                                              <w:ind w:left="0"/>
                                              <w:rPr>
                                                <w:rFonts w:ascii="Lucida Sans" w:hAnsi="Lucida Sans"/>
                                                <w:sz w:val="16"/>
                                              </w:rPr>
                                            </w:pPr>
                                            <w:r>
                                              <w:rPr>
                                                <w:rFonts w:ascii="Lucida Sans" w:hAnsi="Lucida Sans"/>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grpSp>
                              <wpg:cNvPr id="101" name="Grupo 101"/>
                              <wpg:cNvGrpSpPr/>
                              <wpg:grpSpPr>
                                <a:xfrm>
                                  <a:off x="1331366" y="899770"/>
                                  <a:ext cx="955409" cy="577291"/>
                                  <a:chOff x="-14630" y="0"/>
                                  <a:chExt cx="955409" cy="577291"/>
                                </a:xfrm>
                              </wpg:grpSpPr>
                              <wps:wsp>
                                <wps:cNvPr id="102" name="Conector recto de flecha 102"/>
                                <wps:cNvCnPr/>
                                <wps:spPr>
                                  <a:xfrm flipH="1">
                                    <a:off x="58522" y="299923"/>
                                    <a:ext cx="84124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3" name="Cuadro de texto 103"/>
                                <wps:cNvSpPr txBox="1"/>
                                <wps:spPr>
                                  <a:xfrm>
                                    <a:off x="190138" y="0"/>
                                    <a:ext cx="636905" cy="335915"/>
                                  </a:xfrm>
                                  <a:prstGeom prst="rect">
                                    <a:avLst/>
                                  </a:prstGeom>
                                  <a:noFill/>
                                  <a:ln w="6350">
                                    <a:noFill/>
                                  </a:ln>
                                </wps:spPr>
                                <wps:txbx>
                                  <w:txbxContent>
                                    <w:p w14:paraId="3D885454" w14:textId="77777777" w:rsidR="00CB4C1B" w:rsidRPr="00AC63E8" w:rsidRDefault="00CB4C1B" w:rsidP="00095204">
                                      <w:pPr>
                                        <w:ind w:left="0"/>
                                        <w:rPr>
                                          <w:rFonts w:ascii="Lucida Sans" w:hAnsi="Lucida Sans"/>
                                          <w:sz w:val="14"/>
                                        </w:rPr>
                                      </w:pPr>
                                      <w:r>
                                        <w:rPr>
                                          <w:rFonts w:ascii="Lucida Sans" w:hAnsi="Lucida Sans"/>
                                          <w:sz w:val="14"/>
                                        </w:rPr>
                                        <w:t>Controla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4" name="Grupo 104"/>
                                <wpg:cNvGrpSpPr/>
                                <wpg:grpSpPr>
                                  <a:xfrm>
                                    <a:off x="-14630" y="190176"/>
                                    <a:ext cx="955409" cy="387115"/>
                                    <a:chOff x="-14630" y="-424301"/>
                                    <a:chExt cx="955409" cy="387115"/>
                                  </a:xfrm>
                                </wpg:grpSpPr>
                                <wps:wsp>
                                  <wps:cNvPr id="105" name="Cuadro de texto 105"/>
                                  <wps:cNvSpPr txBox="1"/>
                                  <wps:spPr>
                                    <a:xfrm>
                                      <a:off x="-14630" y="-387706"/>
                                      <a:ext cx="254000" cy="350520"/>
                                    </a:xfrm>
                                    <a:prstGeom prst="rect">
                                      <a:avLst/>
                                    </a:prstGeom>
                                    <a:noFill/>
                                    <a:ln w="6350">
                                      <a:noFill/>
                                    </a:ln>
                                  </wps:spPr>
                                  <wps:txbx>
                                    <w:txbxContent>
                                      <w:p w14:paraId="3217EF56"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Cuadro de texto 106"/>
                                  <wps:cNvSpPr txBox="1"/>
                                  <wps:spPr>
                                    <a:xfrm>
                                      <a:off x="702019" y="-424301"/>
                                      <a:ext cx="238760" cy="350520"/>
                                    </a:xfrm>
                                    <a:prstGeom prst="rect">
                                      <a:avLst/>
                                    </a:prstGeom>
                                    <a:noFill/>
                                    <a:ln w="6350">
                                      <a:noFill/>
                                    </a:ln>
                                  </wps:spPr>
                                  <wps:txbx>
                                    <w:txbxContent>
                                      <w:p w14:paraId="5B458165"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cNvPr id="107" name="Grupo 107"/>
                              <wpg:cNvGrpSpPr/>
                              <wpg:grpSpPr>
                                <a:xfrm>
                                  <a:off x="1345997" y="0"/>
                                  <a:ext cx="999490" cy="577215"/>
                                  <a:chOff x="175567" y="665684"/>
                                  <a:chExt cx="999676" cy="577446"/>
                                </a:xfrm>
                              </wpg:grpSpPr>
                              <wps:wsp>
                                <wps:cNvPr id="108" name="Conector recto de flecha 108"/>
                                <wps:cNvCnPr/>
                                <wps:spPr>
                                  <a:xfrm flipH="1">
                                    <a:off x="256032" y="972922"/>
                                    <a:ext cx="84124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09" name="Cuadro de texto 109"/>
                                <wps:cNvSpPr txBox="1"/>
                                <wps:spPr>
                                  <a:xfrm>
                                    <a:off x="268624" y="665684"/>
                                    <a:ext cx="895350" cy="335915"/>
                                  </a:xfrm>
                                  <a:prstGeom prst="rect">
                                    <a:avLst/>
                                  </a:prstGeom>
                                  <a:noFill/>
                                  <a:ln w="6350">
                                    <a:noFill/>
                                  </a:ln>
                                </wps:spPr>
                                <wps:txbx>
                                  <w:txbxContent>
                                    <w:p w14:paraId="1481E0A7" w14:textId="77777777" w:rsidR="00CB4C1B" w:rsidRPr="00AC63E8" w:rsidRDefault="00CB4C1B" w:rsidP="00095204">
                                      <w:pPr>
                                        <w:ind w:left="0"/>
                                        <w:rPr>
                                          <w:rFonts w:ascii="Lucida Sans" w:hAnsi="Lucida Sans"/>
                                          <w:sz w:val="14"/>
                                        </w:rPr>
                                      </w:pPr>
                                      <w:r>
                                        <w:rPr>
                                          <w:rFonts w:ascii="Lucida Sans" w:hAnsi="Lucida Sans"/>
                                          <w:sz w:val="14"/>
                                        </w:rPr>
                                        <w:t>Configurada por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10" name="Grupo 110"/>
                                <wpg:cNvGrpSpPr/>
                                <wpg:grpSpPr>
                                  <a:xfrm>
                                    <a:off x="175567" y="878017"/>
                                    <a:ext cx="999676" cy="365113"/>
                                    <a:chOff x="175628" y="681079"/>
                                    <a:chExt cx="1000021" cy="365442"/>
                                  </a:xfrm>
                                </wpg:grpSpPr>
                                <wps:wsp>
                                  <wps:cNvPr id="111" name="Cuadro de texto 111"/>
                                  <wps:cNvSpPr txBox="1"/>
                                  <wps:spPr>
                                    <a:xfrm>
                                      <a:off x="175628" y="681079"/>
                                      <a:ext cx="254000" cy="350520"/>
                                    </a:xfrm>
                                    <a:prstGeom prst="rect">
                                      <a:avLst/>
                                    </a:prstGeom>
                                    <a:noFill/>
                                    <a:ln w="6350">
                                      <a:noFill/>
                                    </a:ln>
                                  </wps:spPr>
                                  <wps:txbx>
                                    <w:txbxContent>
                                      <w:p w14:paraId="2DFB0C45"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2" name="Cuadro de texto 112"/>
                                  <wps:cNvSpPr txBox="1"/>
                                  <wps:spPr>
                                    <a:xfrm>
                                      <a:off x="921561" y="695684"/>
                                      <a:ext cx="254088" cy="350837"/>
                                    </a:xfrm>
                                    <a:prstGeom prst="rect">
                                      <a:avLst/>
                                    </a:prstGeom>
                                    <a:noFill/>
                                    <a:ln w="6350">
                                      <a:noFill/>
                                    </a:ln>
                                  </wps:spPr>
                                  <wps:txbx>
                                    <w:txbxContent>
                                      <w:p w14:paraId="478C8AC9" w14:textId="77777777" w:rsidR="00CB4C1B" w:rsidRPr="00DD27F1" w:rsidRDefault="00CB4C1B" w:rsidP="00095204">
                                        <w:pPr>
                                          <w:ind w:left="0"/>
                                          <w:rPr>
                                            <w:rFonts w:ascii="Lucida Sans" w:hAnsi="Lucida Sans" w:cs="Arial"/>
                                            <w:sz w:val="16"/>
                                          </w:rPr>
                                        </w:pPr>
                                        <w:r>
                                          <w:rPr>
                                            <w:rFonts w:ascii="Lucida Sans" w:hAnsi="Lucida Sans" w:cs="Arial"/>
                                            <w:sz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01892943" id="Grupo 64" o:spid="_x0000_s1027" style="position:absolute;margin-left:0;margin-top:-18.8pt;width:287.85pt;height:181.95pt;z-index:251743232;mso-position-horizontal:center;mso-position-horizontal-relative:margin;mso-width-relative:margin;mso-height-relative:margin" coordorigin=",1462" coordsize="36555,2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">
                  <v:group id="Grupo 65" o:spid="_x0000_s1028" style="position:absolute;left:22750;top:1462;width:13805;height:22241" coordorigin="-14849,1462" coordsize="13804,2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type id="_x0000_t32" coordsize="21600,21600" o:spt="32" o:oned="t" path="m,l21600,21600e" filled="f">
                      <v:path arrowok="t" fillok="f" o:connecttype="none"/>
                      <o:lock v:ext="edit" shapetype="t"/>
                    </v:shapetype>
                    <v:shape id="Conector recto de flecha 66" o:spid="_x0000_s1029" type="#_x0000_t32" style="position:absolute;left:-8265;top:5700;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" strokecolor="black [3040]" strokeweight="1pt">
                      <v:stroke endarrow="block"/>
                    </v:shape>
                    <v:shape id="Cuadro de texto 67" o:spid="_x0000_s1030" type="#_x0000_t202" style="position:absolute;left:-12363;top:1462;width:8433;height:4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19B7E940" w14:textId="77777777" w:rsidR="00CB4C1B" w:rsidRPr="00AC63E8" w:rsidRDefault="00CB4C1B" w:rsidP="00095204">
                            <w:pPr>
                              <w:ind w:left="0"/>
                              <w:rPr>
                                <w:rFonts w:ascii="Lucida Fax" w:hAnsi="Lucida Fax" w:cs="Arial"/>
                              </w:rPr>
                            </w:pPr>
                            <w:r w:rsidRPr="00AC63E8">
                              <w:rPr>
                                <w:rFonts w:ascii="Lucida Fax" w:hAnsi="Lucida Fax" w:cs="Arial"/>
                              </w:rPr>
                              <w:t>Persistence</w:t>
                            </w:r>
                          </w:p>
                        </w:txbxContent>
                      </v:textbox>
                    </v:shape>
                    <v:shape id="Cuadro de texto 68" o:spid="_x0000_s1031" type="#_x0000_t202" style="position:absolute;left:-14849;top:10679;width:13805;height:4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3F7C00BC" w14:textId="77777777" w:rsidR="00CB4C1B" w:rsidRPr="00AC63E8" w:rsidRDefault="00CB4C1B" w:rsidP="00095204">
                            <w:pPr>
                              <w:ind w:left="0"/>
                              <w:rPr>
                                <w:rFonts w:ascii="Lucida Sans" w:hAnsi="Lucida Sans"/>
                              </w:rPr>
                            </w:pPr>
                            <w:r w:rsidRPr="00AC63E8">
                              <w:rPr>
                                <w:rFonts w:ascii="Lucida Sans" w:hAnsi="Lucida Sans"/>
                              </w:rPr>
                              <w:t>EntityManagerFactory</w:t>
                            </w:r>
                          </w:p>
                        </w:txbxContent>
                      </v:textbox>
                    </v:shape>
                    <v:shape id="Cuadro de texto 69" o:spid="_x0000_s1032" type="#_x0000_t202" style="position:absolute;left:-12801;top:19531;width:9779;height:4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133506E3" w14:textId="77777777" w:rsidR="00CB4C1B" w:rsidRPr="00AC63E8" w:rsidRDefault="00CB4C1B" w:rsidP="00095204">
                            <w:pPr>
                              <w:ind w:left="0"/>
                              <w:rPr>
                                <w:rFonts w:ascii="Lucida Sans" w:hAnsi="Lucida Sans"/>
                              </w:rPr>
                            </w:pPr>
                            <w:r w:rsidRPr="00AC63E8">
                              <w:rPr>
                                <w:rFonts w:ascii="Lucida Sans" w:hAnsi="Lucida Sans"/>
                              </w:rPr>
                              <w:t>EntityManager</w:t>
                            </w:r>
                          </w:p>
                        </w:txbxContent>
                      </v:textbox>
                    </v:shape>
                  </v:group>
                  <v:group id="Grupo 70" o:spid="_x0000_s1033" style="position:absolute;top:1463;width:36498;height:23109" coordsize="36498,2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upo 71" o:spid="_x0000_s1034" style="position:absolute;left:22457;width:14041;height:22306" coordsize="14040,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upo 72" o:spid="_x0000_s1035" style="position:absolute;top:9070;width:13967;height:13236" coordsize="13967,1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ángulo 73" o:spid="_x0000_s1036" style="position:absolute;left:219;width:13748;height:4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" filled="f" strokecolor="black [3213]" strokeweight="2pt">
                          <v:textbox>
                            <w:txbxContent>
                              <w:p w14:paraId="7455FD17" w14:textId="77777777" w:rsidR="00CB4C1B" w:rsidRPr="007E2AD7" w:rsidRDefault="00CB4C1B" w:rsidP="00095204">
                                <w:pPr>
                                  <w:ind w:left="0"/>
                                  <w:jc w:val="center"/>
                                  <w:rPr>
                                    <w:color w:val="000000" w:themeColor="text1"/>
                                  </w:rPr>
                                </w:pPr>
                              </w:p>
                            </w:txbxContent>
                          </v:textbox>
                        </v:rect>
                        <v:rect id="Rectángulo 74" o:spid="_x0000_s1037" style="position:absolute;top:8997;width:13747;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" filled="f" strokecolor="black [3213]" strokeweight="2pt">
                          <v:textbox>
                            <w:txbxContent>
                              <w:p w14:paraId="21DB5843" w14:textId="77777777" w:rsidR="00CB4C1B" w:rsidRPr="007E2AD7" w:rsidRDefault="00CB4C1B" w:rsidP="00095204">
                                <w:pPr>
                                  <w:ind w:left="0"/>
                                  <w:jc w:val="center"/>
                                  <w:rPr>
                                    <w:color w:val="000000" w:themeColor="text1"/>
                                  </w:rPr>
                                </w:pPr>
                              </w:p>
                            </w:txbxContent>
                          </v:textbox>
                        </v:rect>
                        <v:shape id="Conector recto de flecha 75" o:spid="_x0000_s1038" type="#_x0000_t32" style="position:absolute;left:6876;top:4242;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" strokecolor="black [3040]" strokeweight="1pt">
                          <v:stroke endarrow="block"/>
                        </v:shape>
                      </v:group>
                      <v:shape id="Cuadro de texto 76" o:spid="_x0000_s1039" type="#_x0000_t202" style="position:absolute;left:6727;top:13676;width:3861;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14:paraId="76D5D462"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v:textbox>
                      </v:shape>
                      <v:group id="Grupo 77" o:spid="_x0000_s1040" style="position:absolute;left:4389;top:12289;width:2613;height:6503" coordsize="261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Cuadro de texto 78" o:spid="_x0000_s1041" type="#_x0000_t202" style="position:absolute;left:73;width:2540;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14:paraId="0441AFD6"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v:textbox>
                        </v:shape>
                        <v:shape id="Cuadro de texto 79" o:spid="_x0000_s1042" type="#_x0000_t202" style="position:absolute;top:3144;width:2387;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14:paraId="67035E83" w14:textId="77777777" w:rsidR="00CB4C1B" w:rsidRPr="00C31E1E" w:rsidRDefault="00CB4C1B" w:rsidP="00095204">
                                <w:pPr>
                                  <w:ind w:left="0"/>
                                  <w:rPr>
                                    <w:rFonts w:ascii="Lucida Sans" w:hAnsi="Lucida Sans"/>
                                    <w:sz w:val="16"/>
                                  </w:rPr>
                                </w:pPr>
                                <w:r>
                                  <w:rPr>
                                    <w:rFonts w:ascii="Lucida Sans" w:hAnsi="Lucida Sans"/>
                                    <w:sz w:val="16"/>
                                  </w:rPr>
                                  <w:t>*</w:t>
                                </w:r>
                              </w:p>
                            </w:txbxContent>
                          </v:textbox>
                        </v:shape>
                      </v:group>
                      <v:group id="Grupo 80" o:spid="_x0000_s1043" style="position:absolute;left:292;width:13748;height:9722" coordsize="13747,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uadro de texto 81" o:spid="_x0000_s1044" type="#_x0000_t202" style="position:absolute;left:6581;top:4462;width:3861;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14:paraId="074DA328"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v:textbox>
                        </v:shape>
                        <v:group id="Grupo 82" o:spid="_x0000_s1045" style="position:absolute;width:13747;height:9722" coordsize="13747,9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ángulo 83" o:spid="_x0000_s1046" style="position:absolute;width:13747;height:4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" filled="f" strokecolor="black [3213]" strokeweight="2pt">
                            <v:textbox>
                              <w:txbxContent>
                                <w:p w14:paraId="4878E7A8" w14:textId="77777777" w:rsidR="00CB4C1B" w:rsidRPr="007E2AD7" w:rsidRDefault="00CB4C1B" w:rsidP="00095204">
                                  <w:pPr>
                                    <w:ind w:left="0"/>
                                    <w:jc w:val="center"/>
                                    <w:rPr>
                                      <w:color w:val="000000" w:themeColor="text1"/>
                                    </w:rPr>
                                  </w:pPr>
                                </w:p>
                              </w:txbxContent>
                            </v:textbox>
                          </v:rect>
                          <v:group id="Grupo 84" o:spid="_x0000_s1047" style="position:absolute;left:4389;top:3218;width:2613;height:6504" coordsize="261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Cuadro de texto 85" o:spid="_x0000_s1048" type="#_x0000_t202" style="position:absolute;left:73;width:2540;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14:paraId="615C05B9"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v:textbox>
                            </v:shape>
                            <v:shape id="Cuadro de texto 86" o:spid="_x0000_s1049" type="#_x0000_t202" style="position:absolute;top:3144;width:2387;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2254876A" w14:textId="77777777" w:rsidR="00CB4C1B" w:rsidRPr="00C31E1E" w:rsidRDefault="00CB4C1B" w:rsidP="00095204">
                                    <w:pPr>
                                      <w:ind w:left="0"/>
                                      <w:rPr>
                                        <w:rFonts w:ascii="Lucida Sans" w:hAnsi="Lucida Sans"/>
                                        <w:sz w:val="16"/>
                                      </w:rPr>
                                    </w:pPr>
                                    <w:r>
                                      <w:rPr>
                                        <w:rFonts w:ascii="Lucida Sans" w:hAnsi="Lucida Sans"/>
                                        <w:sz w:val="16"/>
                                      </w:rPr>
                                      <w:t>*</w:t>
                                    </w:r>
                                  </w:p>
                                </w:txbxContent>
                              </v:textbox>
                            </v:shape>
                          </v:group>
                        </v:group>
                      </v:group>
                    </v:group>
                    <v:group id="Grupo 87" o:spid="_x0000_s1050" style="position:absolute;top:8339;width:23454;height:14770" coordsize="23454,1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upo 88" o:spid="_x0000_s1051" style="position:absolute;top:658;width:14179;height:13165" coordorigin="-211" coordsize="14179,1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Cuadro de texto 89" o:spid="_x0000_s1052" type="#_x0000_t202" style="position:absolute;left:1755;top:145;width:10744;height:4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1FDBB4FE" w14:textId="77777777" w:rsidR="00CB4C1B" w:rsidRPr="00AC63E8" w:rsidRDefault="00CB4C1B" w:rsidP="00095204">
                                <w:pPr>
                                  <w:ind w:left="0"/>
                                  <w:rPr>
                                    <w:rFonts w:ascii="Lucida Sans" w:hAnsi="Lucida Sans"/>
                                  </w:rPr>
                                </w:pPr>
                                <w:r>
                                  <w:rPr>
                                    <w:rFonts w:ascii="Lucida Sans" w:hAnsi="Lucida Sans"/>
                                  </w:rPr>
                                  <w:t>Persistence Unit</w:t>
                                </w:r>
                              </w:p>
                            </w:txbxContent>
                          </v:textbox>
                        </v:shape>
                        <v:shape id="Cuadro de texto 90" o:spid="_x0000_s1053" type="#_x0000_t202" style="position:absolute;left:-211;top:8993;width:14178;height:41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4ABB32B0" w14:textId="77777777" w:rsidR="00CB4C1B" w:rsidRPr="00C31E1E" w:rsidRDefault="00CB4C1B" w:rsidP="00095204">
                                <w:pPr>
                                  <w:ind w:left="0"/>
                                  <w:rPr>
                                    <w:rFonts w:ascii="Lucida Sans" w:hAnsi="Lucida Sans"/>
                                    <w:sz w:val="16"/>
                                  </w:rPr>
                                </w:pPr>
                                <w:r w:rsidRPr="00C31E1E">
                                  <w:rPr>
                                    <w:rFonts w:ascii="Lucida Sans" w:hAnsi="Lucida Sans"/>
                                    <w:sz w:val="16"/>
                                  </w:rPr>
                                  <w:t>Contexto de persistencia</w:t>
                                </w:r>
                              </w:p>
                            </w:txbxContent>
                          </v:textbox>
                        </v:shape>
                        <v:group id="Grupo 91" o:spid="_x0000_s1054" style="position:absolute;width:13967;height:13162" coordsize="13967,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upo 92" o:spid="_x0000_s1055" style="position:absolute;width:13967;height:13162" coordsize="13967,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ángulo 93" o:spid="_x0000_s1056" style="position:absolute;left:219;width:13748;height:4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14:paraId="0A946F8B" w14:textId="77777777" w:rsidR="00CB4C1B" w:rsidRPr="007E2AD7" w:rsidRDefault="00CB4C1B" w:rsidP="00095204">
                                    <w:pPr>
                                      <w:ind w:left="0"/>
                                      <w:jc w:val="center"/>
                                      <w:rPr>
                                        <w:color w:val="000000" w:themeColor="text1"/>
                                      </w:rPr>
                                    </w:pPr>
                                  </w:p>
                                </w:txbxContent>
                              </v:textbox>
                            </v:rect>
                            <v:rect id="Rectángulo 94" o:spid="_x0000_s1057" style="position:absolute;top:8924;width:13747;height: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oYYxQAAANsAAAAPAAAAZHJzL2Rvd25yZXYueG1sRI9PawIx&#10;FMTvgt8hvEIvotlKKb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DF8oYYxQAAANsAAAAP&#10;AAAAAAAAAAAAAAAAAAcCAABkcnMvZG93bnJldi54bWxQSwUGAAAAAAMAAwC3AAAA+QIAAAAA&#10;" filled="f" strokecolor="black [3213]" strokeweight="2pt">
                              <v:textbox>
                                <w:txbxContent>
                                  <w:p w14:paraId="7B87E6A8" w14:textId="77777777" w:rsidR="00CB4C1B" w:rsidRPr="007E2AD7" w:rsidRDefault="00CB4C1B" w:rsidP="00095204">
                                    <w:pPr>
                                      <w:ind w:left="0"/>
                                      <w:jc w:val="center"/>
                                      <w:rPr>
                                        <w:color w:val="000000" w:themeColor="text1"/>
                                      </w:rPr>
                                    </w:pPr>
                                  </w:p>
                                </w:txbxContent>
                              </v:textbox>
                            </v:rect>
                            <v:shape id="Conector recto de flecha 95" o:spid="_x0000_s1058" type="#_x0000_t32" style="position:absolute;left:6876;top:4169;width: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" strokecolor="black [3040]" strokeweight="1pt">
                              <v:stroke endarrow="block"/>
                            </v:shape>
                          </v:group>
                          <v:group id="Grupo 96" o:spid="_x0000_s1059" style="position:absolute;left:4535;top:3145;width:6055;height:6503" coordsize="6054,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Cuadro de texto 97" o:spid="_x0000_s1060" type="#_x0000_t202" style="position:absolute;left:2193;top:1462;width:3861;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" filled="f" stroked="f" strokeweight=".5pt">
                              <v:textbox>
                                <w:txbxContent>
                                  <w:p w14:paraId="27A8BFF5" w14:textId="77777777" w:rsidR="00CB4C1B" w:rsidRPr="00AC63E8" w:rsidRDefault="00CB4C1B" w:rsidP="00095204">
                                    <w:pPr>
                                      <w:ind w:left="0"/>
                                      <w:rPr>
                                        <w:rFonts w:ascii="Lucida Sans" w:hAnsi="Lucida Sans"/>
                                        <w:sz w:val="14"/>
                                      </w:rPr>
                                    </w:pPr>
                                    <w:r w:rsidRPr="00AC63E8">
                                      <w:rPr>
                                        <w:rFonts w:ascii="Lucida Sans" w:hAnsi="Lucida Sans"/>
                                        <w:sz w:val="14"/>
                                      </w:rPr>
                                      <w:t>Crea</w:t>
                                    </w:r>
                                  </w:p>
                                </w:txbxContent>
                              </v:textbox>
                            </v:shape>
                            <v:group id="Grupo 98" o:spid="_x0000_s1061" style="position:absolute;width:2613;height:6503" coordsize="2613,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Cuadro de texto 99" o:spid="_x0000_s1062" type="#_x0000_t202" style="position:absolute;left:73;width:2540;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0FD8D679" w14:textId="77777777" w:rsidR="00CB4C1B" w:rsidRPr="00C31E1E" w:rsidRDefault="00CB4C1B" w:rsidP="00095204">
                                      <w:pPr>
                                        <w:ind w:left="0"/>
                                        <w:rPr>
                                          <w:rFonts w:ascii="Lucida Sans" w:hAnsi="Lucida Sans"/>
                                          <w:sz w:val="16"/>
                                        </w:rPr>
                                      </w:pPr>
                                      <w:r w:rsidRPr="00C31E1E">
                                        <w:rPr>
                                          <w:rFonts w:ascii="Lucida Sans" w:hAnsi="Lucida Sans"/>
                                          <w:sz w:val="16"/>
                                        </w:rPr>
                                        <w:t>1</w:t>
                                      </w:r>
                                    </w:p>
                                  </w:txbxContent>
                                </v:textbox>
                              </v:shape>
                              <v:shape id="Cuadro de texto 100" o:spid="_x0000_s1063" type="#_x0000_t202" style="position:absolute;top:3144;width:2387;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" filled="f" stroked="f" strokeweight=".5pt">
                                <v:textbox>
                                  <w:txbxContent>
                                    <w:p w14:paraId="0CA8A9D7" w14:textId="77777777" w:rsidR="00CB4C1B" w:rsidRPr="00C31E1E" w:rsidRDefault="00CB4C1B" w:rsidP="00095204">
                                      <w:pPr>
                                        <w:ind w:left="0"/>
                                        <w:rPr>
                                          <w:rFonts w:ascii="Lucida Sans" w:hAnsi="Lucida Sans"/>
                                          <w:sz w:val="16"/>
                                        </w:rPr>
                                      </w:pPr>
                                      <w:r>
                                        <w:rPr>
                                          <w:rFonts w:ascii="Lucida Sans" w:hAnsi="Lucida Sans"/>
                                          <w:sz w:val="16"/>
                                        </w:rPr>
                                        <w:t>*</w:t>
                                      </w:r>
                                    </w:p>
                                  </w:txbxContent>
                                </v:textbox>
                              </v:shape>
                            </v:group>
                          </v:group>
                        </v:group>
                      </v:group>
                      <v:group id="Grupo 101" o:spid="_x0000_s1064" style="position:absolute;left:13313;top:8997;width:9554;height:5773" coordorigin="-146" coordsize="9554,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Conector recto de flecha 102" o:spid="_x0000_s1065" type="#_x0000_t32" style="position:absolute;left:585;top:2999;width:8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" strokecolor="black [3040]" strokeweight="1pt">
                          <v:stroke endarrow="block"/>
                        </v:shape>
                        <v:shape id="Cuadro de texto 103" o:spid="_x0000_s1066" type="#_x0000_t202" style="position:absolute;left:1901;width:6369;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14:paraId="3D885454" w14:textId="77777777" w:rsidR="00CB4C1B" w:rsidRPr="00AC63E8" w:rsidRDefault="00CB4C1B" w:rsidP="00095204">
                                <w:pPr>
                                  <w:ind w:left="0"/>
                                  <w:rPr>
                                    <w:rFonts w:ascii="Lucida Sans" w:hAnsi="Lucida Sans"/>
                                    <w:sz w:val="14"/>
                                  </w:rPr>
                                </w:pPr>
                                <w:r>
                                  <w:rPr>
                                    <w:rFonts w:ascii="Lucida Sans" w:hAnsi="Lucida Sans"/>
                                    <w:sz w:val="14"/>
                                  </w:rPr>
                                  <w:t>Controla a</w:t>
                                </w:r>
                              </w:p>
                            </w:txbxContent>
                          </v:textbox>
                        </v:shape>
                        <v:group id="Grupo 104" o:spid="_x0000_s1067" style="position:absolute;left:-146;top:1901;width:9553;height:3871" coordorigin="-146,-4243" coordsize="9554,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Cuadro de texto 105" o:spid="_x0000_s1068" type="#_x0000_t202" style="position:absolute;left:-146;top:-3877;width:2539;height:3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14:paraId="3217EF56"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1</w:t>
                                  </w:r>
                                </w:p>
                              </w:txbxContent>
                            </v:textbox>
                          </v:shape>
                          <v:shape id="Cuadro de texto 106" o:spid="_x0000_s1069" type="#_x0000_t202" style="position:absolute;left:7020;top:-4243;width:2387;height:3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" filled="f" stroked="f" strokeweight=".5pt">
                            <v:textbox>
                              <w:txbxContent>
                                <w:p w14:paraId="5B458165"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w:t>
                                  </w:r>
                                </w:p>
                              </w:txbxContent>
                            </v:textbox>
                          </v:shape>
                        </v:group>
                      </v:group>
                      <v:group id="Grupo 107" o:spid="_x0000_s1070" style="position:absolute;left:13459;width:9995;height:5772" coordorigin="1755,6656" coordsize="9996,5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Conector recto de flecha 108" o:spid="_x0000_s1071" type="#_x0000_t32" style="position:absolute;left:2560;top:9729;width:8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" strokecolor="black [3040]" strokeweight="1pt">
                          <v:stroke endarrow="block"/>
                        </v:shape>
                        <v:shape id="Cuadro de texto 109" o:spid="_x0000_s1072" type="#_x0000_t202" style="position:absolute;left:2686;top:6656;width:8953;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481E0A7" w14:textId="77777777" w:rsidR="00CB4C1B" w:rsidRPr="00AC63E8" w:rsidRDefault="00CB4C1B" w:rsidP="00095204">
                                <w:pPr>
                                  <w:ind w:left="0"/>
                                  <w:rPr>
                                    <w:rFonts w:ascii="Lucida Sans" w:hAnsi="Lucida Sans"/>
                                    <w:sz w:val="14"/>
                                  </w:rPr>
                                </w:pPr>
                                <w:r>
                                  <w:rPr>
                                    <w:rFonts w:ascii="Lucida Sans" w:hAnsi="Lucida Sans"/>
                                    <w:sz w:val="14"/>
                                  </w:rPr>
                                  <w:t>Configurada por</w:t>
                                </w:r>
                              </w:p>
                            </w:txbxContent>
                          </v:textbox>
                        </v:shape>
                        <v:group id="Grupo 110" o:spid="_x0000_s1073" style="position:absolute;left:1755;top:8780;width:9997;height:3651" coordorigin="1756,6810" coordsize="1000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Cuadro de texto 111" o:spid="_x0000_s1074" type="#_x0000_t202" style="position:absolute;left:1756;top:6810;width:2540;height:35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14:paraId="2DFB0C45" w14:textId="77777777" w:rsidR="00CB4C1B" w:rsidRPr="00DD27F1" w:rsidRDefault="00CB4C1B" w:rsidP="00095204">
                                  <w:pPr>
                                    <w:ind w:left="0"/>
                                    <w:rPr>
                                      <w:rFonts w:ascii="Lucida Sans" w:hAnsi="Lucida Sans" w:cs="Arial"/>
                                      <w:sz w:val="16"/>
                                    </w:rPr>
                                  </w:pPr>
                                  <w:r w:rsidRPr="00DD27F1">
                                    <w:rPr>
                                      <w:rFonts w:ascii="Lucida Sans" w:hAnsi="Lucida Sans" w:cs="Arial"/>
                                      <w:sz w:val="16"/>
                                    </w:rPr>
                                    <w:t>1</w:t>
                                  </w:r>
                                </w:p>
                              </w:txbxContent>
                            </v:textbox>
                          </v:shape>
                          <v:shape id="Cuadro de texto 112" o:spid="_x0000_s1075" type="#_x0000_t202" style="position:absolute;left:9215;top:6956;width:2541;height:3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" filled="f" stroked="f" strokeweight=".5pt">
                            <v:textbox>
                              <w:txbxContent>
                                <w:p w14:paraId="478C8AC9" w14:textId="77777777" w:rsidR="00CB4C1B" w:rsidRPr="00DD27F1" w:rsidRDefault="00CB4C1B" w:rsidP="00095204">
                                  <w:pPr>
                                    <w:ind w:left="0"/>
                                    <w:rPr>
                                      <w:rFonts w:ascii="Lucida Sans" w:hAnsi="Lucida Sans" w:cs="Arial"/>
                                      <w:sz w:val="16"/>
                                    </w:rPr>
                                  </w:pPr>
                                  <w:r>
                                    <w:rPr>
                                      <w:rFonts w:ascii="Lucida Sans" w:hAnsi="Lucida Sans" w:cs="Arial"/>
                                      <w:sz w:val="16"/>
                                    </w:rPr>
                                    <w:t>1</w:t>
                                  </w:r>
                                </w:p>
                              </w:txbxContent>
                            </v:textbox>
                          </v:shape>
                        </v:group>
                      </v:group>
                    </v:group>
                  </v:group>
                  <w10:wrap anchorx="margin"/>
                </v:group>
              </w:pict>
            </mc:Fallback>
          </mc:AlternateContent>
        </w:r>
      </w:del>
    </w:p>
    <w:p w14:paraId="61A70BDA" w14:textId="2FABD3EA" w:rsidR="00F4531C" w:rsidDel="007D58DF" w:rsidRDefault="00F4531C" w:rsidP="007D58DF">
      <w:pPr>
        <w:spacing w:before="0" w:line="240" w:lineRule="auto"/>
        <w:ind w:left="0"/>
        <w:jc w:val="left"/>
        <w:rPr>
          <w:del w:id="2293" w:author="COLMENA MATEOS Adrian" w:date="2018-11-26T11:51:00Z"/>
        </w:rPr>
      </w:pPr>
    </w:p>
    <w:p w14:paraId="607E865B" w14:textId="6DED834F" w:rsidR="00F4531C" w:rsidDel="007D58DF" w:rsidRDefault="00F4531C" w:rsidP="007D58DF">
      <w:pPr>
        <w:spacing w:before="0" w:line="240" w:lineRule="auto"/>
        <w:ind w:left="0"/>
        <w:jc w:val="left"/>
        <w:rPr>
          <w:del w:id="2294" w:author="COLMENA MATEOS Adrian" w:date="2018-11-26T11:51:00Z"/>
        </w:rPr>
      </w:pPr>
    </w:p>
    <w:p w14:paraId="70F53AEE" w14:textId="4BD35C98" w:rsidR="00F4531C" w:rsidDel="007D58DF" w:rsidRDefault="00F4531C" w:rsidP="007D58DF">
      <w:pPr>
        <w:spacing w:before="0" w:line="240" w:lineRule="auto"/>
        <w:ind w:left="0"/>
        <w:jc w:val="left"/>
        <w:rPr>
          <w:del w:id="2295" w:author="COLMENA MATEOS Adrian" w:date="2018-11-26T11:51:00Z"/>
        </w:rPr>
      </w:pPr>
    </w:p>
    <w:p w14:paraId="0AE2AF8E" w14:textId="06940678" w:rsidR="00F4531C" w:rsidDel="007D58DF" w:rsidRDefault="00F4531C" w:rsidP="007D58DF">
      <w:pPr>
        <w:spacing w:before="0" w:line="240" w:lineRule="auto"/>
        <w:ind w:left="0"/>
        <w:jc w:val="left"/>
        <w:rPr>
          <w:del w:id="2296" w:author="COLMENA MATEOS Adrian" w:date="2018-11-26T11:51:00Z"/>
        </w:rPr>
      </w:pPr>
    </w:p>
    <w:p w14:paraId="35758E10" w14:textId="77C8D580" w:rsidR="00F4531C" w:rsidDel="007D58DF" w:rsidRDefault="00F4531C" w:rsidP="007D58DF">
      <w:pPr>
        <w:spacing w:before="0" w:line="240" w:lineRule="auto"/>
        <w:ind w:left="0"/>
        <w:jc w:val="left"/>
        <w:rPr>
          <w:del w:id="2297" w:author="COLMENA MATEOS Adrian" w:date="2018-11-26T11:51:00Z"/>
        </w:rPr>
      </w:pPr>
    </w:p>
    <w:p w14:paraId="09A64316" w14:textId="6EB37A45" w:rsidR="00A35F9B" w:rsidDel="007D58DF" w:rsidRDefault="00A35F9B" w:rsidP="007D58DF">
      <w:pPr>
        <w:spacing w:before="0" w:line="240" w:lineRule="auto"/>
        <w:ind w:left="0"/>
        <w:jc w:val="left"/>
        <w:rPr>
          <w:del w:id="2298" w:author="COLMENA MATEOS Adrian" w:date="2018-11-26T11:51:00Z"/>
        </w:rPr>
      </w:pPr>
    </w:p>
    <w:p w14:paraId="74F62973" w14:textId="7666A31F" w:rsidR="00095204" w:rsidDel="007D58DF" w:rsidRDefault="00095204" w:rsidP="007D58DF">
      <w:pPr>
        <w:spacing w:before="0" w:line="240" w:lineRule="auto"/>
        <w:ind w:left="0"/>
        <w:jc w:val="left"/>
        <w:rPr>
          <w:del w:id="2299" w:author="COLMENA MATEOS Adrian" w:date="2018-11-26T11:51:00Z"/>
          <w:rStyle w:val="Textoennegrita"/>
          <w:rFonts w:ascii="Verdana" w:hAnsi="Verdana"/>
          <w:szCs w:val="16"/>
        </w:rPr>
      </w:pPr>
    </w:p>
    <w:p w14:paraId="37409170" w14:textId="5A8CD86B" w:rsidR="00095204" w:rsidDel="007D58DF" w:rsidRDefault="00095204" w:rsidP="007D58DF">
      <w:pPr>
        <w:spacing w:before="0" w:line="240" w:lineRule="auto"/>
        <w:ind w:left="0"/>
        <w:jc w:val="left"/>
        <w:rPr>
          <w:del w:id="2300" w:author="COLMENA MATEOS Adrian" w:date="2018-11-26T11:51:00Z"/>
          <w:rStyle w:val="Textoennegrita"/>
          <w:rFonts w:ascii="Verdana" w:hAnsi="Verdana"/>
          <w:szCs w:val="16"/>
        </w:rPr>
      </w:pPr>
    </w:p>
    <w:p w14:paraId="7E2CD637" w14:textId="685759F5" w:rsidR="00095204" w:rsidDel="007D58DF" w:rsidRDefault="00095204" w:rsidP="007D58DF">
      <w:pPr>
        <w:spacing w:before="0" w:line="240" w:lineRule="auto"/>
        <w:ind w:left="0"/>
        <w:jc w:val="left"/>
        <w:rPr>
          <w:del w:id="2301" w:author="COLMENA MATEOS Adrian" w:date="2018-11-26T11:51:00Z"/>
          <w:rStyle w:val="Textoennegrita"/>
          <w:rFonts w:ascii="Verdana" w:hAnsi="Verdana"/>
          <w:szCs w:val="16"/>
        </w:rPr>
      </w:pPr>
    </w:p>
    <w:p w14:paraId="79D7CD7B" w14:textId="2D6D00DE" w:rsidR="00F4531C" w:rsidRPr="00A35F9B" w:rsidDel="007D58DF" w:rsidRDefault="00A35F9B" w:rsidP="007D58DF">
      <w:pPr>
        <w:spacing w:before="0" w:line="240" w:lineRule="auto"/>
        <w:ind w:left="0"/>
        <w:jc w:val="left"/>
        <w:rPr>
          <w:del w:id="2302" w:author="COLMENA MATEOS Adrian" w:date="2018-11-26T11:51:00Z"/>
          <w:rStyle w:val="Textoennegrita"/>
          <w:rFonts w:ascii="Verdana" w:hAnsi="Verdana"/>
          <w:szCs w:val="16"/>
        </w:rPr>
      </w:pPr>
      <w:del w:id="2303" w:author="COLMENA MATEOS Adrian" w:date="2018-11-26T11:51:00Z">
        <w:r w:rsidDel="007D58DF">
          <w:rPr>
            <w:rStyle w:val="Textoennegrita"/>
            <w:rFonts w:ascii="Verdana" w:hAnsi="Verdana"/>
            <w:szCs w:val="16"/>
          </w:rPr>
          <w:delText xml:space="preserve">Figura </w:delText>
        </w:r>
        <w:r w:rsidR="00F4531C" w:rsidRPr="00A35F9B" w:rsidDel="007D58DF">
          <w:rPr>
            <w:rStyle w:val="Textoennegrita"/>
            <w:rFonts w:ascii="Verdana" w:hAnsi="Verdana"/>
            <w:szCs w:val="16"/>
          </w:rPr>
          <w:delText>1: Relación entre conceptos JPA</w:delText>
        </w:r>
      </w:del>
    </w:p>
    <w:p w14:paraId="3C2E4548" w14:textId="49C70F34" w:rsidR="00A35F9B" w:rsidDel="007D58DF" w:rsidRDefault="00A35F9B" w:rsidP="007D58DF">
      <w:pPr>
        <w:spacing w:before="0" w:line="240" w:lineRule="auto"/>
        <w:ind w:left="0"/>
        <w:jc w:val="left"/>
        <w:rPr>
          <w:del w:id="2304" w:author="COLMENA MATEOS Adrian" w:date="2018-11-26T11:51:00Z"/>
          <w:rStyle w:val="Textoennegrita"/>
          <w:sz w:val="16"/>
          <w:szCs w:val="16"/>
        </w:rPr>
      </w:pPr>
    </w:p>
    <w:p w14:paraId="70C7BE25" w14:textId="749F0D76" w:rsidR="00A35F9B" w:rsidDel="007D58DF" w:rsidRDefault="00A35F9B" w:rsidP="007D58DF">
      <w:pPr>
        <w:spacing w:before="0" w:line="240" w:lineRule="auto"/>
        <w:ind w:left="0"/>
        <w:jc w:val="left"/>
        <w:rPr>
          <w:del w:id="2305" w:author="COLMENA MATEOS Adrian" w:date="2018-11-26T11:51:00Z"/>
          <w:rStyle w:val="Textoennegrita"/>
          <w:sz w:val="16"/>
          <w:szCs w:val="16"/>
        </w:rPr>
      </w:pPr>
    </w:p>
    <w:tbl>
      <w:tblPr>
        <w:tblW w:w="9360" w:type="dxa"/>
        <w:jc w:val="center"/>
        <w:tblCellMar>
          <w:left w:w="70" w:type="dxa"/>
          <w:right w:w="70" w:type="dxa"/>
        </w:tblCellMar>
        <w:tblLook w:val="04A0" w:firstRow="1" w:lastRow="0" w:firstColumn="1" w:lastColumn="0" w:noHBand="0" w:noVBand="1"/>
      </w:tblPr>
      <w:tblGrid>
        <w:gridCol w:w="2720"/>
        <w:gridCol w:w="2700"/>
        <w:gridCol w:w="3940"/>
      </w:tblGrid>
      <w:tr w:rsidR="00F4531C" w:rsidRPr="001D6F39" w:rsidDel="007D58DF" w14:paraId="3CAAA3B5" w14:textId="5F18F713" w:rsidTr="00A35F9B">
        <w:trPr>
          <w:trHeight w:val="300"/>
          <w:jc w:val="center"/>
          <w:del w:id="2306" w:author="COLMENA MATEOS Adrian" w:date="2018-11-26T11:51:00Z"/>
        </w:trPr>
        <w:tc>
          <w:tcPr>
            <w:tcW w:w="2720" w:type="dxa"/>
            <w:tcBorders>
              <w:top w:val="nil"/>
              <w:left w:val="nil"/>
              <w:bottom w:val="nil"/>
              <w:right w:val="nil"/>
            </w:tcBorders>
            <w:shd w:val="clear" w:color="auto" w:fill="auto"/>
            <w:noWrap/>
            <w:vAlign w:val="center"/>
            <w:hideMark/>
          </w:tcPr>
          <w:p w14:paraId="66F2E76F" w14:textId="331992C1" w:rsidR="00F4531C" w:rsidRPr="001D6F39" w:rsidDel="007D58DF" w:rsidRDefault="00A35F9B" w:rsidP="007D58DF">
            <w:pPr>
              <w:spacing w:before="0" w:line="240" w:lineRule="auto"/>
              <w:ind w:left="0"/>
              <w:jc w:val="left"/>
              <w:rPr>
                <w:del w:id="2307" w:author="COLMENA MATEOS Adrian" w:date="2018-11-26T11:51:00Z"/>
                <w:rFonts w:cs="Calibri"/>
                <w:b/>
                <w:bCs/>
                <w:color w:val="000000"/>
                <w:szCs w:val="18"/>
                <w:lang w:eastAsia="es-ES"/>
              </w:rPr>
            </w:pPr>
            <w:del w:id="2308" w:author="COLMENA MATEOS Adrian" w:date="2018-11-26T11:51:00Z">
              <w:r w:rsidDel="007D58DF">
                <w:rPr>
                  <w:rFonts w:cs="Calibri"/>
                  <w:b/>
                  <w:bCs/>
                  <w:color w:val="000000"/>
                  <w:szCs w:val="18"/>
                  <w:lang w:eastAsia="es-ES"/>
                </w:rPr>
                <w:delText>Objeto</w:delText>
              </w:r>
            </w:del>
          </w:p>
        </w:tc>
        <w:tc>
          <w:tcPr>
            <w:tcW w:w="2700" w:type="dxa"/>
            <w:tcBorders>
              <w:top w:val="nil"/>
              <w:left w:val="nil"/>
              <w:bottom w:val="nil"/>
              <w:right w:val="nil"/>
            </w:tcBorders>
            <w:shd w:val="clear" w:color="auto" w:fill="auto"/>
            <w:noWrap/>
            <w:vAlign w:val="center"/>
            <w:hideMark/>
          </w:tcPr>
          <w:p w14:paraId="0FA581FE" w14:textId="17D613B5" w:rsidR="00F4531C" w:rsidRPr="001D6F39" w:rsidDel="007D58DF" w:rsidRDefault="00A35F9B" w:rsidP="007D58DF">
            <w:pPr>
              <w:spacing w:before="0" w:line="240" w:lineRule="auto"/>
              <w:ind w:left="0"/>
              <w:jc w:val="left"/>
              <w:rPr>
                <w:del w:id="2309" w:author="COLMENA MATEOS Adrian" w:date="2018-11-26T11:51:00Z"/>
                <w:rFonts w:cs="Calibri"/>
                <w:b/>
                <w:bCs/>
                <w:color w:val="000000"/>
                <w:szCs w:val="18"/>
                <w:lang w:eastAsia="es-ES"/>
              </w:rPr>
            </w:pPr>
            <w:del w:id="2310" w:author="COLMENA MATEOS Adrian" w:date="2018-11-26T11:51:00Z">
              <w:r w:rsidDel="007D58DF">
                <w:rPr>
                  <w:rFonts w:cs="Calibri"/>
                  <w:b/>
                  <w:bCs/>
                  <w:color w:val="000000"/>
                  <w:szCs w:val="18"/>
                  <w:lang w:eastAsia="es-ES"/>
                </w:rPr>
                <w:delText>Objeto del API</w:delText>
              </w:r>
            </w:del>
          </w:p>
        </w:tc>
        <w:tc>
          <w:tcPr>
            <w:tcW w:w="3940" w:type="dxa"/>
            <w:tcBorders>
              <w:top w:val="nil"/>
              <w:left w:val="nil"/>
              <w:bottom w:val="nil"/>
              <w:right w:val="nil"/>
            </w:tcBorders>
            <w:shd w:val="clear" w:color="auto" w:fill="auto"/>
            <w:noWrap/>
            <w:vAlign w:val="center"/>
            <w:hideMark/>
          </w:tcPr>
          <w:p w14:paraId="5B7899A1" w14:textId="53542B96" w:rsidR="00F4531C" w:rsidRPr="001D6F39" w:rsidDel="007D58DF" w:rsidRDefault="00A35F9B" w:rsidP="007D58DF">
            <w:pPr>
              <w:spacing w:before="0" w:line="240" w:lineRule="auto"/>
              <w:ind w:left="0"/>
              <w:jc w:val="left"/>
              <w:rPr>
                <w:del w:id="2311" w:author="COLMENA MATEOS Adrian" w:date="2018-11-26T11:51:00Z"/>
                <w:rFonts w:cs="Calibri"/>
                <w:b/>
                <w:bCs/>
                <w:color w:val="000000"/>
                <w:szCs w:val="18"/>
                <w:lang w:eastAsia="es-ES"/>
              </w:rPr>
            </w:pPr>
            <w:del w:id="2312" w:author="COLMENA MATEOS Adrian" w:date="2018-11-26T11:51:00Z">
              <w:r w:rsidDel="007D58DF">
                <w:rPr>
                  <w:rFonts w:cs="Calibri"/>
                  <w:b/>
                  <w:bCs/>
                  <w:color w:val="000000"/>
                  <w:szCs w:val="18"/>
                  <w:lang w:eastAsia="es-ES"/>
                </w:rPr>
                <w:delText>Descripción</w:delText>
              </w:r>
            </w:del>
          </w:p>
        </w:tc>
      </w:tr>
      <w:tr w:rsidR="00F4531C" w:rsidRPr="001D6F39" w:rsidDel="007D58DF" w14:paraId="46A5D283" w14:textId="6C2E6344" w:rsidTr="00A35F9B">
        <w:trPr>
          <w:trHeight w:val="900"/>
          <w:jc w:val="center"/>
          <w:del w:id="2313" w:author="COLMENA MATEOS Adrian" w:date="2018-11-26T11:51:00Z"/>
        </w:trPr>
        <w:tc>
          <w:tcPr>
            <w:tcW w:w="2720" w:type="dxa"/>
            <w:tcBorders>
              <w:top w:val="nil"/>
              <w:left w:val="nil"/>
              <w:bottom w:val="nil"/>
              <w:right w:val="nil"/>
            </w:tcBorders>
            <w:shd w:val="clear" w:color="auto" w:fill="auto"/>
            <w:noWrap/>
            <w:vAlign w:val="center"/>
            <w:hideMark/>
          </w:tcPr>
          <w:p w14:paraId="79573802" w14:textId="2B3D0A26" w:rsidR="00F4531C" w:rsidRPr="00A35F9B" w:rsidDel="007D58DF" w:rsidRDefault="00F4531C" w:rsidP="007D58DF">
            <w:pPr>
              <w:spacing w:before="0" w:line="240" w:lineRule="auto"/>
              <w:ind w:left="0"/>
              <w:jc w:val="left"/>
              <w:rPr>
                <w:del w:id="2314" w:author="COLMENA MATEOS Adrian" w:date="2018-11-26T11:51:00Z"/>
                <w:rFonts w:cs="Calibri"/>
                <w:color w:val="000000"/>
                <w:szCs w:val="18"/>
                <w:lang w:val="es-ES_tradnl" w:eastAsia="es-ES"/>
              </w:rPr>
            </w:pPr>
            <w:del w:id="2315" w:author="COLMENA MATEOS Adrian" w:date="2018-11-26T11:51:00Z">
              <w:r w:rsidRPr="00A35F9B" w:rsidDel="007D58DF">
                <w:rPr>
                  <w:rFonts w:cs="RmrsbbYnmjylCvvcsjBwswjrTheSans"/>
                  <w:szCs w:val="18"/>
                  <w:lang w:val="es-ES_tradnl" w:eastAsia="en-US"/>
                </w:rPr>
                <w:delText>Persistence</w:delText>
              </w:r>
            </w:del>
          </w:p>
        </w:tc>
        <w:tc>
          <w:tcPr>
            <w:tcW w:w="2700" w:type="dxa"/>
            <w:tcBorders>
              <w:top w:val="nil"/>
              <w:left w:val="nil"/>
              <w:bottom w:val="nil"/>
              <w:right w:val="nil"/>
            </w:tcBorders>
            <w:shd w:val="clear" w:color="auto" w:fill="auto"/>
            <w:noWrap/>
            <w:vAlign w:val="center"/>
            <w:hideMark/>
          </w:tcPr>
          <w:p w14:paraId="220C9C17" w14:textId="26243A8B" w:rsidR="00F4531C" w:rsidRPr="00A35F9B" w:rsidDel="007D58DF" w:rsidRDefault="00F4531C" w:rsidP="007D58DF">
            <w:pPr>
              <w:spacing w:before="0" w:line="240" w:lineRule="auto"/>
              <w:ind w:left="0"/>
              <w:jc w:val="left"/>
              <w:rPr>
                <w:del w:id="2316" w:author="COLMENA MATEOS Adrian" w:date="2018-11-26T11:51:00Z"/>
                <w:rFonts w:cs="Calibri"/>
                <w:color w:val="000000"/>
                <w:szCs w:val="18"/>
                <w:lang w:val="es-ES_tradnl" w:eastAsia="es-ES"/>
              </w:rPr>
            </w:pPr>
            <w:del w:id="2317" w:author="COLMENA MATEOS Adrian" w:date="2018-11-26T11:51:00Z">
              <w:r w:rsidRPr="00A35F9B" w:rsidDel="007D58DF">
                <w:rPr>
                  <w:rFonts w:cs="RmrsbbYnmjylCvvcsjBwswjrTheSans"/>
                  <w:szCs w:val="18"/>
                  <w:lang w:val="es-ES_tradnl" w:eastAsia="en-US"/>
                </w:rPr>
                <w:delText>Persistence</w:delText>
              </w:r>
            </w:del>
          </w:p>
        </w:tc>
        <w:tc>
          <w:tcPr>
            <w:tcW w:w="3940" w:type="dxa"/>
            <w:tcBorders>
              <w:top w:val="nil"/>
              <w:left w:val="nil"/>
              <w:bottom w:val="nil"/>
              <w:right w:val="nil"/>
            </w:tcBorders>
            <w:shd w:val="clear" w:color="auto" w:fill="auto"/>
            <w:vAlign w:val="center"/>
            <w:hideMark/>
          </w:tcPr>
          <w:p w14:paraId="58CCDF78" w14:textId="56E6B804" w:rsidR="00F4531C" w:rsidRPr="00A35F9B" w:rsidDel="007D58DF" w:rsidRDefault="00F4531C" w:rsidP="007D58DF">
            <w:pPr>
              <w:spacing w:before="0" w:line="240" w:lineRule="auto"/>
              <w:ind w:left="0"/>
              <w:jc w:val="left"/>
              <w:rPr>
                <w:del w:id="2318" w:author="COLMENA MATEOS Adrian" w:date="2018-11-26T11:51:00Z"/>
                <w:rFonts w:cs="Calibri"/>
                <w:color w:val="000000"/>
                <w:szCs w:val="18"/>
                <w:lang w:val="es-ES_tradnl" w:eastAsia="es-ES"/>
              </w:rPr>
            </w:pPr>
            <w:del w:id="2319" w:author="COLMENA MATEOS Adrian" w:date="2018-11-26T11:51:00Z">
              <w:r w:rsidRPr="00A35F9B" w:rsidDel="007D58DF">
                <w:rPr>
                  <w:rFonts w:cs="Calibri"/>
                  <w:color w:val="000000"/>
                  <w:szCs w:val="18"/>
                  <w:lang w:val="es-ES_tradnl" w:eastAsia="es-ES"/>
                </w:rPr>
                <w:delText>Clase de bootstrap que sirve pa obtener un EntityManagerFactory</w:delText>
              </w:r>
            </w:del>
          </w:p>
        </w:tc>
      </w:tr>
      <w:tr w:rsidR="00F4531C" w:rsidRPr="001D6F39" w:rsidDel="007D58DF" w14:paraId="298C342C" w14:textId="1675CD2C" w:rsidTr="00A35F9B">
        <w:trPr>
          <w:trHeight w:val="600"/>
          <w:jc w:val="center"/>
          <w:del w:id="2320" w:author="COLMENA MATEOS Adrian" w:date="2018-11-26T11:51:00Z"/>
        </w:trPr>
        <w:tc>
          <w:tcPr>
            <w:tcW w:w="2720" w:type="dxa"/>
            <w:tcBorders>
              <w:top w:val="nil"/>
              <w:left w:val="nil"/>
              <w:bottom w:val="nil"/>
              <w:right w:val="nil"/>
            </w:tcBorders>
            <w:shd w:val="clear" w:color="auto" w:fill="auto"/>
            <w:noWrap/>
            <w:vAlign w:val="center"/>
            <w:hideMark/>
          </w:tcPr>
          <w:p w14:paraId="6289D636" w14:textId="6FBD66EC" w:rsidR="00F4531C" w:rsidRPr="00A35F9B" w:rsidDel="007D58DF" w:rsidRDefault="00F4531C" w:rsidP="007D58DF">
            <w:pPr>
              <w:spacing w:before="0" w:line="240" w:lineRule="auto"/>
              <w:ind w:left="0"/>
              <w:jc w:val="left"/>
              <w:rPr>
                <w:del w:id="2321" w:author="COLMENA MATEOS Adrian" w:date="2018-11-26T11:51:00Z"/>
                <w:rFonts w:cs="Courier New"/>
                <w:color w:val="000000"/>
                <w:szCs w:val="18"/>
                <w:lang w:val="es-ES_tradnl" w:eastAsia="es-ES"/>
              </w:rPr>
            </w:pPr>
            <w:del w:id="2322" w:author="COLMENA MATEOS Adrian" w:date="2018-11-26T11:51:00Z">
              <w:r w:rsidRPr="00A35F9B" w:rsidDel="007D58DF">
                <w:rPr>
                  <w:rFonts w:cs="Courier New"/>
                  <w:szCs w:val="18"/>
                  <w:lang w:val="es-ES_tradnl" w:eastAsia="en-US"/>
                </w:rPr>
                <w:delText>EntityManagerFactory</w:delText>
              </w:r>
            </w:del>
          </w:p>
        </w:tc>
        <w:tc>
          <w:tcPr>
            <w:tcW w:w="2700" w:type="dxa"/>
            <w:tcBorders>
              <w:top w:val="nil"/>
              <w:left w:val="nil"/>
              <w:bottom w:val="nil"/>
              <w:right w:val="nil"/>
            </w:tcBorders>
            <w:shd w:val="clear" w:color="auto" w:fill="auto"/>
            <w:noWrap/>
            <w:vAlign w:val="center"/>
            <w:hideMark/>
          </w:tcPr>
          <w:p w14:paraId="5CEBC1AA" w14:textId="4EE4FDF0" w:rsidR="00F4531C" w:rsidRPr="00A35F9B" w:rsidDel="007D58DF" w:rsidRDefault="00F4531C" w:rsidP="007D58DF">
            <w:pPr>
              <w:spacing w:before="0" w:line="240" w:lineRule="auto"/>
              <w:ind w:left="0"/>
              <w:jc w:val="left"/>
              <w:rPr>
                <w:del w:id="2323" w:author="COLMENA MATEOS Adrian" w:date="2018-11-26T11:51:00Z"/>
                <w:rFonts w:cs="Courier New"/>
                <w:color w:val="000000"/>
                <w:szCs w:val="18"/>
                <w:lang w:val="es-ES_tradnl" w:eastAsia="es-ES"/>
              </w:rPr>
            </w:pPr>
            <w:del w:id="2324" w:author="COLMENA MATEOS Adrian" w:date="2018-11-26T11:51:00Z">
              <w:r w:rsidRPr="00A35F9B" w:rsidDel="007D58DF">
                <w:rPr>
                  <w:rFonts w:cs="Courier New"/>
                  <w:szCs w:val="18"/>
                  <w:lang w:val="es-ES_tradnl" w:eastAsia="en-US"/>
                </w:rPr>
                <w:delText>EntityManagerFactory</w:delText>
              </w:r>
            </w:del>
          </w:p>
        </w:tc>
        <w:tc>
          <w:tcPr>
            <w:tcW w:w="3940" w:type="dxa"/>
            <w:tcBorders>
              <w:top w:val="nil"/>
              <w:left w:val="nil"/>
              <w:bottom w:val="nil"/>
              <w:right w:val="nil"/>
            </w:tcBorders>
            <w:shd w:val="clear" w:color="auto" w:fill="auto"/>
            <w:vAlign w:val="center"/>
            <w:hideMark/>
          </w:tcPr>
          <w:p w14:paraId="5B716DC0" w14:textId="7F3B0683" w:rsidR="00F4531C" w:rsidRPr="00A35F9B" w:rsidDel="007D58DF" w:rsidRDefault="00F4531C" w:rsidP="007D58DF">
            <w:pPr>
              <w:spacing w:before="0" w:line="240" w:lineRule="auto"/>
              <w:ind w:left="0"/>
              <w:jc w:val="left"/>
              <w:rPr>
                <w:del w:id="2325" w:author="COLMENA MATEOS Adrian" w:date="2018-11-26T11:51:00Z"/>
                <w:rFonts w:cs="Calibri"/>
                <w:color w:val="000000"/>
                <w:szCs w:val="18"/>
                <w:lang w:val="es-ES_tradnl" w:eastAsia="es-ES"/>
              </w:rPr>
            </w:pPr>
            <w:del w:id="2326" w:author="COLMENA MATEOS Adrian" w:date="2018-11-26T11:51:00Z">
              <w:r w:rsidRPr="00A35F9B" w:rsidDel="007D58DF">
                <w:rPr>
                  <w:rFonts w:cs="Calibri"/>
                  <w:color w:val="000000"/>
                  <w:szCs w:val="18"/>
                  <w:lang w:val="es-ES_tradnl" w:eastAsia="es-ES"/>
                </w:rPr>
                <w:delText>Objetos necesarios para obtener los EntityManagers</w:delText>
              </w:r>
            </w:del>
          </w:p>
        </w:tc>
      </w:tr>
      <w:tr w:rsidR="00F4531C" w:rsidRPr="001D6F39" w:rsidDel="007D58DF" w14:paraId="75E1B734" w14:textId="0E054237" w:rsidTr="00A35F9B">
        <w:trPr>
          <w:trHeight w:val="900"/>
          <w:jc w:val="center"/>
          <w:del w:id="2327" w:author="COLMENA MATEOS Adrian" w:date="2018-11-26T11:51:00Z"/>
        </w:trPr>
        <w:tc>
          <w:tcPr>
            <w:tcW w:w="2720" w:type="dxa"/>
            <w:tcBorders>
              <w:top w:val="nil"/>
              <w:left w:val="nil"/>
              <w:bottom w:val="nil"/>
              <w:right w:val="nil"/>
            </w:tcBorders>
            <w:shd w:val="clear" w:color="auto" w:fill="auto"/>
            <w:noWrap/>
            <w:vAlign w:val="center"/>
            <w:hideMark/>
          </w:tcPr>
          <w:p w14:paraId="02BA3229" w14:textId="5E921816" w:rsidR="00F4531C" w:rsidRPr="00A35F9B" w:rsidDel="007D58DF" w:rsidRDefault="00F4531C" w:rsidP="007D58DF">
            <w:pPr>
              <w:spacing w:before="0" w:line="240" w:lineRule="auto"/>
              <w:ind w:left="0"/>
              <w:jc w:val="left"/>
              <w:rPr>
                <w:del w:id="2328" w:author="COLMENA MATEOS Adrian" w:date="2018-11-26T11:51:00Z"/>
                <w:rFonts w:cs="Calibri"/>
                <w:color w:val="000000"/>
                <w:szCs w:val="18"/>
                <w:lang w:val="es-ES_tradnl" w:eastAsia="es-ES"/>
              </w:rPr>
            </w:pPr>
            <w:del w:id="2329" w:author="COLMENA MATEOS Adrian" w:date="2018-11-26T11:51:00Z">
              <w:r w:rsidRPr="00A35F9B" w:rsidDel="007D58DF">
                <w:rPr>
                  <w:rFonts w:cs="RmrsbbYnmjylCvvcsjBwswjrTheSans"/>
                  <w:szCs w:val="18"/>
                  <w:lang w:val="es-ES_tradnl" w:eastAsia="en-US"/>
                </w:rPr>
                <w:delText>Persistence Unit</w:delText>
              </w:r>
            </w:del>
          </w:p>
        </w:tc>
        <w:tc>
          <w:tcPr>
            <w:tcW w:w="2700" w:type="dxa"/>
            <w:tcBorders>
              <w:top w:val="nil"/>
              <w:left w:val="nil"/>
              <w:bottom w:val="nil"/>
              <w:right w:val="nil"/>
            </w:tcBorders>
            <w:shd w:val="clear" w:color="auto" w:fill="auto"/>
            <w:noWrap/>
            <w:vAlign w:val="center"/>
            <w:hideMark/>
          </w:tcPr>
          <w:p w14:paraId="3C230EE2" w14:textId="25B2EB78" w:rsidR="00F4531C" w:rsidRPr="00A35F9B" w:rsidDel="007D58DF" w:rsidRDefault="00F4531C" w:rsidP="007D58DF">
            <w:pPr>
              <w:spacing w:before="0" w:line="240" w:lineRule="auto"/>
              <w:ind w:left="0"/>
              <w:jc w:val="left"/>
              <w:rPr>
                <w:del w:id="2330" w:author="COLMENA MATEOS Adrian" w:date="2018-11-26T11:51:00Z"/>
                <w:rFonts w:cs="Calibri"/>
                <w:color w:val="000000"/>
                <w:szCs w:val="18"/>
                <w:lang w:val="es-ES_tradnl" w:eastAsia="es-ES"/>
              </w:rPr>
            </w:pPr>
            <w:del w:id="2331" w:author="COLMENA MATEOS Adrian" w:date="2018-11-26T11:51:00Z">
              <w:r w:rsidRPr="00A35F9B" w:rsidDel="007D58DF">
                <w:rPr>
                  <w:rFonts w:cs="Calibri"/>
                  <w:color w:val="000000"/>
                  <w:szCs w:val="18"/>
                  <w:lang w:val="es-ES_tradnl" w:eastAsia="es-ES"/>
                </w:rPr>
                <w:delText>--</w:delText>
              </w:r>
            </w:del>
          </w:p>
        </w:tc>
        <w:tc>
          <w:tcPr>
            <w:tcW w:w="3940" w:type="dxa"/>
            <w:tcBorders>
              <w:top w:val="nil"/>
              <w:left w:val="nil"/>
              <w:bottom w:val="nil"/>
              <w:right w:val="nil"/>
            </w:tcBorders>
            <w:shd w:val="clear" w:color="auto" w:fill="auto"/>
            <w:vAlign w:val="center"/>
            <w:hideMark/>
          </w:tcPr>
          <w:p w14:paraId="27FED297" w14:textId="5C002E83" w:rsidR="00F4531C" w:rsidRPr="00A35F9B" w:rsidDel="007D58DF" w:rsidRDefault="00F4531C" w:rsidP="007D58DF">
            <w:pPr>
              <w:spacing w:before="0" w:line="240" w:lineRule="auto"/>
              <w:ind w:left="0"/>
              <w:jc w:val="left"/>
              <w:rPr>
                <w:del w:id="2332" w:author="COLMENA MATEOS Adrian" w:date="2018-11-26T11:51:00Z"/>
                <w:rFonts w:cs="Calibri"/>
                <w:color w:val="000000"/>
                <w:szCs w:val="18"/>
                <w:lang w:val="es-ES_tradnl" w:eastAsia="es-ES"/>
              </w:rPr>
            </w:pPr>
            <w:del w:id="2333" w:author="COLMENA MATEOS Adrian" w:date="2018-11-26T11:51:00Z">
              <w:r w:rsidRPr="00A35F9B" w:rsidDel="007D58DF">
                <w:rPr>
                  <w:rFonts w:cs="Calibri"/>
                  <w:color w:val="000000"/>
                  <w:szCs w:val="18"/>
                  <w:lang w:val="es-ES_tradnl" w:eastAsia="es-ES"/>
                </w:rPr>
                <w:delText>Configuración con nombre que declara las entidades y como almacenar los datos</w:delText>
              </w:r>
            </w:del>
          </w:p>
        </w:tc>
      </w:tr>
      <w:tr w:rsidR="00F4531C" w:rsidRPr="001D6F39" w:rsidDel="007D58DF" w14:paraId="0681C741" w14:textId="4E18AECA" w:rsidTr="00A35F9B">
        <w:trPr>
          <w:trHeight w:val="600"/>
          <w:jc w:val="center"/>
          <w:del w:id="2334" w:author="COLMENA MATEOS Adrian" w:date="2018-11-26T11:51:00Z"/>
        </w:trPr>
        <w:tc>
          <w:tcPr>
            <w:tcW w:w="2720" w:type="dxa"/>
            <w:tcBorders>
              <w:top w:val="nil"/>
              <w:left w:val="nil"/>
              <w:bottom w:val="nil"/>
              <w:right w:val="nil"/>
            </w:tcBorders>
            <w:shd w:val="clear" w:color="auto" w:fill="auto"/>
            <w:noWrap/>
            <w:vAlign w:val="center"/>
            <w:hideMark/>
          </w:tcPr>
          <w:p w14:paraId="6F3E499D" w14:textId="321539C0" w:rsidR="00F4531C" w:rsidRPr="00A35F9B" w:rsidDel="007D58DF" w:rsidRDefault="00F4531C" w:rsidP="007D58DF">
            <w:pPr>
              <w:spacing w:before="0" w:line="240" w:lineRule="auto"/>
              <w:ind w:left="0"/>
              <w:jc w:val="left"/>
              <w:rPr>
                <w:del w:id="2335" w:author="COLMENA MATEOS Adrian" w:date="2018-11-26T11:51:00Z"/>
                <w:rFonts w:cs="Courier New"/>
                <w:color w:val="000000"/>
                <w:szCs w:val="18"/>
                <w:lang w:val="es-ES_tradnl" w:eastAsia="es-ES"/>
              </w:rPr>
            </w:pPr>
            <w:del w:id="2336" w:author="COLMENA MATEOS Adrian" w:date="2018-11-26T11:51:00Z">
              <w:r w:rsidRPr="00A35F9B" w:rsidDel="007D58DF">
                <w:rPr>
                  <w:rFonts w:cs="Courier New"/>
                  <w:szCs w:val="18"/>
                  <w:lang w:val="es-ES_tradnl" w:eastAsia="en-US"/>
                </w:rPr>
                <w:delText>EntityManager</w:delText>
              </w:r>
            </w:del>
          </w:p>
        </w:tc>
        <w:tc>
          <w:tcPr>
            <w:tcW w:w="2700" w:type="dxa"/>
            <w:tcBorders>
              <w:top w:val="nil"/>
              <w:left w:val="nil"/>
              <w:bottom w:val="nil"/>
              <w:right w:val="nil"/>
            </w:tcBorders>
            <w:shd w:val="clear" w:color="auto" w:fill="auto"/>
            <w:noWrap/>
            <w:vAlign w:val="center"/>
            <w:hideMark/>
          </w:tcPr>
          <w:p w14:paraId="439AF276" w14:textId="2AF43E08" w:rsidR="00F4531C" w:rsidRPr="00A35F9B" w:rsidDel="007D58DF" w:rsidRDefault="00F4531C" w:rsidP="007D58DF">
            <w:pPr>
              <w:spacing w:before="0" w:line="240" w:lineRule="auto"/>
              <w:ind w:left="0"/>
              <w:jc w:val="left"/>
              <w:rPr>
                <w:del w:id="2337" w:author="COLMENA MATEOS Adrian" w:date="2018-11-26T11:51:00Z"/>
                <w:rFonts w:cs="Courier New"/>
                <w:color w:val="000000"/>
                <w:szCs w:val="18"/>
                <w:lang w:val="es-ES_tradnl" w:eastAsia="es-ES"/>
              </w:rPr>
            </w:pPr>
            <w:del w:id="2338" w:author="COLMENA MATEOS Adrian" w:date="2018-11-26T11:51:00Z">
              <w:r w:rsidRPr="00A35F9B" w:rsidDel="007D58DF">
                <w:rPr>
                  <w:rFonts w:cs="Courier New"/>
                  <w:szCs w:val="18"/>
                  <w:lang w:val="es-ES_tradnl" w:eastAsia="en-US"/>
                </w:rPr>
                <w:delText>EntityManager</w:delText>
              </w:r>
            </w:del>
          </w:p>
        </w:tc>
        <w:tc>
          <w:tcPr>
            <w:tcW w:w="3940" w:type="dxa"/>
            <w:tcBorders>
              <w:top w:val="nil"/>
              <w:left w:val="nil"/>
              <w:bottom w:val="nil"/>
              <w:right w:val="nil"/>
            </w:tcBorders>
            <w:shd w:val="clear" w:color="auto" w:fill="auto"/>
            <w:vAlign w:val="center"/>
            <w:hideMark/>
          </w:tcPr>
          <w:p w14:paraId="2A547E66" w14:textId="76FC74C5" w:rsidR="00F4531C" w:rsidRPr="00A35F9B" w:rsidDel="007D58DF" w:rsidRDefault="00F4531C" w:rsidP="007D58DF">
            <w:pPr>
              <w:spacing w:before="0" w:line="240" w:lineRule="auto"/>
              <w:ind w:left="0"/>
              <w:jc w:val="left"/>
              <w:rPr>
                <w:del w:id="2339" w:author="COLMENA MATEOS Adrian" w:date="2018-11-26T11:51:00Z"/>
                <w:rFonts w:cs="Calibri"/>
                <w:color w:val="000000"/>
                <w:szCs w:val="18"/>
                <w:lang w:val="es-ES_tradnl" w:eastAsia="es-ES"/>
              </w:rPr>
            </w:pPr>
            <w:del w:id="2340" w:author="COLMENA MATEOS Adrian" w:date="2018-11-26T11:51:00Z">
              <w:r w:rsidRPr="00A35F9B" w:rsidDel="007D58DF">
                <w:rPr>
                  <w:rFonts w:cs="Calibri"/>
                  <w:color w:val="000000"/>
                  <w:szCs w:val="18"/>
                  <w:lang w:val="es-ES_tradnl" w:eastAsia="es-ES"/>
                </w:rPr>
                <w:delText>API principal que sirve para realizar operaciones y queries en las entidades</w:delText>
              </w:r>
            </w:del>
          </w:p>
        </w:tc>
      </w:tr>
      <w:tr w:rsidR="00F4531C" w:rsidRPr="001D6F39" w:rsidDel="007D58DF" w14:paraId="1C1DD7FA" w14:textId="4CBF7CA5" w:rsidTr="00A35F9B">
        <w:trPr>
          <w:trHeight w:val="900"/>
          <w:jc w:val="center"/>
          <w:del w:id="2341" w:author="COLMENA MATEOS Adrian" w:date="2018-11-26T11:51:00Z"/>
        </w:trPr>
        <w:tc>
          <w:tcPr>
            <w:tcW w:w="2720" w:type="dxa"/>
            <w:tcBorders>
              <w:top w:val="nil"/>
              <w:left w:val="nil"/>
              <w:bottom w:val="nil"/>
              <w:right w:val="nil"/>
            </w:tcBorders>
            <w:shd w:val="clear" w:color="auto" w:fill="auto"/>
            <w:noWrap/>
            <w:vAlign w:val="center"/>
            <w:hideMark/>
          </w:tcPr>
          <w:p w14:paraId="3BC5C4EE" w14:textId="042F45D2" w:rsidR="00F4531C" w:rsidRPr="00A35F9B" w:rsidDel="007D58DF" w:rsidRDefault="00F4531C" w:rsidP="007D58DF">
            <w:pPr>
              <w:spacing w:before="0" w:line="240" w:lineRule="auto"/>
              <w:ind w:left="0"/>
              <w:jc w:val="left"/>
              <w:rPr>
                <w:del w:id="2342" w:author="COLMENA MATEOS Adrian" w:date="2018-11-26T11:51:00Z"/>
                <w:rFonts w:cs="Calibri"/>
                <w:color w:val="000000"/>
                <w:szCs w:val="18"/>
                <w:lang w:val="es-ES_tradnl" w:eastAsia="es-ES"/>
              </w:rPr>
            </w:pPr>
            <w:del w:id="2343" w:author="COLMENA MATEOS Adrian" w:date="2018-11-26T11:51:00Z">
              <w:r w:rsidRPr="00A35F9B" w:rsidDel="007D58DF">
                <w:rPr>
                  <w:rFonts w:cs="RmrsbbYnmjylCvvcsjBwswjrTheSans"/>
                  <w:szCs w:val="18"/>
                  <w:lang w:val="es-ES_tradnl" w:eastAsia="en-US"/>
                </w:rPr>
                <w:delText>Contexto de persistencia</w:delText>
              </w:r>
            </w:del>
          </w:p>
        </w:tc>
        <w:tc>
          <w:tcPr>
            <w:tcW w:w="2700" w:type="dxa"/>
            <w:tcBorders>
              <w:top w:val="nil"/>
              <w:left w:val="nil"/>
              <w:bottom w:val="nil"/>
              <w:right w:val="nil"/>
            </w:tcBorders>
            <w:shd w:val="clear" w:color="auto" w:fill="auto"/>
            <w:noWrap/>
            <w:vAlign w:val="center"/>
            <w:hideMark/>
          </w:tcPr>
          <w:p w14:paraId="2D20C0C5" w14:textId="249629A9" w:rsidR="00F4531C" w:rsidRPr="00A35F9B" w:rsidDel="007D58DF" w:rsidRDefault="00F4531C" w:rsidP="007D58DF">
            <w:pPr>
              <w:spacing w:before="0" w:line="240" w:lineRule="auto"/>
              <w:ind w:left="0"/>
              <w:jc w:val="left"/>
              <w:rPr>
                <w:del w:id="2344" w:author="COLMENA MATEOS Adrian" w:date="2018-11-26T11:51:00Z"/>
                <w:rFonts w:cs="Calibri"/>
                <w:color w:val="000000"/>
                <w:szCs w:val="18"/>
                <w:lang w:val="es-ES_tradnl" w:eastAsia="es-ES"/>
              </w:rPr>
            </w:pPr>
            <w:del w:id="2345" w:author="COLMENA MATEOS Adrian" w:date="2018-11-26T11:51:00Z">
              <w:r w:rsidRPr="00A35F9B" w:rsidDel="007D58DF">
                <w:rPr>
                  <w:rFonts w:cs="Calibri"/>
                  <w:color w:val="000000"/>
                  <w:szCs w:val="18"/>
                  <w:lang w:val="es-ES_tradnl" w:eastAsia="es-ES"/>
                </w:rPr>
                <w:delText>--</w:delText>
              </w:r>
            </w:del>
          </w:p>
        </w:tc>
        <w:tc>
          <w:tcPr>
            <w:tcW w:w="3940" w:type="dxa"/>
            <w:tcBorders>
              <w:top w:val="nil"/>
              <w:left w:val="nil"/>
              <w:bottom w:val="nil"/>
              <w:right w:val="nil"/>
            </w:tcBorders>
            <w:shd w:val="clear" w:color="auto" w:fill="auto"/>
            <w:vAlign w:val="center"/>
            <w:hideMark/>
          </w:tcPr>
          <w:p w14:paraId="5C900507" w14:textId="2FC8FDDB" w:rsidR="00F4531C" w:rsidRPr="00A35F9B" w:rsidDel="007D58DF" w:rsidRDefault="00F4531C" w:rsidP="007D58DF">
            <w:pPr>
              <w:spacing w:before="0" w:line="240" w:lineRule="auto"/>
              <w:ind w:left="0"/>
              <w:jc w:val="left"/>
              <w:rPr>
                <w:del w:id="2346" w:author="COLMENA MATEOS Adrian" w:date="2018-11-26T11:51:00Z"/>
                <w:rFonts w:cs="Calibri"/>
                <w:color w:val="000000"/>
                <w:szCs w:val="18"/>
                <w:lang w:val="es-ES_tradnl" w:eastAsia="es-ES"/>
              </w:rPr>
            </w:pPr>
            <w:del w:id="2347" w:author="COLMENA MATEOS Adrian" w:date="2018-11-26T11:51:00Z">
              <w:r w:rsidRPr="00A35F9B" w:rsidDel="007D58DF">
                <w:rPr>
                  <w:rFonts w:cs="Calibri"/>
                  <w:color w:val="000000"/>
                  <w:szCs w:val="18"/>
                  <w:lang w:val="es-ES_tradnl" w:eastAsia="es-ES"/>
                </w:rPr>
                <w:delText>Conjunto de todas las instancias de la entidad administradas por un EM específico</w:delText>
              </w:r>
            </w:del>
          </w:p>
        </w:tc>
      </w:tr>
    </w:tbl>
    <w:p w14:paraId="7365141C" w14:textId="77777777" w:rsidR="007D58DF" w:rsidRDefault="007D58DF" w:rsidP="007D58DF">
      <w:pPr>
        <w:spacing w:before="0" w:line="240" w:lineRule="auto"/>
        <w:ind w:left="0"/>
        <w:jc w:val="left"/>
        <w:rPr>
          <w:ins w:id="2348" w:author="COLMENA MATEOS Adrian" w:date="2018-11-26T11:53:00Z"/>
          <w:lang w:val="es-ES_tradnl"/>
        </w:rPr>
      </w:pPr>
    </w:p>
    <w:p w14:paraId="0AB5B41C" w14:textId="77777777" w:rsidR="007D58DF" w:rsidRDefault="007D58DF" w:rsidP="007D58DF">
      <w:pPr>
        <w:spacing w:before="0" w:line="240" w:lineRule="auto"/>
        <w:ind w:left="0"/>
        <w:jc w:val="left"/>
        <w:rPr>
          <w:ins w:id="2349" w:author="COLMENA MATEOS Adrian" w:date="2018-11-26T11:53:00Z"/>
          <w:lang w:val="es-ES_tradnl"/>
        </w:rPr>
      </w:pPr>
    </w:p>
    <w:p w14:paraId="087D58D8" w14:textId="77777777" w:rsidR="007D58DF" w:rsidRDefault="007D58DF" w:rsidP="007D58DF">
      <w:pPr>
        <w:spacing w:before="0" w:line="240" w:lineRule="auto"/>
        <w:ind w:left="0"/>
        <w:jc w:val="left"/>
        <w:rPr>
          <w:ins w:id="2350" w:author="COLMENA MATEOS Adrian" w:date="2018-11-26T11:53:00Z"/>
          <w:lang w:val="es-ES_tradnl"/>
        </w:rPr>
      </w:pPr>
    </w:p>
    <w:p w14:paraId="5C0DEB9C" w14:textId="77777777" w:rsidR="007D58DF" w:rsidRDefault="007D58DF" w:rsidP="007D58DF">
      <w:pPr>
        <w:spacing w:before="0" w:line="240" w:lineRule="auto"/>
        <w:ind w:left="0"/>
        <w:jc w:val="left"/>
        <w:rPr>
          <w:ins w:id="2351" w:author="COLMENA MATEOS Adrian" w:date="2018-11-26T11:53:00Z"/>
          <w:lang w:val="es-ES_tradnl"/>
        </w:rPr>
      </w:pPr>
    </w:p>
    <w:p w14:paraId="325D86E3" w14:textId="77777777" w:rsidR="007D58DF" w:rsidRDefault="007D58DF" w:rsidP="007D58DF">
      <w:pPr>
        <w:spacing w:before="0" w:line="240" w:lineRule="auto"/>
        <w:ind w:left="0"/>
        <w:jc w:val="left"/>
        <w:rPr>
          <w:ins w:id="2352" w:author="COLMENA MATEOS Adrian" w:date="2018-11-26T11:53:00Z"/>
          <w:lang w:val="es-ES_tradnl"/>
        </w:rPr>
      </w:pPr>
    </w:p>
    <w:p w14:paraId="103FEDB4" w14:textId="77777777" w:rsidR="007D58DF" w:rsidRDefault="007D58DF" w:rsidP="007D58DF">
      <w:pPr>
        <w:spacing w:before="0" w:line="240" w:lineRule="auto"/>
        <w:ind w:left="0"/>
        <w:jc w:val="left"/>
        <w:rPr>
          <w:ins w:id="2353" w:author="COLMENA MATEOS Adrian" w:date="2018-11-26T11:53:00Z"/>
          <w:lang w:val="es-ES_tradnl"/>
        </w:rPr>
      </w:pPr>
    </w:p>
    <w:p w14:paraId="2EB30F3F" w14:textId="77777777" w:rsidR="007D58DF" w:rsidRDefault="007D58DF" w:rsidP="007D58DF">
      <w:pPr>
        <w:spacing w:before="0" w:line="240" w:lineRule="auto"/>
        <w:ind w:left="0"/>
        <w:jc w:val="left"/>
        <w:rPr>
          <w:ins w:id="2354" w:author="COLMENA MATEOS Adrian" w:date="2018-11-26T11:53:00Z"/>
          <w:lang w:val="es-ES_tradnl"/>
        </w:rPr>
      </w:pPr>
    </w:p>
    <w:p w14:paraId="4FCE05FB" w14:textId="77777777" w:rsidR="007D58DF" w:rsidRDefault="007D58DF">
      <w:pPr>
        <w:spacing w:before="0" w:line="240" w:lineRule="auto"/>
        <w:ind w:left="0"/>
        <w:jc w:val="left"/>
        <w:rPr>
          <w:ins w:id="2355" w:author="COLMENA MATEOS Adrian" w:date="2018-11-26T11:53:00Z"/>
          <w:lang w:val="es-ES_tradnl"/>
        </w:rPr>
      </w:pPr>
      <w:ins w:id="2356" w:author="COLMENA MATEOS Adrian" w:date="2018-11-26T11:53:00Z">
        <w:r>
          <w:rPr>
            <w:lang w:val="es-ES_tradnl"/>
          </w:rPr>
          <w:br w:type="page"/>
        </w:r>
      </w:ins>
    </w:p>
    <w:p w14:paraId="2BDABE7D" w14:textId="19694DE5" w:rsidR="007D58DF" w:rsidRDefault="007D58DF" w:rsidP="007D58DF">
      <w:pPr>
        <w:spacing w:before="0" w:line="240" w:lineRule="auto"/>
        <w:ind w:left="0"/>
        <w:jc w:val="left"/>
        <w:rPr>
          <w:ins w:id="2357" w:author="COLMENA MATEOS Adrian" w:date="2018-11-26T11:56:00Z"/>
          <w:lang w:val="es-ES_tradnl"/>
        </w:rPr>
      </w:pPr>
      <w:ins w:id="2358" w:author="COLMENA MATEOS Adrian" w:date="2018-11-26T11:55:00Z">
        <w:r>
          <w:rPr>
            <w:noProof/>
            <w:lang w:eastAsia="es-ES"/>
          </w:rPr>
          <w:lastRenderedPageBreak/>
          <w:drawing>
            <wp:anchor distT="0" distB="0" distL="114300" distR="114300" simplePos="0" relativeHeight="251746304" behindDoc="1" locked="0" layoutInCell="1" allowOverlap="1" wp14:anchorId="71B63093" wp14:editId="057939D9">
              <wp:simplePos x="0" y="0"/>
              <wp:positionH relativeFrom="page">
                <wp:align>center</wp:align>
              </wp:positionH>
              <wp:positionV relativeFrom="paragraph">
                <wp:posOffset>152</wp:posOffset>
              </wp:positionV>
              <wp:extent cx="2785745" cy="408876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745" cy="408876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DB29EA0" w14:textId="77777777" w:rsidR="007D58DF" w:rsidRDefault="007D58DF" w:rsidP="007D58DF">
      <w:pPr>
        <w:spacing w:before="0" w:line="240" w:lineRule="auto"/>
        <w:ind w:left="0"/>
        <w:jc w:val="left"/>
        <w:rPr>
          <w:ins w:id="2359" w:author="COLMENA MATEOS Adrian" w:date="2018-11-26T11:56:00Z"/>
          <w:lang w:val="es-ES_tradnl"/>
        </w:rPr>
      </w:pPr>
    </w:p>
    <w:p w14:paraId="63BB92B0" w14:textId="77777777" w:rsidR="007D58DF" w:rsidRDefault="007D58DF" w:rsidP="007D58DF">
      <w:pPr>
        <w:spacing w:before="0" w:line="240" w:lineRule="auto"/>
        <w:ind w:left="0"/>
        <w:jc w:val="left"/>
        <w:rPr>
          <w:ins w:id="2360" w:author="COLMENA MATEOS Adrian" w:date="2018-11-26T11:56:00Z"/>
          <w:lang w:val="es-ES_tradnl"/>
        </w:rPr>
      </w:pPr>
    </w:p>
    <w:p w14:paraId="15AB8B35" w14:textId="77777777" w:rsidR="007D58DF" w:rsidRDefault="007D58DF" w:rsidP="007D58DF">
      <w:pPr>
        <w:spacing w:before="0" w:line="240" w:lineRule="auto"/>
        <w:ind w:left="0"/>
        <w:jc w:val="left"/>
        <w:rPr>
          <w:ins w:id="2361" w:author="COLMENA MATEOS Adrian" w:date="2018-11-26T11:56:00Z"/>
          <w:lang w:val="es-ES_tradnl"/>
        </w:rPr>
      </w:pPr>
    </w:p>
    <w:p w14:paraId="61C0C445" w14:textId="77777777" w:rsidR="007D58DF" w:rsidRDefault="007D58DF" w:rsidP="007D58DF">
      <w:pPr>
        <w:spacing w:before="0" w:line="240" w:lineRule="auto"/>
        <w:ind w:left="0"/>
        <w:jc w:val="left"/>
        <w:rPr>
          <w:ins w:id="2362" w:author="COLMENA MATEOS Adrian" w:date="2018-11-26T11:56:00Z"/>
          <w:lang w:val="es-ES_tradnl"/>
        </w:rPr>
      </w:pPr>
    </w:p>
    <w:p w14:paraId="40EE1720" w14:textId="50D42004" w:rsidR="007D58DF" w:rsidRDefault="007D58DF" w:rsidP="007D58DF">
      <w:pPr>
        <w:spacing w:before="0" w:line="240" w:lineRule="auto"/>
        <w:ind w:left="0"/>
        <w:jc w:val="left"/>
        <w:rPr>
          <w:ins w:id="2363" w:author="COLMENA MATEOS Adrian" w:date="2018-11-26T11:56:00Z"/>
          <w:lang w:val="es-ES_tradnl"/>
        </w:rPr>
      </w:pPr>
    </w:p>
    <w:p w14:paraId="47ED7956" w14:textId="3CAB7805" w:rsidR="007D58DF" w:rsidRDefault="007D58DF" w:rsidP="007D58DF">
      <w:pPr>
        <w:spacing w:before="0" w:line="240" w:lineRule="auto"/>
        <w:ind w:left="0"/>
        <w:jc w:val="left"/>
        <w:rPr>
          <w:ins w:id="2364" w:author="COLMENA MATEOS Adrian" w:date="2018-11-26T11:56:00Z"/>
          <w:lang w:val="es-ES_tradnl"/>
        </w:rPr>
      </w:pPr>
    </w:p>
    <w:p w14:paraId="6AC993D5" w14:textId="77777777" w:rsidR="007D58DF" w:rsidRDefault="007D58DF" w:rsidP="007D58DF">
      <w:pPr>
        <w:spacing w:before="0" w:line="240" w:lineRule="auto"/>
        <w:ind w:left="0"/>
        <w:jc w:val="left"/>
        <w:rPr>
          <w:ins w:id="2365" w:author="COLMENA MATEOS Adrian" w:date="2018-11-26T11:56:00Z"/>
          <w:lang w:val="es-ES_tradnl"/>
        </w:rPr>
      </w:pPr>
    </w:p>
    <w:p w14:paraId="080416B2" w14:textId="329322B5" w:rsidR="007D58DF" w:rsidRDefault="007D58DF" w:rsidP="007D58DF">
      <w:pPr>
        <w:spacing w:before="0" w:line="240" w:lineRule="auto"/>
        <w:ind w:left="0"/>
        <w:jc w:val="left"/>
        <w:rPr>
          <w:ins w:id="2366" w:author="COLMENA MATEOS Adrian" w:date="2018-11-26T11:56:00Z"/>
          <w:lang w:val="es-ES_tradnl"/>
        </w:rPr>
      </w:pPr>
    </w:p>
    <w:p w14:paraId="59E51F18" w14:textId="77777777" w:rsidR="007D58DF" w:rsidRDefault="007D58DF" w:rsidP="007D58DF">
      <w:pPr>
        <w:spacing w:before="0" w:line="240" w:lineRule="auto"/>
        <w:ind w:left="0"/>
        <w:jc w:val="left"/>
        <w:rPr>
          <w:ins w:id="2367" w:author="COLMENA MATEOS Adrian" w:date="2018-11-26T11:56:00Z"/>
          <w:lang w:val="es-ES_tradnl"/>
        </w:rPr>
      </w:pPr>
    </w:p>
    <w:p w14:paraId="0E3AD3DF" w14:textId="46BC45F2" w:rsidR="007D58DF" w:rsidRDefault="007D58DF" w:rsidP="007D58DF">
      <w:pPr>
        <w:spacing w:before="0" w:line="240" w:lineRule="auto"/>
        <w:ind w:left="0"/>
        <w:jc w:val="left"/>
        <w:rPr>
          <w:ins w:id="2368" w:author="COLMENA MATEOS Adrian" w:date="2018-11-26T11:56:00Z"/>
          <w:lang w:val="es-ES_tradnl"/>
        </w:rPr>
      </w:pPr>
    </w:p>
    <w:p w14:paraId="47DF3378" w14:textId="77777777" w:rsidR="007D58DF" w:rsidRDefault="007D58DF" w:rsidP="007D58DF">
      <w:pPr>
        <w:spacing w:before="0" w:line="240" w:lineRule="auto"/>
        <w:ind w:left="0"/>
        <w:jc w:val="left"/>
        <w:rPr>
          <w:ins w:id="2369" w:author="COLMENA MATEOS Adrian" w:date="2018-11-26T11:56:00Z"/>
          <w:lang w:val="es-ES_tradnl"/>
        </w:rPr>
      </w:pPr>
    </w:p>
    <w:p w14:paraId="40485CF8" w14:textId="12F0C31E" w:rsidR="007D58DF" w:rsidRDefault="007D58DF" w:rsidP="007D58DF">
      <w:pPr>
        <w:spacing w:before="0" w:line="240" w:lineRule="auto"/>
        <w:ind w:left="0"/>
        <w:jc w:val="left"/>
        <w:rPr>
          <w:ins w:id="2370" w:author="COLMENA MATEOS Adrian" w:date="2018-11-26T11:56:00Z"/>
          <w:lang w:val="es-ES_tradnl"/>
        </w:rPr>
      </w:pPr>
    </w:p>
    <w:p w14:paraId="58C9BC77" w14:textId="77777777" w:rsidR="007D58DF" w:rsidRDefault="007D58DF" w:rsidP="007D58DF">
      <w:pPr>
        <w:spacing w:before="0" w:line="240" w:lineRule="auto"/>
        <w:ind w:left="0"/>
        <w:jc w:val="left"/>
        <w:rPr>
          <w:ins w:id="2371" w:author="COLMENA MATEOS Adrian" w:date="2018-11-26T11:56:00Z"/>
          <w:lang w:val="es-ES_tradnl"/>
        </w:rPr>
      </w:pPr>
    </w:p>
    <w:p w14:paraId="3FD7D957" w14:textId="77777777" w:rsidR="007D58DF" w:rsidRDefault="007D58DF" w:rsidP="007D58DF">
      <w:pPr>
        <w:spacing w:before="0" w:line="240" w:lineRule="auto"/>
        <w:ind w:left="0"/>
        <w:jc w:val="left"/>
        <w:rPr>
          <w:ins w:id="2372" w:author="COLMENA MATEOS Adrian" w:date="2018-11-26T11:56:00Z"/>
          <w:lang w:val="es-ES_tradnl"/>
        </w:rPr>
      </w:pPr>
    </w:p>
    <w:p w14:paraId="7243A212" w14:textId="327D7D12" w:rsidR="007D58DF" w:rsidRDefault="007D58DF" w:rsidP="007D58DF">
      <w:pPr>
        <w:spacing w:before="0" w:line="240" w:lineRule="auto"/>
        <w:ind w:left="0"/>
        <w:jc w:val="left"/>
        <w:rPr>
          <w:ins w:id="2373" w:author="COLMENA MATEOS Adrian" w:date="2018-11-26T11:56:00Z"/>
          <w:lang w:val="es-ES_tradnl"/>
        </w:rPr>
      </w:pPr>
    </w:p>
    <w:p w14:paraId="3E393B1A" w14:textId="77777777" w:rsidR="007D58DF" w:rsidRDefault="007D58DF" w:rsidP="007D58DF">
      <w:pPr>
        <w:spacing w:before="0" w:line="240" w:lineRule="auto"/>
        <w:ind w:left="0"/>
        <w:jc w:val="left"/>
        <w:rPr>
          <w:ins w:id="2374" w:author="COLMENA MATEOS Adrian" w:date="2018-11-26T11:56:00Z"/>
          <w:lang w:val="es-ES_tradnl"/>
        </w:rPr>
      </w:pPr>
    </w:p>
    <w:p w14:paraId="3545208C" w14:textId="6B948593" w:rsidR="007D58DF" w:rsidRDefault="007D58DF" w:rsidP="007D58DF">
      <w:pPr>
        <w:spacing w:before="0" w:line="240" w:lineRule="auto"/>
        <w:ind w:left="0"/>
        <w:jc w:val="left"/>
        <w:rPr>
          <w:ins w:id="2375" w:author="COLMENA MATEOS Adrian" w:date="2018-11-26T11:56:00Z"/>
          <w:lang w:val="es-ES_tradnl"/>
        </w:rPr>
      </w:pPr>
    </w:p>
    <w:p w14:paraId="0CAAF9EA" w14:textId="14913115" w:rsidR="007D58DF" w:rsidRDefault="007D58DF" w:rsidP="007D58DF">
      <w:pPr>
        <w:spacing w:before="0" w:line="240" w:lineRule="auto"/>
        <w:ind w:left="0"/>
        <w:jc w:val="left"/>
        <w:rPr>
          <w:ins w:id="2376" w:author="COLMENA MATEOS Adrian" w:date="2018-11-26T11:56:00Z"/>
          <w:lang w:val="es-ES_tradnl"/>
        </w:rPr>
      </w:pPr>
    </w:p>
    <w:p w14:paraId="6A8A30E6" w14:textId="2F51DF36" w:rsidR="007D58DF" w:rsidRDefault="007D58DF" w:rsidP="007D58DF">
      <w:pPr>
        <w:spacing w:before="0" w:line="240" w:lineRule="auto"/>
        <w:ind w:left="0"/>
        <w:jc w:val="left"/>
        <w:rPr>
          <w:ins w:id="2377" w:author="COLMENA MATEOS Adrian" w:date="2018-11-26T11:56:00Z"/>
          <w:lang w:val="es-ES_tradnl"/>
        </w:rPr>
      </w:pPr>
    </w:p>
    <w:p w14:paraId="564FB392" w14:textId="002EE815" w:rsidR="007D58DF" w:rsidRDefault="007D58DF" w:rsidP="007D58DF">
      <w:pPr>
        <w:spacing w:before="0" w:line="240" w:lineRule="auto"/>
        <w:ind w:left="0"/>
        <w:jc w:val="left"/>
        <w:rPr>
          <w:ins w:id="2378" w:author="COLMENA MATEOS Adrian" w:date="2018-11-26T11:56:00Z"/>
          <w:lang w:val="es-ES_tradnl"/>
        </w:rPr>
      </w:pPr>
    </w:p>
    <w:p w14:paraId="5D375A2D" w14:textId="26E7691E" w:rsidR="007D58DF" w:rsidRDefault="007D58DF" w:rsidP="007D58DF">
      <w:pPr>
        <w:spacing w:before="0" w:line="240" w:lineRule="auto"/>
        <w:ind w:left="0"/>
        <w:jc w:val="left"/>
        <w:rPr>
          <w:ins w:id="2379" w:author="COLMENA MATEOS Adrian" w:date="2018-11-26T11:56:00Z"/>
          <w:lang w:val="es-ES_tradnl"/>
        </w:rPr>
      </w:pPr>
    </w:p>
    <w:p w14:paraId="0A8BE563" w14:textId="6C63772D" w:rsidR="007D58DF" w:rsidRDefault="007D58DF" w:rsidP="007D58DF">
      <w:pPr>
        <w:spacing w:before="0" w:line="240" w:lineRule="auto"/>
        <w:ind w:left="0"/>
        <w:jc w:val="left"/>
        <w:rPr>
          <w:ins w:id="2380" w:author="COLMENA MATEOS Adrian" w:date="2018-11-26T11:56:00Z"/>
          <w:lang w:val="es-ES_tradnl"/>
        </w:rPr>
      </w:pPr>
    </w:p>
    <w:p w14:paraId="47F4C523" w14:textId="106AE879" w:rsidR="007D58DF" w:rsidRDefault="007D58DF" w:rsidP="007D58DF">
      <w:pPr>
        <w:spacing w:before="0" w:line="240" w:lineRule="auto"/>
        <w:ind w:left="0"/>
        <w:jc w:val="left"/>
        <w:rPr>
          <w:ins w:id="2381" w:author="COLMENA MATEOS Adrian" w:date="2018-11-26T11:56:00Z"/>
          <w:lang w:val="es-ES_tradnl"/>
        </w:rPr>
      </w:pPr>
    </w:p>
    <w:p w14:paraId="6EC3B49F" w14:textId="77777777" w:rsidR="007D58DF" w:rsidRDefault="007D58DF" w:rsidP="007D58DF">
      <w:pPr>
        <w:spacing w:before="0" w:line="240" w:lineRule="auto"/>
        <w:ind w:left="0"/>
        <w:jc w:val="left"/>
        <w:rPr>
          <w:ins w:id="2382" w:author="COLMENA MATEOS Adrian" w:date="2018-11-26T11:56:00Z"/>
          <w:lang w:val="es-ES_tradnl"/>
        </w:rPr>
      </w:pPr>
    </w:p>
    <w:p w14:paraId="05D21B55" w14:textId="3CBC340E" w:rsidR="007D58DF" w:rsidRDefault="007D58DF" w:rsidP="007D58DF">
      <w:pPr>
        <w:spacing w:before="0" w:line="240" w:lineRule="auto"/>
        <w:ind w:left="0"/>
        <w:jc w:val="left"/>
        <w:rPr>
          <w:ins w:id="2383" w:author="COLMENA MATEOS Adrian" w:date="2018-11-26T11:56:00Z"/>
          <w:lang w:val="es-ES_tradnl"/>
        </w:rPr>
      </w:pPr>
    </w:p>
    <w:p w14:paraId="2EC43835" w14:textId="3B40363C" w:rsidR="007D58DF" w:rsidRDefault="007D58DF" w:rsidP="007D58DF">
      <w:pPr>
        <w:spacing w:before="0" w:line="240" w:lineRule="auto"/>
        <w:ind w:left="0"/>
        <w:jc w:val="left"/>
        <w:rPr>
          <w:ins w:id="2384" w:author="COLMENA MATEOS Adrian" w:date="2018-11-26T11:56:00Z"/>
          <w:lang w:val="es-ES_tradnl"/>
        </w:rPr>
      </w:pPr>
    </w:p>
    <w:p w14:paraId="3AC45C98" w14:textId="02360E59" w:rsidR="007D58DF" w:rsidRDefault="007D58DF" w:rsidP="007D58DF">
      <w:pPr>
        <w:spacing w:before="0" w:line="240" w:lineRule="auto"/>
        <w:ind w:left="0"/>
        <w:jc w:val="left"/>
        <w:rPr>
          <w:ins w:id="2385" w:author="COLMENA MATEOS Adrian" w:date="2018-11-26T11:56:00Z"/>
          <w:lang w:val="es-ES_tradnl"/>
        </w:rPr>
      </w:pPr>
    </w:p>
    <w:p w14:paraId="55A9B508" w14:textId="44352C8A" w:rsidR="007D58DF" w:rsidRDefault="007D58DF" w:rsidP="007D58DF">
      <w:pPr>
        <w:spacing w:before="0" w:line="240" w:lineRule="auto"/>
        <w:ind w:left="0"/>
        <w:jc w:val="left"/>
        <w:rPr>
          <w:ins w:id="2386" w:author="COLMENA MATEOS Adrian" w:date="2018-11-26T11:56:00Z"/>
          <w:lang w:val="es-ES_tradnl"/>
        </w:rPr>
      </w:pPr>
    </w:p>
    <w:p w14:paraId="451FF1D5" w14:textId="5852E766" w:rsidR="007D58DF" w:rsidRDefault="007D58DF" w:rsidP="007D58DF">
      <w:pPr>
        <w:spacing w:before="0" w:line="240" w:lineRule="auto"/>
        <w:ind w:left="0"/>
        <w:jc w:val="left"/>
        <w:rPr>
          <w:ins w:id="2387" w:author="COLMENA MATEOS Adrian" w:date="2018-11-26T11:56:00Z"/>
          <w:lang w:val="es-ES_tradnl"/>
        </w:rPr>
      </w:pPr>
    </w:p>
    <w:p w14:paraId="6421DA32" w14:textId="064E77E6" w:rsidR="007D58DF" w:rsidRDefault="007D58DF" w:rsidP="007D58DF">
      <w:pPr>
        <w:spacing w:before="0" w:line="240" w:lineRule="auto"/>
        <w:ind w:left="0"/>
        <w:jc w:val="left"/>
        <w:rPr>
          <w:ins w:id="2388" w:author="COLMENA MATEOS Adrian" w:date="2018-11-26T11:56:00Z"/>
          <w:lang w:val="es-ES_tradnl"/>
        </w:rPr>
      </w:pPr>
    </w:p>
    <w:p w14:paraId="2354212D" w14:textId="254D2808" w:rsidR="007D58DF" w:rsidRDefault="007D58DF" w:rsidP="0033769B">
      <w:pPr>
        <w:spacing w:before="0" w:line="240" w:lineRule="auto"/>
        <w:ind w:left="0"/>
        <w:rPr>
          <w:ins w:id="2389" w:author="COLMENA MATEOS Adrian" w:date="2018-11-26T11:58:00Z"/>
          <w:lang w:val="es-ES_tradnl"/>
        </w:rPr>
      </w:pPr>
      <w:ins w:id="2390" w:author="COLMENA MATEOS Adrian" w:date="2018-11-26T11:56:00Z">
        <w:r>
          <w:rPr>
            <w:lang w:val="es-ES_tradnl"/>
          </w:rPr>
          <w:t xml:space="preserve">Para que el proyecto pueda conectar con base de datos es necesario un driver, en este caso usaremos el de Oracle </w:t>
        </w:r>
        <w:r w:rsidRPr="007D58DF">
          <w:rPr>
            <w:b/>
            <w:lang w:val="es-ES_tradnl"/>
          </w:rPr>
          <w:t>ojdbc6.jar</w:t>
        </w:r>
      </w:ins>
      <w:ins w:id="2391" w:author="COLMENA MATEOS Adrian" w:date="2018-11-26T11:57:00Z">
        <w:r>
          <w:rPr>
            <w:lang w:val="es-ES_tradnl"/>
          </w:rPr>
          <w:t xml:space="preserve">, </w:t>
        </w:r>
      </w:ins>
      <w:ins w:id="2392" w:author="COLMENA MATEOS Adrian" w:date="2018-11-26T11:58:00Z">
        <w:r>
          <w:rPr>
            <w:lang w:val="es-ES_tradnl"/>
          </w:rPr>
          <w:t>pudiendo descargarlo en la siguiente URL:</w:t>
        </w:r>
      </w:ins>
    </w:p>
    <w:p w14:paraId="28DBF3A7" w14:textId="45DF2536" w:rsidR="007D58DF" w:rsidRDefault="007D58DF" w:rsidP="007D58DF">
      <w:pPr>
        <w:spacing w:before="0" w:line="240" w:lineRule="auto"/>
        <w:ind w:left="0"/>
        <w:jc w:val="left"/>
        <w:rPr>
          <w:ins w:id="2393" w:author="COLMENA MATEOS Adrian" w:date="2018-11-26T11:58:00Z"/>
          <w:lang w:val="es-ES_tradnl"/>
        </w:rPr>
      </w:pPr>
    </w:p>
    <w:p w14:paraId="3FF36404" w14:textId="58D71BBF" w:rsidR="00F4531C" w:rsidRPr="0033769B" w:rsidDel="007D58DF" w:rsidRDefault="0033769B" w:rsidP="0033769B">
      <w:pPr>
        <w:spacing w:before="0" w:line="240" w:lineRule="auto"/>
        <w:ind w:left="0"/>
        <w:rPr>
          <w:ins w:id="2394" w:author="COLMENA MATEOS Adrian" w:date="2018-11-26T11:59:00Z"/>
          <w:del w:id="2395" w:author="COLMENA MATEOS Adrian" w:date="2018-11-26T11:51:00Z"/>
          <w:rStyle w:val="Hipervnculo"/>
          <w:noProof w:val="0"/>
          <w:lang w:val="es-ES_tradnl"/>
        </w:rPr>
      </w:pPr>
      <w:ins w:id="2396" w:author="COLMENA MATEOS Adrian" w:date="2018-11-26T11:59:00Z">
        <w:r>
          <w:rPr>
            <w:lang w:val="es-ES_tradnl"/>
          </w:rPr>
          <w:fldChar w:fldCharType="begin"/>
        </w:r>
        <w:r>
          <w:rPr>
            <w:lang w:val="es-ES_tradnl"/>
          </w:rPr>
          <w:instrText xml:space="preserve"> HYPERLINK "http://www.java2s.com/Code/Jar/o/Downloadojdbc6jar.htm" </w:instrText>
        </w:r>
      </w:ins>
      <w:ins w:id="2397" w:author="TARELA DUQUE Nicole" w:date="2018-12-12T14:16:00Z">
        <w:r w:rsidR="00D332B4">
          <w:rPr>
            <w:lang w:val="es-ES_tradnl"/>
          </w:rPr>
        </w:r>
      </w:ins>
      <w:ins w:id="2398" w:author="COLMENA MATEOS Adrian" w:date="2018-11-26T11:59:00Z">
        <w:r>
          <w:rPr>
            <w:lang w:val="es-ES_tradnl"/>
          </w:rPr>
          <w:fldChar w:fldCharType="separate"/>
        </w:r>
        <w:r w:rsidR="007D58DF" w:rsidRPr="0033769B">
          <w:rPr>
            <w:rStyle w:val="Hipervnculo"/>
            <w:noProof w:val="0"/>
            <w:lang w:val="es-ES_tradnl"/>
          </w:rPr>
          <w:t>http://www.java2s.com/Code/Jar/o/Downloadojdbc6jar.htm</w:t>
        </w:r>
        <w:del w:id="2399" w:author="COLMENA MATEOS Adrian" w:date="2018-11-26T11:51:00Z">
          <w:r w:rsidR="00F4531C" w:rsidRPr="0033769B" w:rsidDel="007D58DF">
            <w:rPr>
              <w:rStyle w:val="Hipervnculo"/>
              <w:noProof w:val="0"/>
              <w:lang w:val="es-ES_tradnl"/>
            </w:rPr>
            <w:delText>Obtener un Entity Manager</w:delText>
          </w:r>
        </w:del>
      </w:ins>
    </w:p>
    <w:p w14:paraId="096828FD" w14:textId="77777777" w:rsidR="0033769B" w:rsidRDefault="0033769B" w:rsidP="0033769B">
      <w:pPr>
        <w:spacing w:before="0" w:line="240" w:lineRule="auto"/>
        <w:ind w:left="0"/>
        <w:rPr>
          <w:ins w:id="2400" w:author="COLMENA MATEOS Adrian" w:date="2018-11-26T11:59:00Z"/>
          <w:lang w:val="es-ES_tradnl"/>
        </w:rPr>
      </w:pPr>
      <w:ins w:id="2401" w:author="COLMENA MATEOS Adrian" w:date="2018-11-26T11:59:00Z">
        <w:r>
          <w:rPr>
            <w:lang w:val="es-ES_tradnl"/>
          </w:rPr>
          <w:fldChar w:fldCharType="end"/>
        </w:r>
      </w:ins>
    </w:p>
    <w:p w14:paraId="2F974430" w14:textId="14A37AAC" w:rsidR="0033769B" w:rsidRDefault="0033769B" w:rsidP="007D58DF">
      <w:pPr>
        <w:spacing w:before="0" w:line="240" w:lineRule="auto"/>
        <w:ind w:left="0"/>
        <w:jc w:val="center"/>
        <w:rPr>
          <w:ins w:id="2402" w:author="COLMENA MATEOS Adrian" w:date="2018-11-26T11:59:00Z"/>
          <w:lang w:val="es-ES_tradnl"/>
        </w:rPr>
      </w:pPr>
    </w:p>
    <w:p w14:paraId="423CB7DA" w14:textId="6D30BEBF" w:rsidR="0033769B" w:rsidRDefault="0033769B" w:rsidP="0033769B">
      <w:pPr>
        <w:spacing w:before="0" w:line="240" w:lineRule="auto"/>
        <w:ind w:left="0"/>
        <w:jc w:val="left"/>
        <w:rPr>
          <w:ins w:id="2403" w:author="COLMENA MATEOS Adrian" w:date="2018-11-26T12:05:00Z"/>
          <w:szCs w:val="18"/>
          <w:lang w:val="es-ES_tradnl"/>
        </w:rPr>
      </w:pPr>
      <w:ins w:id="2404" w:author="COLMENA MATEOS Adrian" w:date="2018-11-26T11:59:00Z">
        <w:r>
          <w:rPr>
            <w:szCs w:val="18"/>
            <w:lang w:val="es-ES_tradnl"/>
          </w:rPr>
          <w:t xml:space="preserve">Y </w:t>
        </w:r>
      </w:ins>
      <w:ins w:id="2405" w:author="COLMENA MATEOS Adrian" w:date="2018-11-26T12:05:00Z">
        <w:r>
          <w:rPr>
            <w:szCs w:val="18"/>
            <w:lang w:val="es-ES_tradnl"/>
          </w:rPr>
          <w:t>descargar las librerías de Hibernate, en esta página:</w:t>
        </w:r>
      </w:ins>
    </w:p>
    <w:p w14:paraId="1877B27A" w14:textId="6CD065FD" w:rsidR="0033769B" w:rsidRDefault="0033769B" w:rsidP="0033769B">
      <w:pPr>
        <w:spacing w:before="0" w:line="240" w:lineRule="auto"/>
        <w:ind w:left="0"/>
        <w:jc w:val="left"/>
        <w:rPr>
          <w:ins w:id="2406" w:author="COLMENA MATEOS Adrian" w:date="2018-11-26T12:05:00Z"/>
          <w:szCs w:val="18"/>
          <w:lang w:val="es-ES_tradnl"/>
        </w:rPr>
      </w:pPr>
    </w:p>
    <w:p w14:paraId="599DD8F0" w14:textId="4F505E07" w:rsidR="0033769B" w:rsidRDefault="0033769B" w:rsidP="0033769B">
      <w:pPr>
        <w:spacing w:before="0" w:line="240" w:lineRule="auto"/>
        <w:ind w:left="0"/>
        <w:jc w:val="left"/>
        <w:rPr>
          <w:ins w:id="2407" w:author="COLMENA MATEOS Adrian" w:date="2018-11-26T12:05:00Z"/>
          <w:szCs w:val="18"/>
          <w:lang w:val="es-ES_tradnl"/>
        </w:rPr>
      </w:pPr>
      <w:ins w:id="2408" w:author="COLMENA MATEOS Adrian" w:date="2018-11-26T12:05:00Z">
        <w:r>
          <w:rPr>
            <w:szCs w:val="18"/>
            <w:lang w:val="es-ES_tradnl"/>
          </w:rPr>
          <w:fldChar w:fldCharType="begin"/>
        </w:r>
        <w:r>
          <w:rPr>
            <w:szCs w:val="18"/>
            <w:lang w:val="es-ES_tradnl"/>
          </w:rPr>
          <w:instrText xml:space="preserve"> HYPERLINK "https://sourceforge.net/projects/hibernate/files/hibernate-orm/5.2.17.Final/hibernate-release-5.2.17.Final.zip/download" </w:instrText>
        </w:r>
      </w:ins>
      <w:ins w:id="2409" w:author="TARELA DUQUE Nicole" w:date="2018-12-12T14:16:00Z">
        <w:r w:rsidR="00D332B4">
          <w:rPr>
            <w:szCs w:val="18"/>
            <w:lang w:val="es-ES_tradnl"/>
          </w:rPr>
        </w:r>
      </w:ins>
      <w:ins w:id="2410" w:author="COLMENA MATEOS Adrian" w:date="2018-11-26T12:05:00Z">
        <w:r>
          <w:rPr>
            <w:szCs w:val="18"/>
            <w:lang w:val="es-ES_tradnl"/>
          </w:rPr>
          <w:fldChar w:fldCharType="separate"/>
        </w:r>
        <w:r w:rsidRPr="0033769B">
          <w:rPr>
            <w:rStyle w:val="Hipervnculo"/>
            <w:noProof w:val="0"/>
            <w:szCs w:val="18"/>
            <w:lang w:val="es-ES_tradnl"/>
          </w:rPr>
          <w:t>https://sourceforge.net/projects/hibernate/files/hibernate-orm/5.2.17.Final/hibernate-release-5.2.17.Final.zip/download</w:t>
        </w:r>
        <w:r>
          <w:rPr>
            <w:szCs w:val="18"/>
            <w:lang w:val="es-ES_tradnl"/>
          </w:rPr>
          <w:fldChar w:fldCharType="end"/>
        </w:r>
      </w:ins>
    </w:p>
    <w:p w14:paraId="42777B36" w14:textId="152B16AA" w:rsidR="0033769B" w:rsidRDefault="0033769B" w:rsidP="0033769B">
      <w:pPr>
        <w:spacing w:before="0" w:line="240" w:lineRule="auto"/>
        <w:ind w:left="0"/>
        <w:jc w:val="left"/>
        <w:rPr>
          <w:ins w:id="2411" w:author="COLMENA MATEOS Adrian" w:date="2018-11-26T12:05:00Z"/>
          <w:szCs w:val="18"/>
          <w:lang w:val="es-ES_tradnl"/>
        </w:rPr>
      </w:pPr>
    </w:p>
    <w:p w14:paraId="0FCDA7CD" w14:textId="19969736" w:rsidR="001F38B0" w:rsidRDefault="0033769B" w:rsidP="0033769B">
      <w:pPr>
        <w:spacing w:before="0" w:line="240" w:lineRule="auto"/>
        <w:ind w:left="0"/>
        <w:jc w:val="left"/>
        <w:rPr>
          <w:ins w:id="2412" w:author="COLMENA MATEOS Adrian" w:date="2018-11-26T12:13:00Z"/>
          <w:szCs w:val="18"/>
          <w:lang w:val="es-ES_tradnl"/>
        </w:rPr>
      </w:pPr>
      <w:ins w:id="2413" w:author="COLMENA MATEOS Adrian" w:date="2018-11-26T12:06:00Z">
        <w:r>
          <w:rPr>
            <w:szCs w:val="18"/>
            <w:lang w:val="es-ES_tradnl"/>
          </w:rPr>
          <w:t xml:space="preserve">Hibernate funciona como el </w:t>
        </w:r>
        <w:r>
          <w:rPr>
            <w:i/>
            <w:szCs w:val="18"/>
            <w:lang w:val="es-ES_tradnl"/>
          </w:rPr>
          <w:t>persistence provider</w:t>
        </w:r>
        <w:r>
          <w:rPr>
            <w:szCs w:val="18"/>
            <w:lang w:val="es-ES_tradnl"/>
          </w:rPr>
          <w:t xml:space="preserve"> del proyecto JPA creado. </w:t>
        </w:r>
      </w:ins>
      <w:ins w:id="2414" w:author="COLMENA MATEOS Adrian" w:date="2018-11-26T12:09:00Z">
        <w:r w:rsidR="001F38B0">
          <w:rPr>
            <w:szCs w:val="18"/>
            <w:lang w:val="es-ES_tradnl"/>
          </w:rPr>
          <w:t xml:space="preserve">No es necesario definirlo en </w:t>
        </w:r>
      </w:ins>
      <w:ins w:id="2415" w:author="COLMENA MATEOS Adrian" w:date="2018-11-26T12:10:00Z">
        <w:r w:rsidR="001F38B0">
          <w:rPr>
            <w:szCs w:val="18"/>
            <w:lang w:val="es-ES_tradnl"/>
          </w:rPr>
          <w:t xml:space="preserve">el </w:t>
        </w:r>
      </w:ins>
      <w:ins w:id="2416" w:author="COLMENA MATEOS Adrian" w:date="2018-11-26T12:09:00Z">
        <w:r w:rsidR="001F38B0">
          <w:rPr>
            <w:szCs w:val="18"/>
            <w:lang w:val="es-ES_tradnl"/>
          </w:rPr>
          <w:t>persistance.</w:t>
        </w:r>
      </w:ins>
      <w:ins w:id="2417" w:author="COLMENA MATEOS Adrian" w:date="2018-11-26T12:10:00Z">
        <w:r w:rsidR="001F38B0">
          <w:rPr>
            <w:szCs w:val="18"/>
            <w:lang w:val="es-ES_tradnl"/>
          </w:rPr>
          <w:t>xml ya que lo detecta de manera automática una vez que las librerías sean añadidas al proyecto.</w:t>
        </w:r>
      </w:ins>
      <w:ins w:id="2418" w:author="COLMENA MATEOS Adrian" w:date="2018-11-26T12:12:00Z">
        <w:r w:rsidR="001F38B0">
          <w:rPr>
            <w:szCs w:val="18"/>
            <w:lang w:val="es-ES_tradnl"/>
          </w:rPr>
          <w:t xml:space="preserve"> </w:t>
        </w:r>
      </w:ins>
    </w:p>
    <w:p w14:paraId="72FF9016" w14:textId="0A705DB2" w:rsidR="001F38B0" w:rsidRDefault="001F38B0" w:rsidP="0033769B">
      <w:pPr>
        <w:spacing w:before="0" w:line="240" w:lineRule="auto"/>
        <w:ind w:left="0"/>
        <w:jc w:val="left"/>
        <w:rPr>
          <w:ins w:id="2419" w:author="COLMENA MATEOS Adrian" w:date="2018-11-26T12:13:00Z"/>
          <w:szCs w:val="18"/>
          <w:lang w:val="es-ES_tradnl"/>
        </w:rPr>
      </w:pPr>
    </w:p>
    <w:p w14:paraId="13439570" w14:textId="63A25147" w:rsidR="001F38B0" w:rsidRDefault="001F38B0" w:rsidP="0033769B">
      <w:pPr>
        <w:spacing w:before="0" w:line="240" w:lineRule="auto"/>
        <w:ind w:left="0"/>
        <w:jc w:val="left"/>
        <w:rPr>
          <w:ins w:id="2420" w:author="COLMENA MATEOS Adrian" w:date="2018-11-26T12:13:00Z"/>
          <w:szCs w:val="18"/>
          <w:lang w:val="es-ES_tradnl"/>
        </w:rPr>
      </w:pPr>
      <w:ins w:id="2421" w:author="COLMENA MATEOS Adrian" w:date="2018-11-26T12:12:00Z">
        <w:r>
          <w:rPr>
            <w:szCs w:val="18"/>
            <w:lang w:val="es-ES_tradnl"/>
          </w:rPr>
          <w:t>Para añadir las librerías de Hibernate</w:t>
        </w:r>
      </w:ins>
      <w:ins w:id="2422" w:author="COLMENA MATEOS Adrian" w:date="2018-11-26T12:13:00Z">
        <w:r>
          <w:rPr>
            <w:szCs w:val="18"/>
            <w:lang w:val="es-ES_tradnl"/>
          </w:rPr>
          <w:t>, así como el driver de Oracle,</w:t>
        </w:r>
      </w:ins>
      <w:ins w:id="2423" w:author="COLMENA MATEOS Adrian" w:date="2018-11-26T12:12:00Z">
        <w:r>
          <w:rPr>
            <w:szCs w:val="18"/>
            <w:lang w:val="es-ES_tradnl"/>
          </w:rPr>
          <w:t xml:space="preserve"> es necesario configurar el </w:t>
        </w:r>
        <w:r w:rsidRPr="001F38B0">
          <w:rPr>
            <w:i/>
            <w:szCs w:val="18"/>
            <w:lang w:val="es-ES_tradnl"/>
          </w:rPr>
          <w:t>path</w:t>
        </w:r>
      </w:ins>
      <w:ins w:id="2424" w:author="COLMENA MATEOS Adrian" w:date="2018-11-26T12:13:00Z">
        <w:r>
          <w:rPr>
            <w:szCs w:val="18"/>
            <w:lang w:val="es-ES_tradnl"/>
          </w:rPr>
          <w:t xml:space="preserve"> del proyecto.</w:t>
        </w:r>
      </w:ins>
    </w:p>
    <w:p w14:paraId="075385D8" w14:textId="77777777" w:rsidR="001F38B0" w:rsidRDefault="001F38B0" w:rsidP="0033769B">
      <w:pPr>
        <w:spacing w:before="0" w:line="240" w:lineRule="auto"/>
        <w:ind w:left="0"/>
        <w:jc w:val="left"/>
        <w:rPr>
          <w:ins w:id="2425" w:author="COLMENA MATEOS Adrian" w:date="2018-11-26T12:17:00Z"/>
          <w:szCs w:val="18"/>
          <w:lang w:val="es-ES_tradnl"/>
        </w:rPr>
      </w:pPr>
    </w:p>
    <w:p w14:paraId="57F1EE4B" w14:textId="77777777" w:rsidR="001F38B0" w:rsidRDefault="001F38B0" w:rsidP="0033769B">
      <w:pPr>
        <w:spacing w:before="0" w:line="240" w:lineRule="auto"/>
        <w:ind w:left="0"/>
        <w:jc w:val="left"/>
        <w:rPr>
          <w:ins w:id="2426" w:author="COLMENA MATEOS Adrian" w:date="2018-11-26T12:17:00Z"/>
          <w:szCs w:val="18"/>
          <w:lang w:val="es-ES_tradnl"/>
        </w:rPr>
      </w:pPr>
    </w:p>
    <w:p w14:paraId="5550B07B" w14:textId="77777777" w:rsidR="001F38B0" w:rsidRDefault="001F38B0" w:rsidP="0033769B">
      <w:pPr>
        <w:spacing w:before="0" w:line="240" w:lineRule="auto"/>
        <w:ind w:left="0"/>
        <w:jc w:val="left"/>
        <w:rPr>
          <w:ins w:id="2427" w:author="COLMENA MATEOS Adrian" w:date="2018-11-26T12:17:00Z"/>
          <w:szCs w:val="18"/>
          <w:lang w:val="es-ES_tradnl"/>
        </w:rPr>
      </w:pPr>
    </w:p>
    <w:p w14:paraId="5DF49092" w14:textId="77777777" w:rsidR="001F38B0" w:rsidRDefault="001F38B0" w:rsidP="0033769B">
      <w:pPr>
        <w:spacing w:before="0" w:line="240" w:lineRule="auto"/>
        <w:ind w:left="0"/>
        <w:jc w:val="left"/>
        <w:rPr>
          <w:ins w:id="2428" w:author="COLMENA MATEOS Adrian" w:date="2018-11-26T12:17:00Z"/>
          <w:szCs w:val="18"/>
          <w:lang w:val="es-ES_tradnl"/>
        </w:rPr>
      </w:pPr>
    </w:p>
    <w:p w14:paraId="30BC0AA5" w14:textId="77777777" w:rsidR="001F38B0" w:rsidRDefault="001F38B0" w:rsidP="0033769B">
      <w:pPr>
        <w:spacing w:before="0" w:line="240" w:lineRule="auto"/>
        <w:ind w:left="0"/>
        <w:jc w:val="left"/>
        <w:rPr>
          <w:ins w:id="2429" w:author="COLMENA MATEOS Adrian" w:date="2018-11-26T12:17:00Z"/>
          <w:szCs w:val="18"/>
          <w:lang w:val="es-ES_tradnl"/>
        </w:rPr>
      </w:pPr>
    </w:p>
    <w:p w14:paraId="743850BA" w14:textId="77777777" w:rsidR="001F38B0" w:rsidRDefault="001F38B0" w:rsidP="0033769B">
      <w:pPr>
        <w:spacing w:before="0" w:line="240" w:lineRule="auto"/>
        <w:ind w:left="0"/>
        <w:jc w:val="left"/>
        <w:rPr>
          <w:ins w:id="2430" w:author="COLMENA MATEOS Adrian" w:date="2018-11-26T12:17:00Z"/>
          <w:szCs w:val="18"/>
          <w:lang w:val="es-ES_tradnl"/>
        </w:rPr>
      </w:pPr>
    </w:p>
    <w:p w14:paraId="5E35A4D6" w14:textId="77777777" w:rsidR="001F38B0" w:rsidRDefault="001F38B0" w:rsidP="0033769B">
      <w:pPr>
        <w:spacing w:before="0" w:line="240" w:lineRule="auto"/>
        <w:ind w:left="0"/>
        <w:jc w:val="left"/>
        <w:rPr>
          <w:ins w:id="2431" w:author="COLMENA MATEOS Adrian" w:date="2018-11-26T12:17:00Z"/>
          <w:szCs w:val="18"/>
          <w:lang w:val="es-ES_tradnl"/>
        </w:rPr>
      </w:pPr>
    </w:p>
    <w:p w14:paraId="0B652707" w14:textId="77777777" w:rsidR="001F38B0" w:rsidRDefault="001F38B0" w:rsidP="0033769B">
      <w:pPr>
        <w:spacing w:before="0" w:line="240" w:lineRule="auto"/>
        <w:ind w:left="0"/>
        <w:jc w:val="left"/>
        <w:rPr>
          <w:ins w:id="2432" w:author="COLMENA MATEOS Adrian" w:date="2018-11-26T12:17:00Z"/>
          <w:szCs w:val="18"/>
          <w:lang w:val="es-ES_tradnl"/>
        </w:rPr>
      </w:pPr>
    </w:p>
    <w:p w14:paraId="494B36C9" w14:textId="77777777" w:rsidR="001F38B0" w:rsidRDefault="001F38B0" w:rsidP="0033769B">
      <w:pPr>
        <w:spacing w:before="0" w:line="240" w:lineRule="auto"/>
        <w:ind w:left="0"/>
        <w:jc w:val="left"/>
        <w:rPr>
          <w:ins w:id="2433" w:author="COLMENA MATEOS Adrian" w:date="2018-11-26T12:17:00Z"/>
          <w:szCs w:val="18"/>
          <w:lang w:val="es-ES_tradnl"/>
        </w:rPr>
      </w:pPr>
    </w:p>
    <w:p w14:paraId="099AFEFE" w14:textId="77777777" w:rsidR="001F38B0" w:rsidRDefault="001F38B0" w:rsidP="0033769B">
      <w:pPr>
        <w:spacing w:before="0" w:line="240" w:lineRule="auto"/>
        <w:ind w:left="0"/>
        <w:jc w:val="left"/>
        <w:rPr>
          <w:ins w:id="2434" w:author="COLMENA MATEOS Adrian" w:date="2018-11-26T12:17:00Z"/>
          <w:szCs w:val="18"/>
          <w:lang w:val="es-ES_tradnl"/>
        </w:rPr>
      </w:pPr>
    </w:p>
    <w:p w14:paraId="17F3C250" w14:textId="77777777" w:rsidR="001F38B0" w:rsidRDefault="001F38B0" w:rsidP="0033769B">
      <w:pPr>
        <w:spacing w:before="0" w:line="240" w:lineRule="auto"/>
        <w:ind w:left="0"/>
        <w:jc w:val="left"/>
        <w:rPr>
          <w:ins w:id="2435" w:author="COLMENA MATEOS Adrian" w:date="2018-11-26T12:17:00Z"/>
          <w:szCs w:val="18"/>
          <w:lang w:val="es-ES_tradnl"/>
        </w:rPr>
      </w:pPr>
    </w:p>
    <w:p w14:paraId="3C47960C" w14:textId="77777777" w:rsidR="001F38B0" w:rsidRDefault="001F38B0" w:rsidP="0033769B">
      <w:pPr>
        <w:spacing w:before="0" w:line="240" w:lineRule="auto"/>
        <w:ind w:left="0"/>
        <w:jc w:val="left"/>
        <w:rPr>
          <w:ins w:id="2436" w:author="COLMENA MATEOS Adrian" w:date="2018-11-26T12:17:00Z"/>
          <w:szCs w:val="18"/>
          <w:lang w:val="es-ES_tradnl"/>
        </w:rPr>
      </w:pPr>
      <w:ins w:id="2437" w:author="COLMENA MATEOS Adrian" w:date="2018-11-26T12:15:00Z">
        <w:r>
          <w:rPr>
            <w:noProof/>
            <w:szCs w:val="18"/>
            <w:lang w:eastAsia="es-ES"/>
          </w:rPr>
          <w:lastRenderedPageBreak/>
          <w:drawing>
            <wp:anchor distT="0" distB="0" distL="114300" distR="114300" simplePos="0" relativeHeight="251747328" behindDoc="0" locked="0" layoutInCell="1" allowOverlap="1" wp14:anchorId="62D4D311" wp14:editId="76025599">
              <wp:simplePos x="0" y="0"/>
              <wp:positionH relativeFrom="column">
                <wp:posOffset>1057148</wp:posOffset>
              </wp:positionH>
              <wp:positionV relativeFrom="paragraph">
                <wp:posOffset>-229</wp:posOffset>
              </wp:positionV>
              <wp:extent cx="3708806" cy="3499126"/>
              <wp:effectExtent l="0" t="0" r="635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8806" cy="3499126"/>
                      </a:xfrm>
                      <a:prstGeom prst="rect">
                        <a:avLst/>
                      </a:prstGeom>
                      <a:noFill/>
                      <a:ln>
                        <a:noFill/>
                      </a:ln>
                    </pic:spPr>
                  </pic:pic>
                </a:graphicData>
              </a:graphic>
              <wp14:sizeRelH relativeFrom="page">
                <wp14:pctWidth>0</wp14:pctWidth>
              </wp14:sizeRelH>
              <wp14:sizeRelV relativeFrom="page">
                <wp14:pctHeight>0</wp14:pctHeight>
              </wp14:sizeRelV>
            </wp:anchor>
          </w:drawing>
        </w:r>
      </w:ins>
      <w:ins w:id="2438" w:author="COLMENA MATEOS Adrian" w:date="2018-11-26T12:17:00Z">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r>
          <w:rPr>
            <w:szCs w:val="18"/>
            <w:lang w:val="es-ES_tradnl"/>
          </w:rPr>
          <w:tab/>
        </w:r>
      </w:ins>
    </w:p>
    <w:p w14:paraId="4EE7230D" w14:textId="77777777" w:rsidR="001F38B0" w:rsidRDefault="001F38B0" w:rsidP="0033769B">
      <w:pPr>
        <w:spacing w:before="0" w:line="240" w:lineRule="auto"/>
        <w:ind w:left="0"/>
        <w:jc w:val="left"/>
        <w:rPr>
          <w:ins w:id="2439" w:author="COLMENA MATEOS Adrian" w:date="2018-11-26T12:17:00Z"/>
          <w:szCs w:val="18"/>
          <w:lang w:val="es-ES_tradnl"/>
        </w:rPr>
      </w:pPr>
    </w:p>
    <w:p w14:paraId="04D2085D" w14:textId="77777777" w:rsidR="001F38B0" w:rsidRDefault="001F38B0" w:rsidP="0033769B">
      <w:pPr>
        <w:spacing w:before="0" w:line="240" w:lineRule="auto"/>
        <w:ind w:left="0"/>
        <w:jc w:val="left"/>
        <w:rPr>
          <w:ins w:id="2440" w:author="COLMENA MATEOS Adrian" w:date="2018-11-26T12:17:00Z"/>
          <w:szCs w:val="18"/>
          <w:lang w:val="es-ES_tradnl"/>
        </w:rPr>
      </w:pPr>
    </w:p>
    <w:p w14:paraId="383806D3" w14:textId="77777777" w:rsidR="001F38B0" w:rsidRDefault="001F38B0" w:rsidP="0033769B">
      <w:pPr>
        <w:spacing w:before="0" w:line="240" w:lineRule="auto"/>
        <w:ind w:left="0"/>
        <w:jc w:val="left"/>
        <w:rPr>
          <w:ins w:id="2441" w:author="COLMENA MATEOS Adrian" w:date="2018-11-26T12:17:00Z"/>
          <w:szCs w:val="18"/>
          <w:lang w:val="es-ES_tradnl"/>
        </w:rPr>
      </w:pPr>
    </w:p>
    <w:p w14:paraId="66D10042" w14:textId="77777777" w:rsidR="001F38B0" w:rsidRDefault="001F38B0" w:rsidP="0033769B">
      <w:pPr>
        <w:spacing w:before="0" w:line="240" w:lineRule="auto"/>
        <w:ind w:left="0"/>
        <w:jc w:val="left"/>
        <w:rPr>
          <w:ins w:id="2442" w:author="COLMENA MATEOS Adrian" w:date="2018-11-26T12:17:00Z"/>
          <w:szCs w:val="18"/>
          <w:lang w:val="es-ES_tradnl"/>
        </w:rPr>
      </w:pPr>
    </w:p>
    <w:p w14:paraId="09C45C65" w14:textId="77777777" w:rsidR="001F38B0" w:rsidRDefault="001F38B0" w:rsidP="0033769B">
      <w:pPr>
        <w:spacing w:before="0" w:line="240" w:lineRule="auto"/>
        <w:ind w:left="0"/>
        <w:jc w:val="left"/>
        <w:rPr>
          <w:ins w:id="2443" w:author="COLMENA MATEOS Adrian" w:date="2018-11-26T12:17:00Z"/>
          <w:szCs w:val="18"/>
          <w:lang w:val="es-ES_tradnl"/>
        </w:rPr>
      </w:pPr>
    </w:p>
    <w:p w14:paraId="1FEAD261" w14:textId="77777777" w:rsidR="001F38B0" w:rsidRDefault="001F38B0" w:rsidP="0033769B">
      <w:pPr>
        <w:spacing w:before="0" w:line="240" w:lineRule="auto"/>
        <w:ind w:left="0"/>
        <w:jc w:val="left"/>
        <w:rPr>
          <w:ins w:id="2444" w:author="COLMENA MATEOS Adrian" w:date="2018-11-26T12:17:00Z"/>
          <w:szCs w:val="18"/>
          <w:lang w:val="es-ES_tradnl"/>
        </w:rPr>
      </w:pPr>
    </w:p>
    <w:p w14:paraId="7C942954" w14:textId="77777777" w:rsidR="001F38B0" w:rsidRDefault="001F38B0" w:rsidP="0033769B">
      <w:pPr>
        <w:spacing w:before="0" w:line="240" w:lineRule="auto"/>
        <w:ind w:left="0"/>
        <w:jc w:val="left"/>
        <w:rPr>
          <w:ins w:id="2445" w:author="COLMENA MATEOS Adrian" w:date="2018-11-26T12:17:00Z"/>
          <w:szCs w:val="18"/>
          <w:lang w:val="es-ES_tradnl"/>
        </w:rPr>
      </w:pPr>
    </w:p>
    <w:p w14:paraId="1B2399F2" w14:textId="77777777" w:rsidR="001F38B0" w:rsidRDefault="001F38B0" w:rsidP="0033769B">
      <w:pPr>
        <w:spacing w:before="0" w:line="240" w:lineRule="auto"/>
        <w:ind w:left="0"/>
        <w:jc w:val="left"/>
        <w:rPr>
          <w:ins w:id="2446" w:author="COLMENA MATEOS Adrian" w:date="2018-11-26T12:17:00Z"/>
          <w:szCs w:val="18"/>
          <w:lang w:val="es-ES_tradnl"/>
        </w:rPr>
      </w:pPr>
    </w:p>
    <w:p w14:paraId="596E421C" w14:textId="77777777" w:rsidR="001F38B0" w:rsidRDefault="001F38B0" w:rsidP="0033769B">
      <w:pPr>
        <w:spacing w:before="0" w:line="240" w:lineRule="auto"/>
        <w:ind w:left="0"/>
        <w:jc w:val="left"/>
        <w:rPr>
          <w:ins w:id="2447" w:author="COLMENA MATEOS Adrian" w:date="2018-11-26T12:17:00Z"/>
          <w:szCs w:val="18"/>
          <w:lang w:val="es-ES_tradnl"/>
        </w:rPr>
      </w:pPr>
    </w:p>
    <w:p w14:paraId="7F4FD837" w14:textId="77777777" w:rsidR="001F38B0" w:rsidRDefault="001F38B0" w:rsidP="0033769B">
      <w:pPr>
        <w:spacing w:before="0" w:line="240" w:lineRule="auto"/>
        <w:ind w:left="0"/>
        <w:jc w:val="left"/>
        <w:rPr>
          <w:ins w:id="2448" w:author="COLMENA MATEOS Adrian" w:date="2018-11-26T12:17:00Z"/>
          <w:szCs w:val="18"/>
          <w:lang w:val="es-ES_tradnl"/>
        </w:rPr>
      </w:pPr>
    </w:p>
    <w:p w14:paraId="7B42FCD9" w14:textId="77777777" w:rsidR="001F38B0" w:rsidRDefault="001F38B0" w:rsidP="0033769B">
      <w:pPr>
        <w:spacing w:before="0" w:line="240" w:lineRule="auto"/>
        <w:ind w:left="0"/>
        <w:jc w:val="left"/>
        <w:rPr>
          <w:ins w:id="2449" w:author="COLMENA MATEOS Adrian" w:date="2018-11-26T12:17:00Z"/>
          <w:szCs w:val="18"/>
          <w:lang w:val="es-ES_tradnl"/>
        </w:rPr>
      </w:pPr>
    </w:p>
    <w:p w14:paraId="307716D8" w14:textId="77777777" w:rsidR="001F38B0" w:rsidRDefault="001F38B0" w:rsidP="0033769B">
      <w:pPr>
        <w:spacing w:before="0" w:line="240" w:lineRule="auto"/>
        <w:ind w:left="0"/>
        <w:jc w:val="left"/>
        <w:rPr>
          <w:ins w:id="2450" w:author="COLMENA MATEOS Adrian" w:date="2018-11-26T12:17:00Z"/>
          <w:szCs w:val="18"/>
          <w:lang w:val="es-ES_tradnl"/>
        </w:rPr>
      </w:pPr>
    </w:p>
    <w:p w14:paraId="5CC163A9" w14:textId="77777777" w:rsidR="001F38B0" w:rsidRDefault="001F38B0" w:rsidP="0033769B">
      <w:pPr>
        <w:spacing w:before="0" w:line="240" w:lineRule="auto"/>
        <w:ind w:left="0"/>
        <w:jc w:val="left"/>
        <w:rPr>
          <w:ins w:id="2451" w:author="COLMENA MATEOS Adrian" w:date="2018-11-26T12:17:00Z"/>
          <w:szCs w:val="18"/>
          <w:lang w:val="es-ES_tradnl"/>
        </w:rPr>
      </w:pPr>
    </w:p>
    <w:p w14:paraId="21990A6D" w14:textId="4905C556" w:rsidR="001F38B0" w:rsidRDefault="001F38B0" w:rsidP="0033769B">
      <w:pPr>
        <w:spacing w:before="0" w:line="240" w:lineRule="auto"/>
        <w:ind w:left="0"/>
        <w:jc w:val="left"/>
        <w:rPr>
          <w:ins w:id="2452" w:author="COLMENA MATEOS Adrian" w:date="2018-11-26T12:17:00Z"/>
          <w:szCs w:val="18"/>
          <w:lang w:val="es-ES_tradnl"/>
        </w:rPr>
      </w:pPr>
    </w:p>
    <w:p w14:paraId="1CBC4CEB" w14:textId="77777777" w:rsidR="00F62494" w:rsidRDefault="00F62494" w:rsidP="0033769B">
      <w:pPr>
        <w:spacing w:before="0" w:line="240" w:lineRule="auto"/>
        <w:ind w:left="0"/>
        <w:jc w:val="left"/>
        <w:rPr>
          <w:ins w:id="2453" w:author="COLMENA MATEOS Adrian" w:date="2018-11-26T12:17:00Z"/>
          <w:szCs w:val="18"/>
          <w:lang w:val="es-ES_tradnl"/>
        </w:rPr>
      </w:pPr>
    </w:p>
    <w:p w14:paraId="501DBEB8" w14:textId="68567771" w:rsidR="001F38B0" w:rsidRDefault="00F62494" w:rsidP="0033769B">
      <w:pPr>
        <w:spacing w:before="0" w:line="240" w:lineRule="auto"/>
        <w:ind w:left="0"/>
        <w:jc w:val="left"/>
        <w:rPr>
          <w:ins w:id="2454" w:author="COLMENA MATEOS Adrian" w:date="2018-11-26T12:17:00Z"/>
          <w:szCs w:val="18"/>
          <w:lang w:val="es-ES_tradnl"/>
        </w:rPr>
      </w:pPr>
      <w:ins w:id="2455" w:author="COLMENA MATEOS Adrian" w:date="2018-11-26T12:19:00Z">
        <w:r>
          <w:rPr>
            <w:noProof/>
            <w:szCs w:val="18"/>
            <w:lang w:eastAsia="es-ES"/>
          </w:rPr>
          <w:drawing>
            <wp:anchor distT="0" distB="0" distL="114300" distR="114300" simplePos="0" relativeHeight="251748352" behindDoc="0" locked="0" layoutInCell="1" allowOverlap="1" wp14:anchorId="0FCDC1EB" wp14:editId="7E8CD28E">
              <wp:simplePos x="0" y="0"/>
              <wp:positionH relativeFrom="page">
                <wp:align>center</wp:align>
              </wp:positionH>
              <wp:positionV relativeFrom="paragraph">
                <wp:posOffset>6121</wp:posOffset>
              </wp:positionV>
              <wp:extent cx="4433011" cy="3378527"/>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3011" cy="3378527"/>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202D518" w14:textId="77777777" w:rsidR="00F62494" w:rsidRDefault="00F62494" w:rsidP="0033769B">
      <w:pPr>
        <w:spacing w:before="0" w:line="240" w:lineRule="auto"/>
        <w:ind w:left="0"/>
        <w:jc w:val="left"/>
        <w:rPr>
          <w:ins w:id="2456" w:author="COLMENA MATEOS Adrian" w:date="2018-11-26T12:21:00Z"/>
          <w:szCs w:val="18"/>
          <w:lang w:val="es-ES_tradnl"/>
        </w:rPr>
      </w:pPr>
    </w:p>
    <w:p w14:paraId="50C20731" w14:textId="77777777" w:rsidR="00F62494" w:rsidRDefault="00F62494" w:rsidP="0033769B">
      <w:pPr>
        <w:spacing w:before="0" w:line="240" w:lineRule="auto"/>
        <w:ind w:left="0"/>
        <w:jc w:val="left"/>
        <w:rPr>
          <w:ins w:id="2457" w:author="COLMENA MATEOS Adrian" w:date="2018-11-26T12:21:00Z"/>
          <w:szCs w:val="18"/>
          <w:lang w:val="es-ES_tradnl"/>
        </w:rPr>
      </w:pPr>
    </w:p>
    <w:p w14:paraId="653D9725" w14:textId="77777777" w:rsidR="00F62494" w:rsidRDefault="00F62494" w:rsidP="0033769B">
      <w:pPr>
        <w:spacing w:before="0" w:line="240" w:lineRule="auto"/>
        <w:ind w:left="0"/>
        <w:jc w:val="left"/>
        <w:rPr>
          <w:ins w:id="2458" w:author="COLMENA MATEOS Adrian" w:date="2018-11-26T12:21:00Z"/>
          <w:szCs w:val="18"/>
          <w:lang w:val="es-ES_tradnl"/>
        </w:rPr>
      </w:pPr>
    </w:p>
    <w:p w14:paraId="3C0402FB" w14:textId="77777777" w:rsidR="00F62494" w:rsidRDefault="00F62494" w:rsidP="0033769B">
      <w:pPr>
        <w:spacing w:before="0" w:line="240" w:lineRule="auto"/>
        <w:ind w:left="0"/>
        <w:jc w:val="left"/>
        <w:rPr>
          <w:ins w:id="2459" w:author="COLMENA MATEOS Adrian" w:date="2018-11-26T12:21:00Z"/>
          <w:szCs w:val="18"/>
          <w:lang w:val="es-ES_tradnl"/>
        </w:rPr>
      </w:pPr>
    </w:p>
    <w:p w14:paraId="5575CB0B" w14:textId="77777777" w:rsidR="00F62494" w:rsidRDefault="00F62494" w:rsidP="0033769B">
      <w:pPr>
        <w:spacing w:before="0" w:line="240" w:lineRule="auto"/>
        <w:ind w:left="0"/>
        <w:jc w:val="left"/>
        <w:rPr>
          <w:ins w:id="2460" w:author="COLMENA MATEOS Adrian" w:date="2018-11-26T12:21:00Z"/>
          <w:szCs w:val="18"/>
          <w:lang w:val="es-ES_tradnl"/>
        </w:rPr>
      </w:pPr>
    </w:p>
    <w:p w14:paraId="6013A8BC" w14:textId="77777777" w:rsidR="00F62494" w:rsidRDefault="00F62494" w:rsidP="0033769B">
      <w:pPr>
        <w:spacing w:before="0" w:line="240" w:lineRule="auto"/>
        <w:ind w:left="0"/>
        <w:jc w:val="left"/>
        <w:rPr>
          <w:ins w:id="2461" w:author="COLMENA MATEOS Adrian" w:date="2018-11-26T12:21:00Z"/>
          <w:szCs w:val="18"/>
          <w:lang w:val="es-ES_tradnl"/>
        </w:rPr>
      </w:pPr>
    </w:p>
    <w:p w14:paraId="396EA12D" w14:textId="77777777" w:rsidR="00F62494" w:rsidRDefault="00F62494" w:rsidP="0033769B">
      <w:pPr>
        <w:spacing w:before="0" w:line="240" w:lineRule="auto"/>
        <w:ind w:left="0"/>
        <w:jc w:val="left"/>
        <w:rPr>
          <w:ins w:id="2462" w:author="COLMENA MATEOS Adrian" w:date="2018-11-26T12:21:00Z"/>
          <w:szCs w:val="18"/>
          <w:lang w:val="es-ES_tradnl"/>
        </w:rPr>
      </w:pPr>
    </w:p>
    <w:p w14:paraId="2444CFCE" w14:textId="77777777" w:rsidR="00F62494" w:rsidRDefault="00F62494" w:rsidP="0033769B">
      <w:pPr>
        <w:spacing w:before="0" w:line="240" w:lineRule="auto"/>
        <w:ind w:left="0"/>
        <w:jc w:val="left"/>
        <w:rPr>
          <w:ins w:id="2463" w:author="COLMENA MATEOS Adrian" w:date="2018-11-26T12:21:00Z"/>
          <w:szCs w:val="18"/>
          <w:lang w:val="es-ES_tradnl"/>
        </w:rPr>
      </w:pPr>
    </w:p>
    <w:p w14:paraId="624E273D" w14:textId="77777777" w:rsidR="00F62494" w:rsidRDefault="00F62494" w:rsidP="0033769B">
      <w:pPr>
        <w:spacing w:before="0" w:line="240" w:lineRule="auto"/>
        <w:ind w:left="0"/>
        <w:jc w:val="left"/>
        <w:rPr>
          <w:ins w:id="2464" w:author="COLMENA MATEOS Adrian" w:date="2018-11-26T12:21:00Z"/>
          <w:szCs w:val="18"/>
          <w:lang w:val="es-ES_tradnl"/>
        </w:rPr>
      </w:pPr>
    </w:p>
    <w:p w14:paraId="30989A4D" w14:textId="77777777" w:rsidR="00F62494" w:rsidRDefault="00F62494" w:rsidP="0033769B">
      <w:pPr>
        <w:spacing w:before="0" w:line="240" w:lineRule="auto"/>
        <w:ind w:left="0"/>
        <w:jc w:val="left"/>
        <w:rPr>
          <w:ins w:id="2465" w:author="COLMENA MATEOS Adrian" w:date="2018-11-26T12:21:00Z"/>
          <w:szCs w:val="18"/>
          <w:lang w:val="es-ES_tradnl"/>
        </w:rPr>
      </w:pPr>
    </w:p>
    <w:p w14:paraId="14789F1F" w14:textId="77777777" w:rsidR="00F62494" w:rsidRDefault="00F62494" w:rsidP="0033769B">
      <w:pPr>
        <w:spacing w:before="0" w:line="240" w:lineRule="auto"/>
        <w:ind w:left="0"/>
        <w:jc w:val="left"/>
        <w:rPr>
          <w:ins w:id="2466" w:author="COLMENA MATEOS Adrian" w:date="2018-11-26T12:21:00Z"/>
          <w:szCs w:val="18"/>
          <w:lang w:val="es-ES_tradnl"/>
        </w:rPr>
      </w:pPr>
    </w:p>
    <w:p w14:paraId="3C82921B" w14:textId="77777777" w:rsidR="00F62494" w:rsidRDefault="00F62494" w:rsidP="0033769B">
      <w:pPr>
        <w:spacing w:before="0" w:line="240" w:lineRule="auto"/>
        <w:ind w:left="0"/>
        <w:jc w:val="left"/>
        <w:rPr>
          <w:ins w:id="2467" w:author="COLMENA MATEOS Adrian" w:date="2018-11-26T12:21:00Z"/>
          <w:szCs w:val="18"/>
          <w:lang w:val="es-ES_tradnl"/>
        </w:rPr>
      </w:pPr>
    </w:p>
    <w:p w14:paraId="77ACDD26" w14:textId="77777777" w:rsidR="00F62494" w:rsidRDefault="00F62494" w:rsidP="0033769B">
      <w:pPr>
        <w:spacing w:before="0" w:line="240" w:lineRule="auto"/>
        <w:ind w:left="0"/>
        <w:jc w:val="left"/>
        <w:rPr>
          <w:ins w:id="2468" w:author="COLMENA MATEOS Adrian" w:date="2018-11-26T12:21:00Z"/>
          <w:szCs w:val="18"/>
          <w:lang w:val="es-ES_tradnl"/>
        </w:rPr>
      </w:pPr>
    </w:p>
    <w:p w14:paraId="2F18CC22" w14:textId="77777777" w:rsidR="00F62494" w:rsidRDefault="00F62494" w:rsidP="0033769B">
      <w:pPr>
        <w:spacing w:before="0" w:line="240" w:lineRule="auto"/>
        <w:ind w:left="0"/>
        <w:jc w:val="left"/>
        <w:rPr>
          <w:ins w:id="2469" w:author="COLMENA MATEOS Adrian" w:date="2018-11-26T12:21:00Z"/>
          <w:szCs w:val="18"/>
          <w:lang w:val="es-ES_tradnl"/>
        </w:rPr>
      </w:pPr>
    </w:p>
    <w:p w14:paraId="36828396" w14:textId="77777777" w:rsidR="00F62494" w:rsidRDefault="00F62494" w:rsidP="0033769B">
      <w:pPr>
        <w:spacing w:before="0" w:line="240" w:lineRule="auto"/>
        <w:ind w:left="0"/>
        <w:jc w:val="left"/>
        <w:rPr>
          <w:ins w:id="2470" w:author="COLMENA MATEOS Adrian" w:date="2018-11-26T12:21:00Z"/>
          <w:szCs w:val="18"/>
          <w:lang w:val="es-ES_tradnl"/>
        </w:rPr>
      </w:pPr>
    </w:p>
    <w:p w14:paraId="23F94342" w14:textId="77777777" w:rsidR="00F62494" w:rsidRDefault="00F62494" w:rsidP="0033769B">
      <w:pPr>
        <w:spacing w:before="0" w:line="240" w:lineRule="auto"/>
        <w:ind w:left="0"/>
        <w:jc w:val="left"/>
        <w:rPr>
          <w:ins w:id="2471" w:author="COLMENA MATEOS Adrian" w:date="2018-11-26T12:21:00Z"/>
          <w:szCs w:val="18"/>
          <w:lang w:val="es-ES_tradnl"/>
        </w:rPr>
      </w:pPr>
    </w:p>
    <w:p w14:paraId="4E2BD7EE" w14:textId="77777777" w:rsidR="00F62494" w:rsidRDefault="00F62494" w:rsidP="0033769B">
      <w:pPr>
        <w:spacing w:before="0" w:line="240" w:lineRule="auto"/>
        <w:ind w:left="0"/>
        <w:jc w:val="left"/>
        <w:rPr>
          <w:ins w:id="2472" w:author="COLMENA MATEOS Adrian" w:date="2018-11-26T12:21:00Z"/>
          <w:szCs w:val="18"/>
          <w:lang w:val="es-ES_tradnl"/>
        </w:rPr>
      </w:pPr>
    </w:p>
    <w:p w14:paraId="1DE75FE0" w14:textId="77777777" w:rsidR="00F62494" w:rsidRDefault="00F62494" w:rsidP="0033769B">
      <w:pPr>
        <w:spacing w:before="0" w:line="240" w:lineRule="auto"/>
        <w:ind w:left="0"/>
        <w:jc w:val="left"/>
        <w:rPr>
          <w:ins w:id="2473" w:author="COLMENA MATEOS Adrian" w:date="2018-11-26T12:21:00Z"/>
          <w:szCs w:val="18"/>
          <w:lang w:val="es-ES_tradnl"/>
        </w:rPr>
      </w:pPr>
    </w:p>
    <w:p w14:paraId="1B46A31D" w14:textId="77777777" w:rsidR="00F62494" w:rsidRDefault="00F62494" w:rsidP="0033769B">
      <w:pPr>
        <w:spacing w:before="0" w:line="240" w:lineRule="auto"/>
        <w:ind w:left="0"/>
        <w:jc w:val="left"/>
        <w:rPr>
          <w:ins w:id="2474" w:author="COLMENA MATEOS Adrian" w:date="2018-11-26T12:21:00Z"/>
          <w:szCs w:val="18"/>
          <w:lang w:val="es-ES_tradnl"/>
        </w:rPr>
      </w:pPr>
    </w:p>
    <w:p w14:paraId="4C3EBE33" w14:textId="77777777" w:rsidR="00F62494" w:rsidRDefault="00F62494" w:rsidP="0033769B">
      <w:pPr>
        <w:spacing w:before="0" w:line="240" w:lineRule="auto"/>
        <w:ind w:left="0"/>
        <w:jc w:val="left"/>
        <w:rPr>
          <w:ins w:id="2475" w:author="COLMENA MATEOS Adrian" w:date="2018-11-26T12:21:00Z"/>
          <w:szCs w:val="18"/>
          <w:lang w:val="es-ES_tradnl"/>
        </w:rPr>
      </w:pPr>
    </w:p>
    <w:p w14:paraId="55B86645" w14:textId="77777777" w:rsidR="00F62494" w:rsidRDefault="00F62494" w:rsidP="0033769B">
      <w:pPr>
        <w:spacing w:before="0" w:line="240" w:lineRule="auto"/>
        <w:ind w:left="0"/>
        <w:jc w:val="left"/>
        <w:rPr>
          <w:ins w:id="2476" w:author="COLMENA MATEOS Adrian" w:date="2018-11-26T12:21:00Z"/>
          <w:szCs w:val="18"/>
          <w:lang w:val="es-ES_tradnl"/>
        </w:rPr>
      </w:pPr>
    </w:p>
    <w:p w14:paraId="10E3DF51" w14:textId="77777777" w:rsidR="00F62494" w:rsidRDefault="00F62494" w:rsidP="0033769B">
      <w:pPr>
        <w:spacing w:before="0" w:line="240" w:lineRule="auto"/>
        <w:ind w:left="0"/>
        <w:jc w:val="left"/>
        <w:rPr>
          <w:ins w:id="2477" w:author="COLMENA MATEOS Adrian" w:date="2018-11-26T12:21:00Z"/>
          <w:szCs w:val="18"/>
          <w:lang w:val="es-ES_tradnl"/>
        </w:rPr>
      </w:pPr>
    </w:p>
    <w:p w14:paraId="1EA453E5" w14:textId="77777777" w:rsidR="00F62494" w:rsidRDefault="00F62494" w:rsidP="0033769B">
      <w:pPr>
        <w:spacing w:before="0" w:line="240" w:lineRule="auto"/>
        <w:ind w:left="0"/>
        <w:jc w:val="left"/>
        <w:rPr>
          <w:ins w:id="2478" w:author="COLMENA MATEOS Adrian" w:date="2018-11-26T12:21:00Z"/>
          <w:szCs w:val="18"/>
          <w:lang w:val="es-ES_tradnl"/>
        </w:rPr>
      </w:pPr>
    </w:p>
    <w:p w14:paraId="63A752B7" w14:textId="77777777" w:rsidR="00F62494" w:rsidRDefault="00F62494" w:rsidP="0033769B">
      <w:pPr>
        <w:spacing w:before="0" w:line="240" w:lineRule="auto"/>
        <w:ind w:left="0"/>
        <w:jc w:val="left"/>
        <w:rPr>
          <w:ins w:id="2479" w:author="COLMENA MATEOS Adrian" w:date="2018-11-26T12:21:00Z"/>
          <w:szCs w:val="18"/>
          <w:lang w:val="es-ES_tradnl"/>
        </w:rPr>
      </w:pPr>
    </w:p>
    <w:p w14:paraId="34E9A23E" w14:textId="77777777" w:rsidR="00F62494" w:rsidRDefault="00F62494" w:rsidP="0033769B">
      <w:pPr>
        <w:spacing w:before="0" w:line="240" w:lineRule="auto"/>
        <w:ind w:left="0"/>
        <w:jc w:val="left"/>
        <w:rPr>
          <w:ins w:id="2480" w:author="COLMENA MATEOS Adrian" w:date="2018-11-26T12:21:00Z"/>
          <w:szCs w:val="18"/>
          <w:lang w:val="es-ES_tradnl"/>
        </w:rPr>
      </w:pPr>
    </w:p>
    <w:p w14:paraId="7EBB44F4" w14:textId="77777777" w:rsidR="00F62494" w:rsidRDefault="00F62494" w:rsidP="0033769B">
      <w:pPr>
        <w:spacing w:before="0" w:line="240" w:lineRule="auto"/>
        <w:ind w:left="0"/>
        <w:jc w:val="left"/>
        <w:rPr>
          <w:ins w:id="2481" w:author="COLMENA MATEOS Adrian" w:date="2018-11-26T12:21:00Z"/>
          <w:szCs w:val="18"/>
          <w:lang w:val="es-ES_tradnl"/>
        </w:rPr>
      </w:pPr>
    </w:p>
    <w:p w14:paraId="6735CE08" w14:textId="77777777" w:rsidR="00F62494" w:rsidRDefault="00F62494" w:rsidP="0033769B">
      <w:pPr>
        <w:spacing w:before="0" w:line="240" w:lineRule="auto"/>
        <w:ind w:left="0"/>
        <w:jc w:val="left"/>
        <w:rPr>
          <w:ins w:id="2482" w:author="COLMENA MATEOS Adrian" w:date="2018-11-26T12:21:00Z"/>
          <w:szCs w:val="18"/>
          <w:lang w:val="es-ES_tradnl"/>
        </w:rPr>
      </w:pPr>
    </w:p>
    <w:p w14:paraId="3D55EEA1" w14:textId="77777777" w:rsidR="00F62494" w:rsidRDefault="00F62494" w:rsidP="0033769B">
      <w:pPr>
        <w:spacing w:before="0" w:line="240" w:lineRule="auto"/>
        <w:ind w:left="0"/>
        <w:jc w:val="left"/>
        <w:rPr>
          <w:ins w:id="2483" w:author="COLMENA MATEOS Adrian" w:date="2018-11-26T12:21:00Z"/>
          <w:szCs w:val="18"/>
          <w:lang w:val="es-ES_tradnl"/>
        </w:rPr>
      </w:pPr>
    </w:p>
    <w:p w14:paraId="25F8B7F5" w14:textId="77777777" w:rsidR="00F62494" w:rsidRDefault="00F62494" w:rsidP="0033769B">
      <w:pPr>
        <w:spacing w:before="0" w:line="240" w:lineRule="auto"/>
        <w:ind w:left="0"/>
        <w:jc w:val="left"/>
        <w:rPr>
          <w:ins w:id="2484" w:author="COLMENA MATEOS Adrian" w:date="2018-11-26T12:21:00Z"/>
          <w:szCs w:val="18"/>
          <w:lang w:val="es-ES_tradnl"/>
        </w:rPr>
      </w:pPr>
    </w:p>
    <w:p w14:paraId="2323A62E" w14:textId="77777777" w:rsidR="00F62494" w:rsidRDefault="00F62494" w:rsidP="0033769B">
      <w:pPr>
        <w:spacing w:before="0" w:line="240" w:lineRule="auto"/>
        <w:ind w:left="0"/>
        <w:jc w:val="left"/>
        <w:rPr>
          <w:ins w:id="2485" w:author="COLMENA MATEOS Adrian" w:date="2018-11-26T12:21:00Z"/>
          <w:szCs w:val="18"/>
          <w:lang w:val="es-ES_tradnl"/>
        </w:rPr>
      </w:pPr>
    </w:p>
    <w:p w14:paraId="2123FE11" w14:textId="77777777" w:rsidR="00F62494" w:rsidRDefault="00F62494" w:rsidP="0033769B">
      <w:pPr>
        <w:spacing w:before="0" w:line="240" w:lineRule="auto"/>
        <w:ind w:left="0"/>
        <w:jc w:val="left"/>
        <w:rPr>
          <w:ins w:id="2486" w:author="COLMENA MATEOS Adrian" w:date="2018-11-26T12:21:00Z"/>
          <w:szCs w:val="18"/>
          <w:lang w:val="es-ES_tradnl"/>
        </w:rPr>
      </w:pPr>
    </w:p>
    <w:p w14:paraId="31E225F4" w14:textId="77777777" w:rsidR="00F62494" w:rsidRDefault="00F62494" w:rsidP="0033769B">
      <w:pPr>
        <w:spacing w:before="0" w:line="240" w:lineRule="auto"/>
        <w:ind w:left="0"/>
        <w:jc w:val="left"/>
        <w:rPr>
          <w:ins w:id="2487" w:author="COLMENA MATEOS Adrian" w:date="2018-11-26T12:21:00Z"/>
          <w:szCs w:val="18"/>
          <w:lang w:val="es-ES_tradnl"/>
        </w:rPr>
      </w:pPr>
    </w:p>
    <w:p w14:paraId="1D9B4244" w14:textId="322AF17A" w:rsidR="00F62494" w:rsidRDefault="00F62494" w:rsidP="0033769B">
      <w:pPr>
        <w:spacing w:before="0" w:line="240" w:lineRule="auto"/>
        <w:ind w:left="0"/>
        <w:jc w:val="left"/>
        <w:rPr>
          <w:ins w:id="2488" w:author="COLMENA MATEOS Adrian" w:date="2018-11-26T12:21:00Z"/>
          <w:szCs w:val="18"/>
          <w:lang w:val="es-ES_tradnl"/>
        </w:rPr>
      </w:pPr>
      <w:ins w:id="2489" w:author="COLMENA MATEOS Adrian" w:date="2018-11-26T12:27:00Z">
        <w:r>
          <w:rPr>
            <w:noProof/>
            <w:szCs w:val="18"/>
            <w:lang w:eastAsia="es-ES"/>
          </w:rPr>
          <w:lastRenderedPageBreak/>
          <w:drawing>
            <wp:anchor distT="0" distB="0" distL="114300" distR="114300" simplePos="0" relativeHeight="251749376" behindDoc="0" locked="0" layoutInCell="1" allowOverlap="1" wp14:anchorId="42AE84A7" wp14:editId="6720CE8F">
              <wp:simplePos x="0" y="0"/>
              <wp:positionH relativeFrom="margin">
                <wp:align>center</wp:align>
              </wp:positionH>
              <wp:positionV relativeFrom="paragraph">
                <wp:posOffset>4851</wp:posOffset>
              </wp:positionV>
              <wp:extent cx="4352544" cy="3316058"/>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544" cy="3316058"/>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20054D49" w14:textId="77777777" w:rsidR="00F62494" w:rsidRDefault="00F62494" w:rsidP="0033769B">
      <w:pPr>
        <w:spacing w:before="0" w:line="240" w:lineRule="auto"/>
        <w:ind w:left="0"/>
        <w:jc w:val="left"/>
        <w:rPr>
          <w:ins w:id="2490" w:author="COLMENA MATEOS Adrian" w:date="2018-11-26T12:27:00Z"/>
          <w:szCs w:val="18"/>
          <w:lang w:val="es-ES_tradnl"/>
        </w:rPr>
      </w:pPr>
    </w:p>
    <w:p w14:paraId="7BE6B92B" w14:textId="77777777" w:rsidR="00F62494" w:rsidRDefault="00F62494" w:rsidP="0033769B">
      <w:pPr>
        <w:spacing w:before="0" w:line="240" w:lineRule="auto"/>
        <w:ind w:left="0"/>
        <w:jc w:val="left"/>
        <w:rPr>
          <w:ins w:id="2491" w:author="COLMENA MATEOS Adrian" w:date="2018-11-26T12:27:00Z"/>
          <w:szCs w:val="18"/>
          <w:lang w:val="es-ES_tradnl"/>
        </w:rPr>
      </w:pPr>
    </w:p>
    <w:p w14:paraId="12864EEB" w14:textId="77777777" w:rsidR="00F62494" w:rsidRDefault="00F62494" w:rsidP="0033769B">
      <w:pPr>
        <w:spacing w:before="0" w:line="240" w:lineRule="auto"/>
        <w:ind w:left="0"/>
        <w:jc w:val="left"/>
        <w:rPr>
          <w:ins w:id="2492" w:author="COLMENA MATEOS Adrian" w:date="2018-11-26T12:27:00Z"/>
          <w:szCs w:val="18"/>
          <w:lang w:val="es-ES_tradnl"/>
        </w:rPr>
      </w:pPr>
    </w:p>
    <w:p w14:paraId="3833D90D" w14:textId="77777777" w:rsidR="00F62494" w:rsidRDefault="00F62494" w:rsidP="0033769B">
      <w:pPr>
        <w:spacing w:before="0" w:line="240" w:lineRule="auto"/>
        <w:ind w:left="0"/>
        <w:jc w:val="left"/>
        <w:rPr>
          <w:ins w:id="2493" w:author="COLMENA MATEOS Adrian" w:date="2018-11-26T12:27:00Z"/>
          <w:szCs w:val="18"/>
          <w:lang w:val="es-ES_tradnl"/>
        </w:rPr>
      </w:pPr>
    </w:p>
    <w:p w14:paraId="265E59A3" w14:textId="77777777" w:rsidR="00F62494" w:rsidRDefault="00F62494" w:rsidP="0033769B">
      <w:pPr>
        <w:spacing w:before="0" w:line="240" w:lineRule="auto"/>
        <w:ind w:left="0"/>
        <w:jc w:val="left"/>
        <w:rPr>
          <w:ins w:id="2494" w:author="COLMENA MATEOS Adrian" w:date="2018-11-26T12:27:00Z"/>
          <w:szCs w:val="18"/>
          <w:lang w:val="es-ES_tradnl"/>
        </w:rPr>
      </w:pPr>
    </w:p>
    <w:p w14:paraId="3D35AC9C" w14:textId="77777777" w:rsidR="00F62494" w:rsidRDefault="00F62494" w:rsidP="0033769B">
      <w:pPr>
        <w:spacing w:before="0" w:line="240" w:lineRule="auto"/>
        <w:ind w:left="0"/>
        <w:jc w:val="left"/>
        <w:rPr>
          <w:ins w:id="2495" w:author="COLMENA MATEOS Adrian" w:date="2018-11-26T12:27:00Z"/>
          <w:szCs w:val="18"/>
          <w:lang w:val="es-ES_tradnl"/>
        </w:rPr>
      </w:pPr>
    </w:p>
    <w:p w14:paraId="5A185CB4" w14:textId="77777777" w:rsidR="00F62494" w:rsidRDefault="00F62494" w:rsidP="0033769B">
      <w:pPr>
        <w:spacing w:before="0" w:line="240" w:lineRule="auto"/>
        <w:ind w:left="0"/>
        <w:jc w:val="left"/>
        <w:rPr>
          <w:ins w:id="2496" w:author="COLMENA MATEOS Adrian" w:date="2018-11-26T12:27:00Z"/>
          <w:szCs w:val="18"/>
          <w:lang w:val="es-ES_tradnl"/>
        </w:rPr>
      </w:pPr>
    </w:p>
    <w:p w14:paraId="78840CFE" w14:textId="77777777" w:rsidR="00F62494" w:rsidRDefault="00F62494" w:rsidP="0033769B">
      <w:pPr>
        <w:spacing w:before="0" w:line="240" w:lineRule="auto"/>
        <w:ind w:left="0"/>
        <w:jc w:val="left"/>
        <w:rPr>
          <w:ins w:id="2497" w:author="COLMENA MATEOS Adrian" w:date="2018-11-26T12:27:00Z"/>
          <w:szCs w:val="18"/>
          <w:lang w:val="es-ES_tradnl"/>
        </w:rPr>
      </w:pPr>
    </w:p>
    <w:p w14:paraId="398FA4CA" w14:textId="77777777" w:rsidR="00F62494" w:rsidRDefault="00F62494" w:rsidP="0033769B">
      <w:pPr>
        <w:spacing w:before="0" w:line="240" w:lineRule="auto"/>
        <w:ind w:left="0"/>
        <w:jc w:val="left"/>
        <w:rPr>
          <w:ins w:id="2498" w:author="COLMENA MATEOS Adrian" w:date="2018-11-26T12:27:00Z"/>
          <w:szCs w:val="18"/>
          <w:lang w:val="es-ES_tradnl"/>
        </w:rPr>
      </w:pPr>
    </w:p>
    <w:p w14:paraId="1C8EFC44" w14:textId="77777777" w:rsidR="00F62494" w:rsidRDefault="00F62494" w:rsidP="0033769B">
      <w:pPr>
        <w:spacing w:before="0" w:line="240" w:lineRule="auto"/>
        <w:ind w:left="0"/>
        <w:jc w:val="left"/>
        <w:rPr>
          <w:ins w:id="2499" w:author="COLMENA MATEOS Adrian" w:date="2018-11-26T12:27:00Z"/>
          <w:szCs w:val="18"/>
          <w:lang w:val="es-ES_tradnl"/>
        </w:rPr>
      </w:pPr>
    </w:p>
    <w:p w14:paraId="514BCC40" w14:textId="77777777" w:rsidR="00F62494" w:rsidRDefault="00F62494" w:rsidP="0033769B">
      <w:pPr>
        <w:spacing w:before="0" w:line="240" w:lineRule="auto"/>
        <w:ind w:left="0"/>
        <w:jc w:val="left"/>
        <w:rPr>
          <w:ins w:id="2500" w:author="COLMENA MATEOS Adrian" w:date="2018-11-26T12:27:00Z"/>
          <w:szCs w:val="18"/>
          <w:lang w:val="es-ES_tradnl"/>
        </w:rPr>
      </w:pPr>
    </w:p>
    <w:p w14:paraId="232A3AB3" w14:textId="77777777" w:rsidR="00F62494" w:rsidRDefault="00F62494" w:rsidP="0033769B">
      <w:pPr>
        <w:spacing w:before="0" w:line="240" w:lineRule="auto"/>
        <w:ind w:left="0"/>
        <w:jc w:val="left"/>
        <w:rPr>
          <w:ins w:id="2501" w:author="COLMENA MATEOS Adrian" w:date="2018-11-26T12:27:00Z"/>
          <w:szCs w:val="18"/>
          <w:lang w:val="es-ES_tradnl"/>
        </w:rPr>
      </w:pPr>
    </w:p>
    <w:p w14:paraId="54FE5849" w14:textId="77777777" w:rsidR="00F62494" w:rsidRDefault="00F62494" w:rsidP="0033769B">
      <w:pPr>
        <w:spacing w:before="0" w:line="240" w:lineRule="auto"/>
        <w:ind w:left="0"/>
        <w:jc w:val="left"/>
        <w:rPr>
          <w:ins w:id="2502" w:author="COLMENA MATEOS Adrian" w:date="2018-11-26T12:27:00Z"/>
          <w:szCs w:val="18"/>
          <w:lang w:val="es-ES_tradnl"/>
        </w:rPr>
      </w:pPr>
    </w:p>
    <w:p w14:paraId="5EF3E57B" w14:textId="77777777" w:rsidR="00F62494" w:rsidRDefault="00F62494" w:rsidP="0033769B">
      <w:pPr>
        <w:spacing w:before="0" w:line="240" w:lineRule="auto"/>
        <w:ind w:left="0"/>
        <w:jc w:val="left"/>
        <w:rPr>
          <w:ins w:id="2503" w:author="COLMENA MATEOS Adrian" w:date="2018-11-26T12:27:00Z"/>
          <w:szCs w:val="18"/>
          <w:lang w:val="es-ES_tradnl"/>
        </w:rPr>
      </w:pPr>
    </w:p>
    <w:p w14:paraId="19F5CD9F" w14:textId="77777777" w:rsidR="00F62494" w:rsidRDefault="00F62494" w:rsidP="0033769B">
      <w:pPr>
        <w:spacing w:before="0" w:line="240" w:lineRule="auto"/>
        <w:ind w:left="0"/>
        <w:jc w:val="left"/>
        <w:rPr>
          <w:ins w:id="2504" w:author="COLMENA MATEOS Adrian" w:date="2018-11-26T12:27:00Z"/>
          <w:szCs w:val="18"/>
          <w:lang w:val="es-ES_tradnl"/>
        </w:rPr>
      </w:pPr>
    </w:p>
    <w:p w14:paraId="6611AA78" w14:textId="77777777" w:rsidR="00F62494" w:rsidRDefault="00F62494" w:rsidP="0033769B">
      <w:pPr>
        <w:spacing w:before="0" w:line="240" w:lineRule="auto"/>
        <w:ind w:left="0"/>
        <w:jc w:val="left"/>
        <w:rPr>
          <w:ins w:id="2505" w:author="COLMENA MATEOS Adrian" w:date="2018-11-26T12:27:00Z"/>
          <w:szCs w:val="18"/>
          <w:lang w:val="es-ES_tradnl"/>
        </w:rPr>
      </w:pPr>
    </w:p>
    <w:p w14:paraId="0FCCA529" w14:textId="77777777" w:rsidR="00F62494" w:rsidRDefault="00F62494" w:rsidP="0033769B">
      <w:pPr>
        <w:spacing w:before="0" w:line="240" w:lineRule="auto"/>
        <w:ind w:left="0"/>
        <w:jc w:val="left"/>
        <w:rPr>
          <w:ins w:id="2506" w:author="COLMENA MATEOS Adrian" w:date="2018-11-26T12:27:00Z"/>
          <w:szCs w:val="18"/>
          <w:lang w:val="es-ES_tradnl"/>
        </w:rPr>
      </w:pPr>
    </w:p>
    <w:p w14:paraId="6C359CA0" w14:textId="77777777" w:rsidR="00F62494" w:rsidRDefault="00F62494" w:rsidP="0033769B">
      <w:pPr>
        <w:spacing w:before="0" w:line="240" w:lineRule="auto"/>
        <w:ind w:left="0"/>
        <w:jc w:val="left"/>
        <w:rPr>
          <w:ins w:id="2507" w:author="COLMENA MATEOS Adrian" w:date="2018-11-26T12:27:00Z"/>
          <w:szCs w:val="18"/>
          <w:lang w:val="es-ES_tradnl"/>
        </w:rPr>
      </w:pPr>
    </w:p>
    <w:p w14:paraId="519C4C00" w14:textId="77777777" w:rsidR="00F62494" w:rsidRDefault="00F62494" w:rsidP="0033769B">
      <w:pPr>
        <w:spacing w:before="0" w:line="240" w:lineRule="auto"/>
        <w:ind w:left="0"/>
        <w:jc w:val="left"/>
        <w:rPr>
          <w:ins w:id="2508" w:author="COLMENA MATEOS Adrian" w:date="2018-11-26T12:27:00Z"/>
          <w:szCs w:val="18"/>
          <w:lang w:val="es-ES_tradnl"/>
        </w:rPr>
      </w:pPr>
    </w:p>
    <w:p w14:paraId="594A80EC" w14:textId="77777777" w:rsidR="00F62494" w:rsidRDefault="00F62494" w:rsidP="0033769B">
      <w:pPr>
        <w:spacing w:before="0" w:line="240" w:lineRule="auto"/>
        <w:ind w:left="0"/>
        <w:jc w:val="left"/>
        <w:rPr>
          <w:ins w:id="2509" w:author="COLMENA MATEOS Adrian" w:date="2018-11-26T12:27:00Z"/>
          <w:szCs w:val="18"/>
          <w:lang w:val="es-ES_tradnl"/>
        </w:rPr>
      </w:pPr>
    </w:p>
    <w:p w14:paraId="0DA33FEC" w14:textId="77777777" w:rsidR="00F62494" w:rsidRDefault="00F62494" w:rsidP="0033769B">
      <w:pPr>
        <w:spacing w:before="0" w:line="240" w:lineRule="auto"/>
        <w:ind w:left="0"/>
        <w:jc w:val="left"/>
        <w:rPr>
          <w:ins w:id="2510" w:author="COLMENA MATEOS Adrian" w:date="2018-11-26T12:27:00Z"/>
          <w:szCs w:val="18"/>
          <w:lang w:val="es-ES_tradnl"/>
        </w:rPr>
      </w:pPr>
    </w:p>
    <w:p w14:paraId="7F8B0486" w14:textId="77777777" w:rsidR="00F62494" w:rsidRDefault="00F62494" w:rsidP="0033769B">
      <w:pPr>
        <w:spacing w:before="0" w:line="240" w:lineRule="auto"/>
        <w:ind w:left="0"/>
        <w:jc w:val="left"/>
        <w:rPr>
          <w:ins w:id="2511" w:author="COLMENA MATEOS Adrian" w:date="2018-11-26T12:27:00Z"/>
          <w:szCs w:val="18"/>
          <w:lang w:val="es-ES_tradnl"/>
        </w:rPr>
      </w:pPr>
    </w:p>
    <w:p w14:paraId="15EFF12F" w14:textId="77777777" w:rsidR="00F62494" w:rsidRDefault="00F62494" w:rsidP="0033769B">
      <w:pPr>
        <w:spacing w:before="0" w:line="240" w:lineRule="auto"/>
        <w:ind w:left="0"/>
        <w:jc w:val="left"/>
        <w:rPr>
          <w:ins w:id="2512" w:author="COLMENA MATEOS Adrian" w:date="2018-11-26T12:27:00Z"/>
          <w:szCs w:val="18"/>
          <w:lang w:val="es-ES_tradnl"/>
        </w:rPr>
      </w:pPr>
    </w:p>
    <w:p w14:paraId="03DAC3C7" w14:textId="77777777" w:rsidR="00F62494" w:rsidRDefault="00F62494" w:rsidP="0033769B">
      <w:pPr>
        <w:spacing w:before="0" w:line="240" w:lineRule="auto"/>
        <w:ind w:left="0"/>
        <w:jc w:val="left"/>
        <w:rPr>
          <w:ins w:id="2513" w:author="COLMENA MATEOS Adrian" w:date="2018-11-26T12:27:00Z"/>
          <w:szCs w:val="18"/>
          <w:lang w:val="es-ES_tradnl"/>
        </w:rPr>
      </w:pPr>
    </w:p>
    <w:p w14:paraId="208D55CC" w14:textId="77777777" w:rsidR="00F62494" w:rsidRDefault="00F62494" w:rsidP="0033769B">
      <w:pPr>
        <w:spacing w:before="0" w:line="240" w:lineRule="auto"/>
        <w:ind w:left="0"/>
        <w:jc w:val="left"/>
        <w:rPr>
          <w:ins w:id="2514" w:author="COLMENA MATEOS Adrian" w:date="2018-11-26T12:27:00Z"/>
          <w:szCs w:val="18"/>
          <w:lang w:val="es-ES_tradnl"/>
        </w:rPr>
      </w:pPr>
    </w:p>
    <w:p w14:paraId="54E94FB8" w14:textId="77777777" w:rsidR="00F62494" w:rsidRDefault="00F62494" w:rsidP="0033769B">
      <w:pPr>
        <w:spacing w:before="0" w:line="240" w:lineRule="auto"/>
        <w:ind w:left="0"/>
        <w:jc w:val="left"/>
        <w:rPr>
          <w:ins w:id="2515" w:author="COLMENA MATEOS Adrian" w:date="2018-11-26T12:29:00Z"/>
          <w:szCs w:val="18"/>
          <w:lang w:val="es-ES_tradnl"/>
        </w:rPr>
      </w:pPr>
      <w:ins w:id="2516" w:author="COLMENA MATEOS Adrian" w:date="2018-11-26T12:27:00Z">
        <w:r>
          <w:rPr>
            <w:szCs w:val="18"/>
            <w:lang w:val="es-ES_tradnl"/>
          </w:rPr>
          <w:t xml:space="preserve">Destacar, que las librerías de Hibernate, se encuentran </w:t>
        </w:r>
      </w:ins>
      <w:ins w:id="2517" w:author="COLMENA MATEOS Adrian" w:date="2018-11-26T12:29:00Z">
        <w:r>
          <w:rPr>
            <w:szCs w:val="18"/>
            <w:lang w:val="es-ES_tradnl"/>
          </w:rPr>
          <w:t xml:space="preserve">en </w:t>
        </w:r>
      </w:ins>
      <w:ins w:id="2518" w:author="COLMENA MATEOS Adrian" w:date="2018-11-26T12:27:00Z">
        <w:r>
          <w:rPr>
            <w:szCs w:val="18"/>
            <w:lang w:val="es-ES_tradnl"/>
          </w:rPr>
          <w:t>lib-&gt;</w:t>
        </w:r>
      </w:ins>
      <w:ins w:id="2519" w:author="COLMENA MATEOS Adrian" w:date="2018-11-26T12:28:00Z">
        <w:r>
          <w:rPr>
            <w:szCs w:val="18"/>
            <w:lang w:val="es-ES_tradnl"/>
          </w:rPr>
          <w:t>required del Zip descargado anteriormente.</w:t>
        </w:r>
      </w:ins>
    </w:p>
    <w:p w14:paraId="1221ACB9" w14:textId="77777777" w:rsidR="00F62494" w:rsidRDefault="00F62494" w:rsidP="0033769B">
      <w:pPr>
        <w:spacing w:before="0" w:line="240" w:lineRule="auto"/>
        <w:ind w:left="0"/>
        <w:jc w:val="left"/>
        <w:rPr>
          <w:ins w:id="2520" w:author="COLMENA MATEOS Adrian" w:date="2018-11-26T12:29:00Z"/>
          <w:szCs w:val="18"/>
          <w:lang w:val="es-ES_tradnl"/>
        </w:rPr>
      </w:pPr>
    </w:p>
    <w:p w14:paraId="7750D141" w14:textId="1D1A8E84" w:rsidR="00F4531C" w:rsidRPr="00A35F9B" w:rsidDel="007D58DF" w:rsidRDefault="00F4531C" w:rsidP="0033769B">
      <w:pPr>
        <w:spacing w:before="0" w:line="240" w:lineRule="auto"/>
        <w:ind w:left="0"/>
        <w:jc w:val="left"/>
        <w:rPr>
          <w:del w:id="2521" w:author="COLMENA MATEOS Adrian" w:date="2018-11-26T11:51:00Z"/>
          <w:rFonts w:cs="KnckqtTjylqpYxnthkHwbldpUtopiaS"/>
          <w:szCs w:val="18"/>
          <w:lang w:val="es-ES_tradnl" w:eastAsia="en-US"/>
        </w:rPr>
      </w:pPr>
      <w:del w:id="2522" w:author="COLMENA MATEOS Adrian" w:date="2018-11-26T11:51:00Z">
        <w:r w:rsidRPr="00A35F9B" w:rsidDel="007D58DF">
          <w:rPr>
            <w:szCs w:val="18"/>
            <w:lang w:val="es-ES_tradnl"/>
          </w:rPr>
          <w:delText xml:space="preserve">Siempre se obtienen de un </w:delText>
        </w:r>
        <w:r w:rsidRPr="00A35F9B" w:rsidDel="007D58DF">
          <w:rPr>
            <w:rFonts w:cs="Courier New"/>
            <w:szCs w:val="18"/>
            <w:lang w:val="es-ES_tradnl" w:eastAsia="en-US"/>
          </w:rPr>
          <w:delText>EntityManagerFactory</w:delText>
        </w:r>
        <w:r w:rsidRPr="00A35F9B" w:rsidDel="007D58DF">
          <w:rPr>
            <w:szCs w:val="18"/>
            <w:lang w:val="es-ES_tradnl"/>
          </w:rPr>
          <w:delText xml:space="preserve">, la cual determina la configuración de sus EMs. El método estático </w:delText>
        </w:r>
        <w:r w:rsidRPr="00A35F9B" w:rsidDel="007D58DF">
          <w:rPr>
            <w:rFonts w:cs="Courier New"/>
            <w:szCs w:val="18"/>
            <w:lang w:val="es-ES_tradnl" w:eastAsia="en-US"/>
          </w:rPr>
          <w:delText>createEntityManagerFactory()</w:delText>
        </w:r>
        <w:r w:rsidRPr="00A35F9B" w:rsidDel="007D58DF">
          <w:rPr>
            <w:rFonts w:cs="RmrsbbYnmjylCvvcsjBwswjrTheSans"/>
            <w:szCs w:val="18"/>
            <w:lang w:val="es-ES_tradnl" w:eastAsia="en-US"/>
          </w:rPr>
          <w:delText xml:space="preserve"> en la clase </w:delText>
        </w:r>
        <w:r w:rsidRPr="00A35F9B" w:rsidDel="007D58DF">
          <w:rPr>
            <w:rFonts w:cs="Courier New"/>
            <w:szCs w:val="18"/>
            <w:lang w:val="es-ES_tradnl" w:eastAsia="en-US"/>
          </w:rPr>
          <w:delText>Persistence</w:delText>
        </w:r>
        <w:r w:rsidRPr="00A35F9B" w:rsidDel="007D58DF">
          <w:rPr>
            <w:rFonts w:cs="RmrsbbYnmjylCvvcsjBwswjrTheSans"/>
            <w:szCs w:val="18"/>
            <w:lang w:val="es-ES_tradnl" w:eastAsia="en-US"/>
          </w:rPr>
          <w:delText xml:space="preserve"> devuelve el </w:delText>
        </w:r>
        <w:r w:rsidRPr="00A35F9B" w:rsidDel="007D58DF">
          <w:rPr>
            <w:rFonts w:cs="Courier New"/>
            <w:szCs w:val="18"/>
            <w:lang w:val="es-ES_tradnl" w:eastAsia="en-US"/>
          </w:rPr>
          <w:delText>EntityManagerFactory</w:delText>
        </w:r>
        <w:r w:rsidRPr="00A35F9B" w:rsidDel="007D58DF">
          <w:rPr>
            <w:rFonts w:cs="RmrsbbYnmjylCvvcsjBwswjrTheSans"/>
            <w:szCs w:val="18"/>
            <w:lang w:val="es-ES_tradnl" w:eastAsia="en-US"/>
          </w:rPr>
          <w:delText xml:space="preserve"> para la </w:delText>
        </w:r>
      </w:del>
      <w:del w:id="2523" w:author="COLMENA MATEOS Adrian" w:date="2018-11-23T08:53:00Z">
        <w:r w:rsidRPr="00A35F9B" w:rsidDel="00204249">
          <w:rPr>
            <w:rFonts w:cs="RmrsbbYnmjylCvvcsjBwswjrTheSans"/>
            <w:szCs w:val="18"/>
            <w:lang w:val="es-ES_tradnl" w:eastAsia="en-US"/>
          </w:rPr>
          <w:delText>unidad de persistencia</w:delText>
        </w:r>
      </w:del>
      <w:del w:id="2524" w:author="COLMENA MATEOS Adrian" w:date="2018-11-26T11:51:00Z">
        <w:r w:rsidRPr="00A35F9B" w:rsidDel="007D58DF">
          <w:rPr>
            <w:rFonts w:cs="RmrsbbYnmjylCvvcsjBwswjrTheSans"/>
            <w:szCs w:val="18"/>
            <w:lang w:val="es-ES_tradnl" w:eastAsia="en-US"/>
          </w:rPr>
          <w:delText xml:space="preserve"> indicada. El próximo ejemplo indica cómo se crearía un </w:delText>
        </w:r>
        <w:r w:rsidRPr="00A35F9B" w:rsidDel="007D58DF">
          <w:rPr>
            <w:rFonts w:cs="Courier New"/>
            <w:szCs w:val="18"/>
            <w:lang w:val="es-ES_tradnl" w:eastAsia="en-US"/>
          </w:rPr>
          <w:delText>EntityManagerFactory</w:delText>
        </w:r>
        <w:r w:rsidRPr="00A35F9B" w:rsidDel="007D58DF">
          <w:rPr>
            <w:rFonts w:cs="RmrsbbYnmjylCvvcsjBwswjrTheSans"/>
            <w:szCs w:val="18"/>
            <w:lang w:val="es-ES_tradnl" w:eastAsia="en-US"/>
          </w:rPr>
          <w:delText xml:space="preserve"> para la </w:delText>
        </w:r>
      </w:del>
      <w:del w:id="2525" w:author="COLMENA MATEOS Adrian" w:date="2018-11-23T08:53:00Z">
        <w:r w:rsidRPr="00A35F9B" w:rsidDel="00204249">
          <w:rPr>
            <w:rFonts w:cs="RmrsbbYnmjylCvvcsjBwswjrTheSans"/>
            <w:szCs w:val="18"/>
            <w:lang w:val="es-ES_tradnl" w:eastAsia="en-US"/>
          </w:rPr>
          <w:delText>unidad de persistencia</w:delText>
        </w:r>
      </w:del>
      <w:del w:id="2526" w:author="COLMENA MATEOS Adrian" w:date="2018-11-26T11:51:00Z">
        <w:r w:rsidRPr="00A35F9B" w:rsidDel="007D58DF">
          <w:rPr>
            <w:rFonts w:cs="RmrsbbYnmjylCvvcsjBwswjrTheSans"/>
            <w:szCs w:val="18"/>
            <w:lang w:val="es-ES_tradnl" w:eastAsia="en-US"/>
          </w:rPr>
          <w:delText xml:space="preserve"> llamada </w:delText>
        </w:r>
        <w:r w:rsidRPr="00A35F9B" w:rsidDel="007D58DF">
          <w:rPr>
            <w:rFonts w:cs="Courier New"/>
            <w:szCs w:val="18"/>
            <w:lang w:val="es-ES_tradnl" w:eastAsia="en-US"/>
          </w:rPr>
          <w:delText>ServicioEmpleado</w:delText>
        </w:r>
        <w:r w:rsidRPr="00A35F9B" w:rsidDel="007D58DF">
          <w:rPr>
            <w:rFonts w:cs="KnckqtTjylqpYxnthkHwbldpUtopiaS"/>
            <w:szCs w:val="18"/>
            <w:lang w:val="es-ES_tradnl" w:eastAsia="en-US"/>
          </w:rPr>
          <w:delText>:</w:delText>
        </w:r>
      </w:del>
    </w:p>
    <w:p w14:paraId="7278A8B7" w14:textId="130D15D7" w:rsidR="00F4531C" w:rsidRPr="00A35F9B" w:rsidDel="007D58DF" w:rsidRDefault="00F4531C" w:rsidP="0033769B">
      <w:pPr>
        <w:spacing w:before="0" w:line="240" w:lineRule="auto"/>
        <w:ind w:left="0"/>
        <w:jc w:val="left"/>
        <w:rPr>
          <w:del w:id="2527" w:author="COLMENA MATEOS Adrian" w:date="2018-11-26T11:51:00Z"/>
          <w:rFonts w:ascii="KnckqtTjylqpYxnthkHwbldpUtopiaS" w:hAnsi="KnckqtTjylqpYxnthkHwbldpUtopiaS" w:cs="KnckqtTjylqpYxnthkHwbldpUtopiaS"/>
          <w:sz w:val="22"/>
          <w:szCs w:val="22"/>
          <w:lang w:val="es-ES_tradnl" w:eastAsia="en-US"/>
        </w:rPr>
      </w:pPr>
    </w:p>
    <w:p w14:paraId="19ED694C" w14:textId="780BA0F5" w:rsidR="00F4531C" w:rsidRPr="00204249" w:rsidDel="007D58DF" w:rsidRDefault="00F4531C" w:rsidP="0033769B">
      <w:pPr>
        <w:spacing w:before="0" w:line="240" w:lineRule="auto"/>
        <w:ind w:left="0"/>
        <w:jc w:val="left"/>
        <w:rPr>
          <w:del w:id="2528" w:author="COLMENA MATEOS Adrian" w:date="2018-11-26T11:51:00Z"/>
          <w:rFonts w:ascii="Lucida Sans Typewriter" w:hAnsi="Lucida Sans Typewriter" w:cs="Courier New"/>
          <w:szCs w:val="22"/>
          <w:lang w:val="en-US" w:eastAsia="en-US"/>
        </w:rPr>
      </w:pPr>
      <w:del w:id="2529" w:author="COLMENA MATEOS Adrian" w:date="2018-11-26T11:51:00Z">
        <w:r w:rsidRPr="00204249" w:rsidDel="007D58DF">
          <w:rPr>
            <w:rFonts w:ascii="Lucida Sans Typewriter" w:hAnsi="Lucida Sans Typewriter" w:cs="Courier New"/>
            <w:szCs w:val="22"/>
            <w:lang w:val="en-US" w:eastAsia="en-US"/>
          </w:rPr>
          <w:delText>EntityManagerFactory emf =</w:delText>
        </w:r>
      </w:del>
    </w:p>
    <w:p w14:paraId="43ED42FB" w14:textId="712ADE9F" w:rsidR="00F4531C" w:rsidRPr="00204249" w:rsidDel="007D58DF" w:rsidRDefault="00F4531C" w:rsidP="0033769B">
      <w:pPr>
        <w:spacing w:before="0" w:line="240" w:lineRule="auto"/>
        <w:ind w:left="0"/>
        <w:jc w:val="left"/>
        <w:rPr>
          <w:del w:id="2530" w:author="COLMENA MATEOS Adrian" w:date="2018-11-26T11:51:00Z"/>
          <w:rFonts w:ascii="Lucida Sans Typewriter" w:hAnsi="Lucida Sans Typewriter" w:cs="Courier New"/>
          <w:szCs w:val="22"/>
          <w:lang w:val="en-US" w:eastAsia="en-US"/>
        </w:rPr>
      </w:pPr>
      <w:del w:id="2531" w:author="COLMENA MATEOS Adrian" w:date="2018-11-26T11:51:00Z">
        <w:r w:rsidRPr="00204249" w:rsidDel="007D58DF">
          <w:rPr>
            <w:rFonts w:ascii="Lucida Sans Typewriter" w:hAnsi="Lucida Sans Typewriter" w:cs="Courier New"/>
            <w:szCs w:val="22"/>
            <w:lang w:val="en-US" w:eastAsia="en-US"/>
          </w:rPr>
          <w:delText>Persistence.createEntityManagerFactory("ServicioEmpleado ");</w:delText>
        </w:r>
      </w:del>
    </w:p>
    <w:p w14:paraId="002F5DC5" w14:textId="14AB7146" w:rsidR="00F4531C" w:rsidRPr="00095204" w:rsidDel="007D58DF" w:rsidRDefault="00F4531C" w:rsidP="0033769B">
      <w:pPr>
        <w:spacing w:before="0" w:line="240" w:lineRule="auto"/>
        <w:ind w:left="0"/>
        <w:jc w:val="left"/>
        <w:rPr>
          <w:del w:id="2532" w:author="COLMENA MATEOS Adrian" w:date="2018-11-26T11:51:00Z"/>
          <w:rFonts w:ascii="Courier New" w:hAnsi="Courier New" w:cs="Courier New"/>
          <w:sz w:val="20"/>
          <w:szCs w:val="22"/>
          <w:lang w:val="en-US" w:eastAsia="en-US"/>
        </w:rPr>
      </w:pPr>
    </w:p>
    <w:p w14:paraId="342D0617" w14:textId="24E4C8EF" w:rsidR="00F4531C" w:rsidRPr="00A35F9B" w:rsidDel="007D58DF" w:rsidRDefault="00F4531C" w:rsidP="0033769B">
      <w:pPr>
        <w:spacing w:before="0" w:line="240" w:lineRule="auto"/>
        <w:ind w:left="0"/>
        <w:jc w:val="left"/>
        <w:rPr>
          <w:del w:id="2533" w:author="COLMENA MATEOS Adrian" w:date="2018-11-26T11:51:00Z"/>
          <w:lang w:val="es-ES_tradnl"/>
        </w:rPr>
      </w:pPr>
      <w:del w:id="2534" w:author="COLMENA MATEOS Adrian" w:date="2018-11-26T11:51:00Z">
        <w:r w:rsidRPr="00A35F9B" w:rsidDel="007D58DF">
          <w:rPr>
            <w:lang w:val="es-ES_tradnl"/>
          </w:rPr>
          <w:delText xml:space="preserve">La </w:delText>
        </w:r>
      </w:del>
      <w:del w:id="2535" w:author="COLMENA MATEOS Adrian" w:date="2018-11-23T08:53:00Z">
        <w:r w:rsidRPr="00A35F9B" w:rsidDel="00204249">
          <w:rPr>
            <w:lang w:val="es-ES_tradnl"/>
          </w:rPr>
          <w:delText>unidad de persistencia</w:delText>
        </w:r>
      </w:del>
      <w:del w:id="2536" w:author="COLMENA MATEOS Adrian" w:date="2018-11-26T11:51:00Z">
        <w:r w:rsidRPr="00A35F9B" w:rsidDel="007D58DF">
          <w:rPr>
            <w:lang w:val="es-ES_tradnl"/>
          </w:rPr>
          <w:delText xml:space="preserve"> </w:delText>
        </w:r>
        <w:r w:rsidRPr="00A35F9B" w:rsidDel="007D58DF">
          <w:rPr>
            <w:rFonts w:cs="Courier New"/>
            <w:szCs w:val="22"/>
            <w:lang w:val="es-ES_tradnl" w:eastAsia="en-US"/>
          </w:rPr>
          <w:delText xml:space="preserve">ServicioEmpleado </w:delText>
        </w:r>
        <w:r w:rsidRPr="00A35F9B" w:rsidDel="007D58DF">
          <w:rPr>
            <w:lang w:val="es-ES_tradnl"/>
          </w:rPr>
          <w:delText xml:space="preserve">determina que la configuración sea la de ese </w:delText>
        </w:r>
        <w:r w:rsidRPr="00A35F9B" w:rsidDel="007D58DF">
          <w:rPr>
            <w:rFonts w:cs="Courier New"/>
            <w:szCs w:val="18"/>
            <w:lang w:val="es-ES_tradnl" w:eastAsia="en-US"/>
          </w:rPr>
          <w:delText>EntityManagerFactory</w:delText>
        </w:r>
        <w:r w:rsidRPr="00A35F9B" w:rsidDel="007D58DF">
          <w:rPr>
            <w:rFonts w:cs="Courier New"/>
            <w:sz w:val="20"/>
            <w:szCs w:val="22"/>
            <w:lang w:val="es-ES_tradnl" w:eastAsia="en-US"/>
          </w:rPr>
          <w:delText xml:space="preserve"> </w:delText>
        </w:r>
        <w:r w:rsidRPr="00A35F9B" w:rsidDel="007D58DF">
          <w:rPr>
            <w:lang w:val="es-ES_tradnl"/>
          </w:rPr>
          <w:delText>en cosas como los parámetros de conexión que los EMs usarán para conectarse a la base de datos. Ahora obtener un EM será tarea fácil:</w:delText>
        </w:r>
      </w:del>
    </w:p>
    <w:p w14:paraId="3E4F6AB0" w14:textId="77FD3DE8" w:rsidR="00F4531C" w:rsidRPr="00FA08A3" w:rsidDel="007D58DF" w:rsidRDefault="00F4531C" w:rsidP="0033769B">
      <w:pPr>
        <w:spacing w:before="0" w:line="240" w:lineRule="auto"/>
        <w:ind w:left="0"/>
        <w:jc w:val="left"/>
        <w:rPr>
          <w:del w:id="2537" w:author="COLMENA MATEOS Adrian" w:date="2018-11-26T11:51:00Z"/>
          <w:rFonts w:ascii="Lucida Sans Typewriter" w:hAnsi="Lucida Sans Typewriter" w:cs="RmrsbbYnmjylCvvcsjBwswjrTheSans"/>
          <w:sz w:val="20"/>
          <w:szCs w:val="22"/>
          <w:lang w:val="es-ES_tradnl" w:eastAsia="en-US"/>
        </w:rPr>
      </w:pPr>
      <w:del w:id="2538" w:author="COLMENA MATEOS Adrian" w:date="2018-11-26T11:51:00Z">
        <w:r w:rsidRPr="00FA08A3" w:rsidDel="007D58DF">
          <w:rPr>
            <w:rFonts w:ascii="Lucida Sans Typewriter" w:hAnsi="Lucida Sans Typewriter" w:cs="RmrsbbYnmjylCvvcsjBwswjrTheSans"/>
            <w:sz w:val="20"/>
            <w:szCs w:val="22"/>
            <w:lang w:val="es-ES_tradnl" w:eastAsia="en-US"/>
          </w:rPr>
          <w:delText>EntityManager em = emf.createEntityManager();</w:delText>
        </w:r>
      </w:del>
    </w:p>
    <w:p w14:paraId="07BCAAFF" w14:textId="493CD941" w:rsidR="00F4531C" w:rsidRPr="00A35F9B" w:rsidDel="007D58DF" w:rsidRDefault="00F4531C" w:rsidP="0033769B">
      <w:pPr>
        <w:spacing w:before="0" w:line="240" w:lineRule="auto"/>
        <w:ind w:left="0"/>
        <w:jc w:val="left"/>
        <w:rPr>
          <w:del w:id="2539" w:author="COLMENA MATEOS Adrian" w:date="2018-11-26T11:51:00Z"/>
          <w:rFonts w:ascii="Lucida Console" w:hAnsi="Lucida Console" w:cs="Courier New"/>
          <w:sz w:val="12"/>
          <w:szCs w:val="18"/>
          <w:lang w:val="es-ES_tradnl"/>
        </w:rPr>
      </w:pPr>
    </w:p>
    <w:p w14:paraId="6BF8AFEE" w14:textId="5EE4922A" w:rsidR="00F4531C" w:rsidRPr="00A35F9B" w:rsidDel="007D58DF" w:rsidRDefault="00F4531C" w:rsidP="0033769B">
      <w:pPr>
        <w:spacing w:before="0" w:line="240" w:lineRule="auto"/>
        <w:ind w:left="0"/>
        <w:jc w:val="left"/>
        <w:rPr>
          <w:del w:id="2540" w:author="COLMENA MATEOS Adrian" w:date="2018-11-26T11:51:00Z"/>
          <w:lang w:val="es-ES_tradnl"/>
        </w:rPr>
      </w:pPr>
      <w:del w:id="2541" w:author="COLMENA MATEOS Adrian" w:date="2018-11-26T11:51:00Z">
        <w:r w:rsidRPr="00A35F9B" w:rsidDel="007D58DF">
          <w:rPr>
            <w:lang w:val="es-ES_tradnl"/>
          </w:rPr>
          <w:delText xml:space="preserve">El método </w:delText>
        </w:r>
        <w:r w:rsidRPr="00A35F9B" w:rsidDel="007D58DF">
          <w:rPr>
            <w:rFonts w:ascii="Lucida Sans Typewriter" w:hAnsi="Lucida Sans Typewriter"/>
            <w:lang w:val="es-ES_tradnl"/>
          </w:rPr>
          <w:delText>persist</w:delText>
        </w:r>
        <w:r w:rsidRPr="00A35F9B" w:rsidDel="007D58DF">
          <w:rPr>
            <w:lang w:val="es-ES_tradnl"/>
          </w:rPr>
          <w:delText>.</w:delText>
        </w:r>
      </w:del>
    </w:p>
    <w:p w14:paraId="25CF3125" w14:textId="1663672A" w:rsidR="00F4531C" w:rsidDel="007D58DF" w:rsidRDefault="00F4531C" w:rsidP="0033769B">
      <w:pPr>
        <w:spacing w:before="0" w:line="240" w:lineRule="auto"/>
        <w:ind w:left="0"/>
        <w:jc w:val="left"/>
        <w:rPr>
          <w:del w:id="2542" w:author="COLMENA MATEOS Adrian" w:date="2018-11-26T11:51:00Z"/>
          <w:lang w:val="es-ES_tradnl"/>
        </w:rPr>
      </w:pPr>
      <w:del w:id="2543" w:author="COLMENA MATEOS Adrian" w:date="2018-11-26T11:51:00Z">
        <w:r w:rsidRPr="00A35F9B" w:rsidDel="007D58DF">
          <w:rPr>
            <w:lang w:val="es-ES_tradnl"/>
          </w:rPr>
          <w:delText xml:space="preserve">Persistir una entidad es la operación de tomar una entidad transitoria, o una que todavía no tiene ninguna representación persistente en la base de datos, y almacenar su estado para que pueda ser recuperada más tarde. Se usa el EM para persistir en una instancia de </w:delText>
        </w:r>
        <w:r w:rsidRPr="00A35F9B" w:rsidDel="007D58DF">
          <w:rPr>
            <w:rFonts w:ascii="Lucida Sans Typewriter" w:hAnsi="Lucida Sans Typewriter"/>
            <w:lang w:val="es-ES_tradnl"/>
          </w:rPr>
          <w:delText>Empleado</w:delText>
        </w:r>
        <w:r w:rsidR="00A35F9B" w:rsidDel="007D58DF">
          <w:rPr>
            <w:lang w:val="es-ES_tradnl"/>
          </w:rPr>
          <w:delText>, como en este ejemplo:</w:delText>
        </w:r>
      </w:del>
    </w:p>
    <w:p w14:paraId="6AC01451" w14:textId="7E796DDA" w:rsidR="00A35F9B" w:rsidRPr="00A35F9B" w:rsidDel="007D58DF" w:rsidRDefault="00A35F9B" w:rsidP="0033769B">
      <w:pPr>
        <w:spacing w:before="0" w:line="240" w:lineRule="auto"/>
        <w:ind w:left="0"/>
        <w:jc w:val="left"/>
        <w:rPr>
          <w:del w:id="2544" w:author="COLMENA MATEOS Adrian" w:date="2018-11-26T11:51:00Z"/>
          <w:lang w:val="es-ES_tradnl"/>
        </w:rPr>
      </w:pPr>
    </w:p>
    <w:p w14:paraId="189D1A62" w14:textId="13783BDC" w:rsidR="00F4531C" w:rsidRPr="00204249" w:rsidDel="007D58DF" w:rsidRDefault="00F4531C" w:rsidP="0033769B">
      <w:pPr>
        <w:spacing w:before="0" w:line="240" w:lineRule="auto"/>
        <w:ind w:left="0"/>
        <w:jc w:val="left"/>
        <w:rPr>
          <w:del w:id="2545" w:author="COLMENA MATEOS Adrian" w:date="2018-11-26T11:51:00Z"/>
          <w:rFonts w:ascii="Lucida Sans Typewriter" w:hAnsi="Lucida Sans Typewriter" w:cs="Courier New"/>
          <w:szCs w:val="22"/>
          <w:lang w:val="es-ES_tradnl" w:eastAsia="en-US"/>
        </w:rPr>
      </w:pPr>
      <w:del w:id="2546" w:author="COLMENA MATEOS Adrian" w:date="2018-11-26T11:51:00Z">
        <w:r w:rsidRPr="00204249" w:rsidDel="007D58DF">
          <w:rPr>
            <w:rFonts w:ascii="Lucida Sans Typewriter" w:hAnsi="Lucida Sans Typewriter" w:cs="Courier New"/>
            <w:szCs w:val="22"/>
            <w:lang w:val="es-ES_tradnl" w:eastAsia="en-US"/>
          </w:rPr>
          <w:delText>Empleado emp = new Empleado(158);</w:delText>
        </w:r>
      </w:del>
    </w:p>
    <w:p w14:paraId="5E09CF15" w14:textId="5483474B" w:rsidR="00F4531C" w:rsidRPr="00204249" w:rsidDel="007D58DF" w:rsidRDefault="00F4531C" w:rsidP="0033769B">
      <w:pPr>
        <w:spacing w:before="0" w:line="240" w:lineRule="auto"/>
        <w:ind w:left="0"/>
        <w:jc w:val="left"/>
        <w:rPr>
          <w:del w:id="2547" w:author="COLMENA MATEOS Adrian" w:date="2018-11-26T11:51:00Z"/>
          <w:rFonts w:ascii="Lucida Sans Typewriter" w:hAnsi="Lucida Sans Typewriter" w:cs="Courier New"/>
          <w:szCs w:val="22"/>
          <w:lang w:val="es-ES_tradnl" w:eastAsia="en-US"/>
        </w:rPr>
      </w:pPr>
      <w:del w:id="2548" w:author="COLMENA MATEOS Adrian" w:date="2018-11-26T11:51:00Z">
        <w:r w:rsidRPr="00204249" w:rsidDel="007D58DF">
          <w:rPr>
            <w:rFonts w:ascii="Lucida Sans Typewriter" w:hAnsi="Lucida Sans Typewriter" w:cs="Courier New"/>
            <w:szCs w:val="22"/>
            <w:lang w:val="es-ES_tradnl" w:eastAsia="en-US"/>
          </w:rPr>
          <w:delText xml:space="preserve">em.persist(emp) </w:delText>
        </w:r>
      </w:del>
    </w:p>
    <w:p w14:paraId="395A3C49" w14:textId="4B52F45E" w:rsidR="00F4531C" w:rsidRPr="00A35F9B" w:rsidDel="007D58DF" w:rsidRDefault="00F4531C" w:rsidP="0033769B">
      <w:pPr>
        <w:spacing w:before="0" w:line="240" w:lineRule="auto"/>
        <w:ind w:left="0"/>
        <w:jc w:val="left"/>
        <w:rPr>
          <w:del w:id="2549" w:author="COLMENA MATEOS Adrian" w:date="2018-11-26T11:51:00Z"/>
          <w:rFonts w:ascii="Lucida Sans Typewriter" w:hAnsi="Lucida Sans Typewriter" w:cs="Courier New"/>
          <w:szCs w:val="22"/>
          <w:lang w:val="es-ES_tradnl" w:eastAsia="en-US"/>
        </w:rPr>
      </w:pPr>
    </w:p>
    <w:p w14:paraId="55C78653" w14:textId="2BD22215" w:rsidR="00F4531C" w:rsidRPr="00A35F9B" w:rsidDel="007D58DF" w:rsidRDefault="00F4531C" w:rsidP="0033769B">
      <w:pPr>
        <w:spacing w:before="0" w:line="240" w:lineRule="auto"/>
        <w:ind w:left="0"/>
        <w:jc w:val="left"/>
        <w:rPr>
          <w:del w:id="2550" w:author="COLMENA MATEOS Adrian" w:date="2018-11-26T11:51:00Z"/>
          <w:rFonts w:ascii="KnckqtTjylqpYxnthkHwbldpUtopiaS" w:hAnsi="KnckqtTjylqpYxnthkHwbldpUtopiaS" w:cs="KnckqtTjylqpYxnthkHwbldpUtopiaS"/>
          <w:sz w:val="22"/>
          <w:szCs w:val="22"/>
          <w:lang w:val="es-ES_tradnl" w:eastAsia="en-US"/>
        </w:rPr>
      </w:pPr>
      <w:del w:id="2551" w:author="COLMENA MATEOS Adrian" w:date="2018-11-26T11:51:00Z">
        <w:r w:rsidRPr="00A35F9B" w:rsidDel="007D58DF">
          <w:rPr>
            <w:lang w:val="es-ES_tradnl" w:eastAsia="en-US"/>
          </w:rPr>
          <w:delText xml:space="preserve">La primera línea en este código crea una instancia de </w:delText>
        </w:r>
        <w:r w:rsidRPr="00A35F9B" w:rsidDel="007D58DF">
          <w:rPr>
            <w:rFonts w:ascii="Lucida Sans Typewriter" w:hAnsi="Lucida Sans Typewriter"/>
            <w:lang w:val="es-ES_tradnl" w:eastAsia="en-US"/>
          </w:rPr>
          <w:delText>Empleado</w:delText>
        </w:r>
        <w:r w:rsidRPr="00A35F9B" w:rsidDel="007D58DF">
          <w:rPr>
            <w:lang w:val="es-ES_tradnl" w:eastAsia="en-US"/>
          </w:rPr>
          <w:delText xml:space="preserve"> que queremos persistir (solo fijando el ID, no el nombre o salario), la cual es sólo un objeto de Java. La segunda línea usa el EM para persistir la entidad, que si encuentra algún problema lanzará una </w:delText>
        </w:r>
        <w:r w:rsidRPr="00A35F9B" w:rsidDel="007D58DF">
          <w:rPr>
            <w:rFonts w:ascii="Lucida Sans Typewriter" w:hAnsi="Lucida Sans Typewriter" w:cs="RmrsbbYnmjylCvvcsjBwswjrTheSans"/>
            <w:szCs w:val="22"/>
            <w:lang w:val="es-ES_tradnl" w:eastAsia="en-US"/>
          </w:rPr>
          <w:delText>PersistenceException</w:delText>
        </w:r>
        <w:r w:rsidRPr="00A35F9B" w:rsidDel="007D58DF">
          <w:rPr>
            <w:rFonts w:ascii="KnckqtTjylqpYxnthkHwbldpUtopiaS" w:hAnsi="KnckqtTjylqpYxnthkHwbldpUtopiaS" w:cs="KnckqtTjylqpYxnthkHwbldpUtopiaS"/>
            <w:sz w:val="22"/>
            <w:szCs w:val="22"/>
            <w:lang w:val="es-ES_tradnl" w:eastAsia="en-US"/>
          </w:rPr>
          <w:delText>.</w:delText>
        </w:r>
      </w:del>
    </w:p>
    <w:p w14:paraId="6278F4C5" w14:textId="381E8AEE" w:rsidR="00F4531C" w:rsidDel="007D58DF" w:rsidRDefault="00F4531C" w:rsidP="0033769B">
      <w:pPr>
        <w:spacing w:before="0" w:line="240" w:lineRule="auto"/>
        <w:ind w:left="0"/>
        <w:jc w:val="left"/>
        <w:rPr>
          <w:del w:id="2552" w:author="COLMENA MATEOS Adrian" w:date="2018-11-26T11:51:00Z"/>
          <w:lang w:val="es-ES_tradnl" w:eastAsia="en-US"/>
        </w:rPr>
      </w:pPr>
      <w:del w:id="2553" w:author="COLMENA MATEOS Adrian" w:date="2018-11-26T11:51:00Z">
        <w:r w:rsidRPr="00A35F9B" w:rsidDel="007D58DF">
          <w:rPr>
            <w:lang w:val="es-ES_tradnl" w:eastAsia="en-US"/>
          </w:rPr>
          <w:delText>El siguiente ejemplo muestra cómo crear un método simple que cree un nuevo empleado y lo persista a la base de datos.</w:delText>
        </w:r>
      </w:del>
    </w:p>
    <w:p w14:paraId="15476C19" w14:textId="06C4AD6C" w:rsidR="00A35F9B" w:rsidRPr="00A35F9B" w:rsidDel="007D58DF" w:rsidRDefault="00A35F9B" w:rsidP="0033769B">
      <w:pPr>
        <w:spacing w:before="0" w:line="240" w:lineRule="auto"/>
        <w:ind w:left="0"/>
        <w:jc w:val="left"/>
        <w:rPr>
          <w:del w:id="2554" w:author="COLMENA MATEOS Adrian" w:date="2018-11-26T11:51:00Z"/>
          <w:lang w:val="es-ES_tradnl" w:eastAsia="en-US"/>
        </w:rPr>
      </w:pPr>
    </w:p>
    <w:p w14:paraId="55530281" w14:textId="6398FA9D" w:rsidR="00F4531C" w:rsidRPr="00A35F9B" w:rsidDel="007D58DF" w:rsidRDefault="00F4531C" w:rsidP="0033769B">
      <w:pPr>
        <w:spacing w:before="0" w:line="240" w:lineRule="auto"/>
        <w:ind w:left="0"/>
        <w:jc w:val="left"/>
        <w:rPr>
          <w:del w:id="2555" w:author="COLMENA MATEOS Adrian" w:date="2018-11-26T11:51:00Z"/>
          <w:rStyle w:val="Textoennegrita"/>
          <w:rFonts w:ascii="Verdana" w:hAnsi="Verdana"/>
          <w:b w:val="0"/>
          <w:sz w:val="20"/>
        </w:rPr>
      </w:pPr>
      <w:del w:id="2556" w:author="COLMENA MATEOS Adrian" w:date="2018-11-26T11:51:00Z">
        <w:r w:rsidRPr="00A35F9B" w:rsidDel="007D58DF">
          <w:rPr>
            <w:rStyle w:val="Textoennegrita"/>
            <w:rFonts w:ascii="Verdana" w:hAnsi="Verdana"/>
            <w:i/>
            <w:sz w:val="20"/>
          </w:rPr>
          <w:delText>Ejemplo</w:delText>
        </w:r>
        <w:r w:rsidR="00A35F9B" w:rsidRPr="00A35F9B" w:rsidDel="007D58DF">
          <w:rPr>
            <w:rStyle w:val="Textoennegrita"/>
            <w:rFonts w:ascii="Verdana" w:hAnsi="Verdana"/>
            <w:i/>
            <w:sz w:val="20"/>
          </w:rPr>
          <w:delText xml:space="preserve"> 2</w:delText>
        </w:r>
        <w:r w:rsidRPr="00A35F9B" w:rsidDel="007D58DF">
          <w:rPr>
            <w:rStyle w:val="Textoennegrita"/>
            <w:rFonts w:ascii="Verdana" w:hAnsi="Verdana"/>
            <w:sz w:val="20"/>
          </w:rPr>
          <w:delText xml:space="preserve">. </w:delText>
        </w:r>
        <w:r w:rsidRPr="00A35F9B" w:rsidDel="007D58DF">
          <w:rPr>
            <w:rStyle w:val="Textoennegrita"/>
            <w:rFonts w:ascii="Verdana" w:hAnsi="Verdana"/>
            <w:b w:val="0"/>
            <w:sz w:val="20"/>
          </w:rPr>
          <w:delText>Método para crear un empleado.</w:delText>
        </w:r>
      </w:del>
    </w:p>
    <w:p w14:paraId="6C940001" w14:textId="0ADA2FE8" w:rsidR="00F4531C" w:rsidRPr="00204249" w:rsidDel="007D58DF" w:rsidRDefault="00F4531C" w:rsidP="0033769B">
      <w:pPr>
        <w:spacing w:before="0" w:line="240" w:lineRule="auto"/>
        <w:ind w:left="0"/>
        <w:jc w:val="left"/>
        <w:rPr>
          <w:del w:id="2557" w:author="COLMENA MATEOS Adrian" w:date="2018-11-26T11:51:00Z"/>
          <w:szCs w:val="18"/>
        </w:rPr>
      </w:pPr>
      <w:del w:id="2558" w:author="COLMENA MATEOS Adrian" w:date="2018-11-26T11:51:00Z">
        <w:r w:rsidRPr="00204249" w:rsidDel="007D58DF">
          <w:rPr>
            <w:szCs w:val="18"/>
          </w:rPr>
          <w:delText>public Empleado crearEmpleado(int id, String nombre, long salario) {</w:delText>
        </w:r>
      </w:del>
    </w:p>
    <w:p w14:paraId="04D10AD9" w14:textId="6F6C8CB4" w:rsidR="00F4531C" w:rsidRPr="00204249" w:rsidDel="007D58DF" w:rsidRDefault="00F4531C" w:rsidP="0033769B">
      <w:pPr>
        <w:spacing w:before="0" w:line="240" w:lineRule="auto"/>
        <w:ind w:left="0"/>
        <w:jc w:val="left"/>
        <w:rPr>
          <w:del w:id="2559" w:author="COLMENA MATEOS Adrian" w:date="2018-11-26T11:51:00Z"/>
          <w:szCs w:val="18"/>
          <w:lang w:val="es-ES_tradnl"/>
        </w:rPr>
      </w:pPr>
      <w:del w:id="2560" w:author="COLMENA MATEOS Adrian" w:date="2018-11-26T11:51:00Z">
        <w:r w:rsidRPr="00204249" w:rsidDel="007D58DF">
          <w:rPr>
            <w:szCs w:val="18"/>
            <w:lang w:val="es-ES_tradnl"/>
          </w:rPr>
          <w:delText>Empleado emp = new Empleado(id);</w:delText>
        </w:r>
      </w:del>
    </w:p>
    <w:p w14:paraId="6299CA45" w14:textId="325EC2C9" w:rsidR="00F4531C" w:rsidRPr="00204249" w:rsidDel="007D58DF" w:rsidRDefault="00F4531C" w:rsidP="0033769B">
      <w:pPr>
        <w:spacing w:before="0" w:line="240" w:lineRule="auto"/>
        <w:ind w:left="0"/>
        <w:jc w:val="left"/>
        <w:rPr>
          <w:del w:id="2561" w:author="COLMENA MATEOS Adrian" w:date="2018-11-26T11:51:00Z"/>
          <w:szCs w:val="18"/>
          <w:lang w:val="es-ES_tradnl"/>
        </w:rPr>
      </w:pPr>
      <w:del w:id="2562" w:author="COLMENA MATEOS Adrian" w:date="2018-11-26T11:51:00Z">
        <w:r w:rsidRPr="00204249" w:rsidDel="007D58DF">
          <w:rPr>
            <w:szCs w:val="18"/>
            <w:lang w:val="es-ES_tradnl"/>
          </w:rPr>
          <w:delText>emp.setNombre(nombre);</w:delText>
        </w:r>
      </w:del>
    </w:p>
    <w:p w14:paraId="40F1B60C" w14:textId="78637A59" w:rsidR="00F4531C" w:rsidRPr="00204249" w:rsidDel="007D58DF" w:rsidRDefault="00F4531C" w:rsidP="0033769B">
      <w:pPr>
        <w:spacing w:before="0" w:line="240" w:lineRule="auto"/>
        <w:ind w:left="0"/>
        <w:jc w:val="left"/>
        <w:rPr>
          <w:del w:id="2563" w:author="COLMENA MATEOS Adrian" w:date="2018-11-26T11:51:00Z"/>
          <w:szCs w:val="18"/>
          <w:lang w:val="es-ES_tradnl"/>
        </w:rPr>
      </w:pPr>
      <w:del w:id="2564" w:author="COLMENA MATEOS Adrian" w:date="2018-11-26T11:51:00Z">
        <w:r w:rsidRPr="00204249" w:rsidDel="007D58DF">
          <w:rPr>
            <w:szCs w:val="18"/>
            <w:lang w:val="es-ES_tradnl"/>
          </w:rPr>
          <w:delText>emp.setSalario(salario);</w:delText>
        </w:r>
      </w:del>
    </w:p>
    <w:p w14:paraId="13E1C34D" w14:textId="1B59A6AA" w:rsidR="00F4531C" w:rsidRPr="00204249" w:rsidDel="007D58DF" w:rsidRDefault="00F4531C" w:rsidP="0033769B">
      <w:pPr>
        <w:spacing w:before="0" w:line="240" w:lineRule="auto"/>
        <w:ind w:left="0"/>
        <w:jc w:val="left"/>
        <w:rPr>
          <w:del w:id="2565" w:author="COLMENA MATEOS Adrian" w:date="2018-11-26T11:51:00Z"/>
          <w:szCs w:val="18"/>
          <w:lang w:val="es-ES_tradnl"/>
        </w:rPr>
      </w:pPr>
      <w:del w:id="2566" w:author="COLMENA MATEOS Adrian" w:date="2018-11-26T11:51:00Z">
        <w:r w:rsidRPr="00204249" w:rsidDel="007D58DF">
          <w:rPr>
            <w:szCs w:val="18"/>
            <w:lang w:val="es-ES_tradnl"/>
          </w:rPr>
          <w:delText>em.persist(emp);</w:delText>
        </w:r>
      </w:del>
    </w:p>
    <w:p w14:paraId="570E2BC0" w14:textId="595B84D3" w:rsidR="00F4531C" w:rsidRPr="00204249" w:rsidDel="007D58DF" w:rsidRDefault="00F4531C" w:rsidP="0033769B">
      <w:pPr>
        <w:spacing w:before="0" w:line="240" w:lineRule="auto"/>
        <w:ind w:left="0"/>
        <w:jc w:val="left"/>
        <w:rPr>
          <w:del w:id="2567" w:author="COLMENA MATEOS Adrian" w:date="2018-11-26T11:51:00Z"/>
          <w:szCs w:val="18"/>
          <w:lang w:val="es-ES_tradnl"/>
        </w:rPr>
      </w:pPr>
      <w:del w:id="2568" w:author="COLMENA MATEOS Adrian" w:date="2018-11-26T11:51:00Z">
        <w:r w:rsidRPr="00204249" w:rsidDel="007D58DF">
          <w:rPr>
            <w:szCs w:val="18"/>
            <w:lang w:val="es-ES_tradnl"/>
          </w:rPr>
          <w:delText>return emp;</w:delText>
        </w:r>
      </w:del>
    </w:p>
    <w:p w14:paraId="55B1493A" w14:textId="27036DEB" w:rsidR="00F4531C" w:rsidRPr="00204249" w:rsidDel="007D58DF" w:rsidRDefault="00F4531C" w:rsidP="0033769B">
      <w:pPr>
        <w:spacing w:before="0" w:line="240" w:lineRule="auto"/>
        <w:ind w:left="0"/>
        <w:jc w:val="left"/>
        <w:rPr>
          <w:del w:id="2569" w:author="COLMENA MATEOS Adrian" w:date="2018-11-26T11:51:00Z"/>
          <w:rFonts w:ascii="RmrsbbYnmjylCvvcsjBwswjrTheSans" w:hAnsi="RmrsbbYnmjylCvvcsjBwswjrTheSans" w:cs="RmrsbbYnmjylCvvcsjBwswjrTheSans"/>
          <w:szCs w:val="18"/>
          <w:lang w:val="es-ES_tradnl"/>
        </w:rPr>
      </w:pPr>
      <w:del w:id="2570" w:author="COLMENA MATEOS Adrian" w:date="2018-11-26T11:51:00Z">
        <w:r w:rsidRPr="00204249" w:rsidDel="007D58DF">
          <w:rPr>
            <w:rFonts w:ascii="RmrsbbYnmjylCvvcsjBwswjrTheSans" w:hAnsi="RmrsbbYnmjylCvvcsjBwswjrTheSans" w:cs="RmrsbbYnmjylCvvcsjBwswjrTheSans"/>
            <w:szCs w:val="18"/>
            <w:lang w:val="es-ES_tradnl"/>
          </w:rPr>
          <w:delText>}</w:delText>
        </w:r>
      </w:del>
    </w:p>
    <w:p w14:paraId="0D53262B" w14:textId="77768F93" w:rsidR="00F4531C" w:rsidRPr="00A35F9B" w:rsidDel="007D58DF" w:rsidRDefault="00F4531C" w:rsidP="0033769B">
      <w:pPr>
        <w:spacing w:before="0" w:line="240" w:lineRule="auto"/>
        <w:ind w:left="0"/>
        <w:jc w:val="left"/>
        <w:rPr>
          <w:del w:id="2571" w:author="COLMENA MATEOS Adrian" w:date="2018-11-26T11:51:00Z"/>
          <w:lang w:val="es-ES_tradnl"/>
        </w:rPr>
      </w:pPr>
      <w:del w:id="2572" w:author="COLMENA MATEOS Adrian" w:date="2018-11-26T11:51:00Z">
        <w:r w:rsidRPr="00A35F9B" w:rsidDel="007D58DF">
          <w:rPr>
            <w:lang w:val="es-ES_tradnl"/>
          </w:rPr>
          <w:delText xml:space="preserve">Este método utiliza el Entity Manager em para persistir </w:delText>
        </w:r>
        <w:r w:rsidRPr="00A35F9B" w:rsidDel="007D58DF">
          <w:rPr>
            <w:rFonts w:ascii="Lucida Sans Typewriter" w:hAnsi="Lucida Sans Typewriter"/>
            <w:lang w:val="es-ES_tradnl"/>
          </w:rPr>
          <w:delText>Empleado</w:delText>
        </w:r>
        <w:r w:rsidRPr="00A35F9B" w:rsidDel="007D58DF">
          <w:rPr>
            <w:lang w:val="es-ES_tradnl"/>
          </w:rPr>
          <w:delText>. No es necesario preocuparse por un error de ejecución ya que de manera automática resultará en un PersistenceException.</w:delText>
        </w:r>
      </w:del>
    </w:p>
    <w:p w14:paraId="49EBE8E8" w14:textId="1A6EE4E1" w:rsidR="00F4531C" w:rsidRPr="00A35F9B" w:rsidDel="007D58DF" w:rsidRDefault="00F4531C" w:rsidP="0033769B">
      <w:pPr>
        <w:spacing w:before="0" w:line="240" w:lineRule="auto"/>
        <w:ind w:left="0"/>
        <w:jc w:val="left"/>
        <w:rPr>
          <w:del w:id="2573" w:author="COLMENA MATEOS Adrian" w:date="2018-11-26T11:51:00Z"/>
          <w:rFonts w:ascii="Lucida Sans Typewriter" w:hAnsi="Lucida Sans Typewriter" w:cs="Courier New"/>
          <w:szCs w:val="22"/>
          <w:lang w:val="es-ES_tradnl" w:eastAsia="en-US"/>
        </w:rPr>
      </w:pPr>
    </w:p>
    <w:p w14:paraId="7A52E957" w14:textId="11B5C7B8" w:rsidR="00F4531C" w:rsidRPr="00A35F9B" w:rsidDel="007D58DF" w:rsidRDefault="00F4531C" w:rsidP="0033769B">
      <w:pPr>
        <w:spacing w:before="0" w:line="240" w:lineRule="auto"/>
        <w:ind w:left="0"/>
        <w:jc w:val="left"/>
        <w:rPr>
          <w:del w:id="2574" w:author="COLMENA MATEOS Adrian" w:date="2018-11-26T11:51:00Z"/>
          <w:lang w:val="es-ES_tradnl"/>
        </w:rPr>
      </w:pPr>
      <w:del w:id="2575" w:author="COLMENA MATEOS Adrian" w:date="2018-11-26T11:51:00Z">
        <w:r w:rsidRPr="00A35F9B" w:rsidDel="007D58DF">
          <w:rPr>
            <w:lang w:val="es-ES_tradnl"/>
          </w:rPr>
          <w:delText xml:space="preserve">El método </w:delText>
        </w:r>
        <w:r w:rsidRPr="00A35F9B" w:rsidDel="007D58DF">
          <w:rPr>
            <w:rFonts w:ascii="Lucida Sans Typewriter" w:hAnsi="Lucida Sans Typewriter"/>
            <w:lang w:val="es-ES_tradnl"/>
          </w:rPr>
          <w:delText>find</w:delText>
        </w:r>
        <w:r w:rsidRPr="00A35F9B" w:rsidDel="007D58DF">
          <w:rPr>
            <w:lang w:val="es-ES_tradnl"/>
          </w:rPr>
          <w:delText>.</w:delText>
        </w:r>
      </w:del>
    </w:p>
    <w:p w14:paraId="59CE9F5F" w14:textId="05BB9B70" w:rsidR="00F4531C" w:rsidRPr="00A35F9B" w:rsidDel="007D58DF" w:rsidRDefault="00F4531C" w:rsidP="0033769B">
      <w:pPr>
        <w:spacing w:before="0" w:line="240" w:lineRule="auto"/>
        <w:ind w:left="0"/>
        <w:jc w:val="left"/>
        <w:rPr>
          <w:del w:id="2576" w:author="COLMENA MATEOS Adrian" w:date="2018-11-26T11:51:00Z"/>
          <w:lang w:val="es-ES_tradnl"/>
        </w:rPr>
      </w:pPr>
      <w:del w:id="2577" w:author="COLMENA MATEOS Adrian" w:date="2018-11-26T11:51:00Z">
        <w:r w:rsidRPr="00A35F9B" w:rsidDel="007D58DF">
          <w:rPr>
            <w:lang w:val="es-ES_tradnl"/>
          </w:rPr>
          <w:delText>Cuando una entidad ya esté en la base de datos, lo normal será encontrarla. Con esta línea podremos hacerlo:</w:delText>
        </w:r>
      </w:del>
    </w:p>
    <w:p w14:paraId="66C4E796" w14:textId="0946D701" w:rsidR="00F4531C" w:rsidRPr="003469C5" w:rsidDel="007D58DF" w:rsidRDefault="00F4531C" w:rsidP="0033769B">
      <w:pPr>
        <w:spacing w:before="0" w:line="240" w:lineRule="auto"/>
        <w:ind w:left="0"/>
        <w:jc w:val="left"/>
        <w:rPr>
          <w:del w:id="2578" w:author="COLMENA MATEOS Adrian" w:date="2018-11-26T11:51:00Z"/>
        </w:rPr>
      </w:pPr>
      <w:del w:id="2579" w:author="COLMENA MATEOS Adrian" w:date="2018-11-26T11:51:00Z">
        <w:r w:rsidRPr="003469C5" w:rsidDel="007D58DF">
          <w:delText>Empleado emp = em.find(Empleado.class, 158);</w:delText>
        </w:r>
      </w:del>
    </w:p>
    <w:p w14:paraId="2AF54ACC" w14:textId="47FF8388" w:rsidR="00F4531C" w:rsidRPr="00A35F9B" w:rsidDel="007D58DF" w:rsidRDefault="00F4531C" w:rsidP="0033769B">
      <w:pPr>
        <w:spacing w:before="0" w:line="240" w:lineRule="auto"/>
        <w:ind w:left="0"/>
        <w:jc w:val="left"/>
        <w:rPr>
          <w:del w:id="2580" w:author="COLMENA MATEOS Adrian" w:date="2018-11-26T11:51:00Z"/>
          <w:lang w:val="es-ES_tradnl"/>
        </w:rPr>
      </w:pPr>
      <w:del w:id="2581" w:author="COLMENA MATEOS Adrian" w:date="2018-11-26T11:51:00Z">
        <w:r w:rsidRPr="00A35F9B" w:rsidDel="007D58DF">
          <w:rPr>
            <w:lang w:val="es-ES_tradnl"/>
          </w:rPr>
          <w:delText xml:space="preserve">Es necesario escribir la clase de la entidad que estemos buscando y el valor de su clave primaria. Una vez encontrado el empleado existirá en la persistencia actual asociada a ese EM. El pasarse la clase evita hacerle un cast posterior de objeto (lo que devuelve el find por defecto) a la clase de nuestra entidad. </w:delText>
        </w:r>
      </w:del>
    </w:p>
    <w:p w14:paraId="1F433DC4" w14:textId="085210CE" w:rsidR="00F4531C" w:rsidRPr="00A35F9B" w:rsidDel="007D58DF" w:rsidRDefault="00F4531C" w:rsidP="0033769B">
      <w:pPr>
        <w:spacing w:before="0" w:line="240" w:lineRule="auto"/>
        <w:ind w:left="0"/>
        <w:jc w:val="left"/>
        <w:rPr>
          <w:del w:id="2582" w:author="COLMENA MATEOS Adrian" w:date="2018-11-26T11:51:00Z"/>
          <w:rFonts w:ascii="Lucida Sans Typewriter" w:hAnsi="Lucida Sans Typewriter"/>
          <w:lang w:val="es-ES_tradnl"/>
        </w:rPr>
      </w:pPr>
      <w:del w:id="2583" w:author="COLMENA MATEOS Adrian" w:date="2018-11-26T11:51:00Z">
        <w:r w:rsidRPr="00A35F9B" w:rsidDel="007D58DF">
          <w:rPr>
            <w:lang w:val="es-ES_tradnl"/>
          </w:rPr>
          <w:delText xml:space="preserve">Si para buscar un objeto utilizamos una ID incorrecta (un objeto que haya sido borrado o que nunca haya existido) devolverá un valor </w:delText>
        </w:r>
        <w:r w:rsidRPr="00A35F9B" w:rsidDel="007D58DF">
          <w:rPr>
            <w:rFonts w:ascii="Lucida Sans Typewriter" w:hAnsi="Lucida Sans Typewriter"/>
            <w:lang w:val="es-ES_tradnl"/>
          </w:rPr>
          <w:delText>null</w:delText>
        </w:r>
        <w:r w:rsidRPr="00A35F9B" w:rsidDel="007D58DF">
          <w:rPr>
            <w:lang w:val="es-ES_tradnl"/>
          </w:rPr>
          <w:delText xml:space="preserve"> del objeto. Antes de volver a utilizar emp debe verificarse si el valor de este es </w:delText>
        </w:r>
        <w:r w:rsidRPr="00A35F9B" w:rsidDel="007D58DF">
          <w:rPr>
            <w:rFonts w:ascii="Lucida Sans Typewriter" w:hAnsi="Lucida Sans Typewriter"/>
            <w:lang w:val="es-ES_tradnl"/>
          </w:rPr>
          <w:delText>null.</w:delText>
        </w:r>
      </w:del>
    </w:p>
    <w:p w14:paraId="71A550E2" w14:textId="2212DFE7" w:rsidR="00F4531C" w:rsidRPr="00A35F9B" w:rsidDel="007D58DF" w:rsidRDefault="00F4531C" w:rsidP="0033769B">
      <w:pPr>
        <w:spacing w:before="0" w:line="240" w:lineRule="auto"/>
        <w:ind w:left="0"/>
        <w:jc w:val="left"/>
        <w:rPr>
          <w:del w:id="2584" w:author="COLMENA MATEOS Adrian" w:date="2018-11-26T11:51:00Z"/>
          <w:rFonts w:ascii="Lucida Sans Typewriter" w:hAnsi="Lucida Sans Typewriter"/>
          <w:lang w:val="es-ES_tradnl"/>
        </w:rPr>
      </w:pPr>
      <w:del w:id="2585" w:author="COLMENA MATEOS Adrian" w:date="2018-11-26T11:51:00Z">
        <w:r w:rsidRPr="00A35F9B" w:rsidDel="007D58DF">
          <w:rPr>
            <w:lang w:val="es-ES_tradnl"/>
          </w:rPr>
          <w:delText xml:space="preserve">En el </w:delText>
        </w:r>
        <w:r w:rsidR="00A35F9B" w:rsidDel="007D58DF">
          <w:rPr>
            <w:lang w:val="es-ES_tradnl"/>
          </w:rPr>
          <w:delText>Ejemplo 3</w:delText>
        </w:r>
        <w:r w:rsidRPr="00A35F9B" w:rsidDel="007D58DF">
          <w:rPr>
            <w:lang w:val="es-ES_tradnl"/>
          </w:rPr>
          <w:delText xml:space="preserve"> se muestra un secillo ejemplo del método </w:delText>
        </w:r>
        <w:r w:rsidRPr="00A35F9B" w:rsidDel="007D58DF">
          <w:rPr>
            <w:rFonts w:ascii="Lucida Sans Typewriter" w:hAnsi="Lucida Sans Typewriter"/>
            <w:lang w:val="es-ES_tradnl"/>
          </w:rPr>
          <w:delText>find.</w:delText>
        </w:r>
      </w:del>
    </w:p>
    <w:p w14:paraId="6E1CCF48" w14:textId="49247087" w:rsidR="00F4531C" w:rsidRPr="00A35F9B" w:rsidDel="007D58DF" w:rsidRDefault="00F4531C" w:rsidP="0033769B">
      <w:pPr>
        <w:spacing w:before="0" w:line="240" w:lineRule="auto"/>
        <w:ind w:left="0"/>
        <w:jc w:val="left"/>
        <w:rPr>
          <w:del w:id="2586" w:author="COLMENA MATEOS Adrian" w:date="2018-11-26T11:51:00Z"/>
          <w:rFonts w:ascii="Lucida Sans Typewriter" w:hAnsi="Lucida Sans Typewriter" w:cs="RmrsbbYnmjylCvvcsjBwswjrTheSans"/>
          <w:szCs w:val="22"/>
          <w:lang w:val="es-ES_tradnl" w:eastAsia="en-US"/>
        </w:rPr>
      </w:pPr>
    </w:p>
    <w:p w14:paraId="6248ED9F" w14:textId="2DDA8A45" w:rsidR="00F4531C" w:rsidRPr="00A35F9B" w:rsidDel="007D58DF" w:rsidRDefault="00F4531C" w:rsidP="0033769B">
      <w:pPr>
        <w:spacing w:before="0" w:line="240" w:lineRule="auto"/>
        <w:ind w:left="0"/>
        <w:jc w:val="left"/>
        <w:rPr>
          <w:del w:id="2587" w:author="COLMENA MATEOS Adrian" w:date="2018-11-26T11:51:00Z"/>
          <w:rFonts w:cs="RmrsbbYnmjylCvvcsjBwswjrTheSans"/>
          <w:sz w:val="20"/>
          <w:szCs w:val="22"/>
          <w:lang w:val="es-ES_tradnl" w:eastAsia="en-US"/>
        </w:rPr>
      </w:pPr>
      <w:del w:id="2588" w:author="COLMENA MATEOS Adrian" w:date="2018-11-26T11:51:00Z">
        <w:r w:rsidRPr="00A35F9B" w:rsidDel="007D58DF">
          <w:rPr>
            <w:rFonts w:cs="Arial"/>
            <w:b/>
            <w:i/>
            <w:sz w:val="20"/>
            <w:szCs w:val="22"/>
            <w:lang w:val="es-ES_tradnl" w:eastAsia="en-US"/>
          </w:rPr>
          <w:delText>Ejemplo</w:delText>
        </w:r>
        <w:r w:rsidR="00A35F9B" w:rsidRPr="00A35F9B" w:rsidDel="007D58DF">
          <w:rPr>
            <w:rFonts w:cs="Arial"/>
            <w:b/>
            <w:i/>
            <w:sz w:val="20"/>
            <w:szCs w:val="22"/>
            <w:lang w:val="es-ES_tradnl" w:eastAsia="en-US"/>
          </w:rPr>
          <w:delText xml:space="preserve"> 3</w:delText>
        </w:r>
        <w:r w:rsidRPr="00A35F9B" w:rsidDel="007D58DF">
          <w:rPr>
            <w:rFonts w:cs="Arial"/>
            <w:sz w:val="20"/>
            <w:szCs w:val="22"/>
            <w:lang w:val="es-ES_tradnl" w:eastAsia="en-US"/>
          </w:rPr>
          <w:delText>. Método para encontrar un</w:delText>
        </w:r>
        <w:r w:rsidRPr="00A35F9B" w:rsidDel="007D58DF">
          <w:rPr>
            <w:rFonts w:cs="RmrsbbYnmjylCvvcsjBwswjrTheSans"/>
            <w:sz w:val="20"/>
            <w:szCs w:val="22"/>
            <w:lang w:val="es-ES_tradnl" w:eastAsia="en-US"/>
          </w:rPr>
          <w:delText xml:space="preserve"> Empleado</w:delText>
        </w:r>
      </w:del>
    </w:p>
    <w:p w14:paraId="22D0DF54" w14:textId="33F73DC7" w:rsidR="00F4531C" w:rsidRPr="00A35F9B" w:rsidDel="007D58DF" w:rsidRDefault="00F4531C" w:rsidP="0033769B">
      <w:pPr>
        <w:spacing w:before="0" w:line="240" w:lineRule="auto"/>
        <w:ind w:left="0"/>
        <w:jc w:val="left"/>
        <w:rPr>
          <w:del w:id="2589" w:author="COLMENA MATEOS Adrian" w:date="2018-11-26T11:51:00Z"/>
          <w:rFonts w:ascii="Lucida Sans Typewriter" w:hAnsi="Lucida Sans Typewriter" w:cs="RmrsbbYnmjylCvvcsjBwswjrTheSans"/>
          <w:szCs w:val="22"/>
          <w:lang w:val="es-ES_tradnl" w:eastAsia="en-US"/>
        </w:rPr>
      </w:pPr>
    </w:p>
    <w:p w14:paraId="421468F1" w14:textId="2F09C46D" w:rsidR="00F4531C" w:rsidRPr="00FA08A3" w:rsidDel="007D58DF" w:rsidRDefault="00F4531C" w:rsidP="0033769B">
      <w:pPr>
        <w:spacing w:before="0" w:line="240" w:lineRule="auto"/>
        <w:ind w:left="0"/>
        <w:jc w:val="left"/>
        <w:rPr>
          <w:del w:id="2590" w:author="COLMENA MATEOS Adrian" w:date="2018-11-26T11:51:00Z"/>
          <w:rFonts w:ascii="Lucida Sans Typewriter" w:hAnsi="Lucida Sans Typewriter" w:cs="RmrsbbYnmjylCvvcsjBwswjrTheSans"/>
          <w:sz w:val="20"/>
          <w:szCs w:val="22"/>
          <w:lang w:val="es-ES_tradnl" w:eastAsia="en-US"/>
        </w:rPr>
      </w:pPr>
      <w:del w:id="2591" w:author="COLMENA MATEOS Adrian" w:date="2018-11-26T11:51:00Z">
        <w:r w:rsidRPr="00FA08A3" w:rsidDel="007D58DF">
          <w:rPr>
            <w:rFonts w:ascii="Lucida Sans Typewriter" w:hAnsi="Lucida Sans Typewriter" w:cs="RmrsbbYnmjylCvvcsjBwswjrTheSans"/>
            <w:sz w:val="20"/>
            <w:szCs w:val="22"/>
            <w:lang w:val="es-ES_tradnl" w:eastAsia="en-US"/>
          </w:rPr>
          <w:delText>public Empleado encontrarEmpleado(int id) {</w:delText>
        </w:r>
      </w:del>
    </w:p>
    <w:p w14:paraId="240AADB5" w14:textId="25EEC0F4" w:rsidR="00F4531C" w:rsidRPr="00095204" w:rsidDel="007D58DF" w:rsidRDefault="00F4531C" w:rsidP="0033769B">
      <w:pPr>
        <w:spacing w:before="0" w:line="240" w:lineRule="auto"/>
        <w:ind w:left="0"/>
        <w:jc w:val="left"/>
        <w:rPr>
          <w:del w:id="2592" w:author="COLMENA MATEOS Adrian" w:date="2018-11-26T11:51:00Z"/>
          <w:rFonts w:ascii="Lucida Sans Typewriter" w:hAnsi="Lucida Sans Typewriter" w:cs="RmrsbbYnmjylCvvcsjBwswjrTheSans"/>
          <w:sz w:val="20"/>
          <w:szCs w:val="22"/>
          <w:lang w:val="en-US" w:eastAsia="en-US"/>
        </w:rPr>
      </w:pPr>
      <w:del w:id="2593" w:author="COLMENA MATEOS Adrian" w:date="2018-11-26T11:51:00Z">
        <w:r w:rsidRPr="00FA08A3" w:rsidDel="007D58DF">
          <w:rPr>
            <w:rFonts w:ascii="Lucida Sans Typewriter" w:hAnsi="Lucida Sans Typewriter" w:cs="RmrsbbYnmjylCvvcsjBwswjrTheSans"/>
            <w:sz w:val="20"/>
            <w:szCs w:val="22"/>
            <w:lang w:val="es-ES_tradnl" w:eastAsia="en-US"/>
          </w:rPr>
          <w:delText xml:space="preserve">   </w:delText>
        </w:r>
        <w:r w:rsidRPr="00095204" w:rsidDel="007D58DF">
          <w:rPr>
            <w:rFonts w:ascii="Lucida Sans Typewriter" w:hAnsi="Lucida Sans Typewriter" w:cs="RmrsbbYnmjylCvvcsjBwswjrTheSans"/>
            <w:sz w:val="20"/>
            <w:szCs w:val="22"/>
            <w:lang w:val="en-US" w:eastAsia="en-US"/>
          </w:rPr>
          <w:delText>return em.find(Empleado.class, id);</w:delText>
        </w:r>
      </w:del>
    </w:p>
    <w:p w14:paraId="48B6CF85" w14:textId="1B40622C" w:rsidR="00F4531C" w:rsidRPr="00FA08A3" w:rsidDel="007D58DF" w:rsidRDefault="00F4531C" w:rsidP="0033769B">
      <w:pPr>
        <w:spacing w:before="0" w:line="240" w:lineRule="auto"/>
        <w:ind w:left="0"/>
        <w:jc w:val="left"/>
        <w:rPr>
          <w:del w:id="2594" w:author="COLMENA MATEOS Adrian" w:date="2018-11-26T11:51:00Z"/>
          <w:rFonts w:ascii="Lucida Sans Typewriter" w:hAnsi="Lucida Sans Typewriter"/>
          <w:sz w:val="16"/>
          <w:lang w:val="es-ES_tradnl"/>
        </w:rPr>
      </w:pPr>
      <w:del w:id="2595" w:author="COLMENA MATEOS Adrian" w:date="2018-11-26T11:51:00Z">
        <w:r w:rsidRPr="00FA08A3" w:rsidDel="007D58DF">
          <w:rPr>
            <w:rFonts w:ascii="Lucida Sans Typewriter" w:hAnsi="Lucida Sans Typewriter" w:cs="RmrsbbYnmjylCvvcsjBwswjrTheSans"/>
            <w:sz w:val="20"/>
            <w:szCs w:val="22"/>
            <w:lang w:val="es-ES_tradnl" w:eastAsia="en-US"/>
          </w:rPr>
          <w:delText>}</w:delText>
        </w:r>
      </w:del>
    </w:p>
    <w:p w14:paraId="28440832" w14:textId="5EDC8557" w:rsidR="00F4531C" w:rsidRPr="00A35F9B" w:rsidDel="007D58DF" w:rsidRDefault="00F4531C" w:rsidP="0033769B">
      <w:pPr>
        <w:spacing w:before="0" w:line="240" w:lineRule="auto"/>
        <w:ind w:left="0"/>
        <w:jc w:val="left"/>
        <w:rPr>
          <w:del w:id="2596" w:author="COLMENA MATEOS Adrian" w:date="2018-11-26T11:51:00Z"/>
          <w:lang w:val="es-ES_tradnl"/>
        </w:rPr>
      </w:pPr>
      <w:del w:id="2597" w:author="COLMENA MATEOS Adrian" w:date="2018-11-26T11:51:00Z">
        <w:r w:rsidRPr="00A35F9B" w:rsidDel="007D58DF">
          <w:rPr>
            <w:lang w:val="es-ES_tradnl"/>
          </w:rPr>
          <w:delText xml:space="preserve">El método </w:delText>
        </w:r>
        <w:r w:rsidRPr="00A35F9B" w:rsidDel="007D58DF">
          <w:rPr>
            <w:rFonts w:ascii="Lucida Sans Typewriter" w:hAnsi="Lucida Sans Typewriter"/>
            <w:lang w:val="es-ES_tradnl"/>
          </w:rPr>
          <w:delText>remove</w:delText>
        </w:r>
        <w:r w:rsidRPr="00A35F9B" w:rsidDel="007D58DF">
          <w:rPr>
            <w:lang w:val="es-ES_tradnl"/>
          </w:rPr>
          <w:delText>.</w:delText>
        </w:r>
      </w:del>
    </w:p>
    <w:p w14:paraId="54FB28B3" w14:textId="53F67843" w:rsidR="00F4531C" w:rsidRPr="00A35F9B" w:rsidDel="007D58DF" w:rsidRDefault="00F4531C" w:rsidP="0033769B">
      <w:pPr>
        <w:spacing w:before="0" w:line="240" w:lineRule="auto"/>
        <w:ind w:left="0"/>
        <w:jc w:val="left"/>
        <w:rPr>
          <w:del w:id="2598" w:author="COLMENA MATEOS Adrian" w:date="2018-11-26T11:51:00Z"/>
          <w:lang w:val="es-ES_tradnl"/>
        </w:rPr>
      </w:pPr>
      <w:del w:id="2599" w:author="COLMENA MATEOS Adrian" w:date="2018-11-26T11:51:00Z">
        <w:r w:rsidRPr="00A35F9B" w:rsidDel="007D58DF">
          <w:rPr>
            <w:lang w:val="es-ES_tradnl"/>
          </w:rPr>
          <w:delText xml:space="preserve">No es muy común borrar una entidad en una base de datos, más fácil es marcarla como no válida o desfasada y no mostrarla al cliente. </w:delText>
        </w:r>
      </w:del>
    </w:p>
    <w:p w14:paraId="42554041" w14:textId="245DC415" w:rsidR="00F4531C" w:rsidRPr="00A35F9B" w:rsidDel="007D58DF" w:rsidRDefault="00F4531C" w:rsidP="0033769B">
      <w:pPr>
        <w:spacing w:before="0" w:line="240" w:lineRule="auto"/>
        <w:ind w:left="0"/>
        <w:jc w:val="left"/>
        <w:rPr>
          <w:del w:id="2600" w:author="COLMENA MATEOS Adrian" w:date="2018-11-26T11:51:00Z"/>
          <w:lang w:val="es-ES_tradnl"/>
        </w:rPr>
      </w:pPr>
      <w:del w:id="2601" w:author="COLMENA MATEOS Adrian" w:date="2018-11-26T11:51:00Z">
        <w:r w:rsidRPr="00A35F9B" w:rsidDel="007D58DF">
          <w:rPr>
            <w:lang w:val="es-ES_tradnl"/>
          </w:rPr>
          <w:delText xml:space="preserve">Si queremos ejecutar lo que sería en SQL un </w:delText>
        </w:r>
        <w:r w:rsidRPr="00A35F9B" w:rsidDel="007D58DF">
          <w:rPr>
            <w:rFonts w:ascii="Lucida Sans Typewriter" w:hAnsi="Lucida Sans Typewriter"/>
            <w:lang w:val="es-ES_tradnl"/>
          </w:rPr>
          <w:delText>DELETE</w:delText>
        </w:r>
        <w:r w:rsidRPr="00A35F9B" w:rsidDel="007D58DF">
          <w:rPr>
            <w:lang w:val="es-ES_tradnl"/>
          </w:rPr>
          <w:delText xml:space="preserve">, en una o más tablas el método </w:delText>
        </w:r>
        <w:r w:rsidRPr="00A35F9B" w:rsidDel="007D58DF">
          <w:rPr>
            <w:rFonts w:ascii="Lucida Sans Typewriter" w:hAnsi="Lucida Sans Typewriter"/>
            <w:lang w:val="es-ES_tradnl"/>
          </w:rPr>
          <w:delText>remove</w:delText>
        </w:r>
        <w:r w:rsidRPr="00A35F9B" w:rsidDel="007D58DF">
          <w:rPr>
            <w:lang w:val="es-ES_tradnl"/>
          </w:rPr>
          <w:delText xml:space="preserve"> cobra sentido. </w:delText>
        </w:r>
      </w:del>
    </w:p>
    <w:p w14:paraId="5B8EE6A9" w14:textId="501EB6AA" w:rsidR="00F4531C" w:rsidRPr="00A35F9B" w:rsidDel="007D58DF" w:rsidRDefault="00F4531C" w:rsidP="0033769B">
      <w:pPr>
        <w:spacing w:before="0" w:line="240" w:lineRule="auto"/>
        <w:ind w:left="0"/>
        <w:jc w:val="left"/>
        <w:rPr>
          <w:del w:id="2602" w:author="COLMENA MATEOS Adrian" w:date="2018-11-26T11:51:00Z"/>
          <w:lang w:val="es-ES_tradnl"/>
        </w:rPr>
      </w:pPr>
      <w:del w:id="2603" w:author="COLMENA MATEOS Adrian" w:date="2018-11-26T11:51:00Z">
        <w:r w:rsidRPr="00A35F9B" w:rsidDel="007D58DF">
          <w:rPr>
            <w:lang w:val="es-ES_tradnl"/>
          </w:rPr>
          <w:delText>Para poder eliminar una entidad, esta tiene que estar en el contexto de persistencia. Es decir, antes de eliminarla, la aplicación debe haber accedido a esa entidad como puede verse en las siguientes líneas de código:</w:delText>
        </w:r>
      </w:del>
    </w:p>
    <w:p w14:paraId="1433D490" w14:textId="4552872D" w:rsidR="00F4531C" w:rsidRPr="00095204" w:rsidDel="007D58DF" w:rsidRDefault="00F4531C" w:rsidP="0033769B">
      <w:pPr>
        <w:spacing w:before="0" w:line="240" w:lineRule="auto"/>
        <w:ind w:left="0"/>
        <w:jc w:val="left"/>
        <w:rPr>
          <w:del w:id="2604" w:author="COLMENA MATEOS Adrian" w:date="2018-11-26T11:51:00Z"/>
          <w:sz w:val="20"/>
        </w:rPr>
      </w:pPr>
      <w:del w:id="2605" w:author="COLMENA MATEOS Adrian" w:date="2018-11-26T11:51:00Z">
        <w:r w:rsidRPr="00095204" w:rsidDel="007D58DF">
          <w:rPr>
            <w:sz w:val="20"/>
          </w:rPr>
          <w:delText>Empleado emp = em.find(Empleado.class, 158);</w:delText>
        </w:r>
      </w:del>
    </w:p>
    <w:p w14:paraId="236E52C2" w14:textId="0A18A703" w:rsidR="00F4531C" w:rsidRPr="00FA08A3" w:rsidDel="007D58DF" w:rsidRDefault="00F4531C" w:rsidP="0033769B">
      <w:pPr>
        <w:spacing w:before="0" w:line="240" w:lineRule="auto"/>
        <w:ind w:left="0"/>
        <w:jc w:val="left"/>
        <w:rPr>
          <w:del w:id="2606" w:author="COLMENA MATEOS Adrian" w:date="2018-11-26T11:51:00Z"/>
          <w:sz w:val="20"/>
          <w:lang w:val="es-ES_tradnl"/>
        </w:rPr>
      </w:pPr>
      <w:del w:id="2607" w:author="COLMENA MATEOS Adrian" w:date="2018-11-26T11:51:00Z">
        <w:r w:rsidRPr="00FA08A3" w:rsidDel="007D58DF">
          <w:rPr>
            <w:sz w:val="20"/>
            <w:lang w:val="es-ES_tradnl"/>
          </w:rPr>
          <w:delText>em.remove(emp);</w:delText>
        </w:r>
      </w:del>
    </w:p>
    <w:p w14:paraId="5A69AA07" w14:textId="6ECBD383" w:rsidR="00F4531C" w:rsidRPr="00A35F9B" w:rsidDel="007D58DF" w:rsidRDefault="00F4531C" w:rsidP="0033769B">
      <w:pPr>
        <w:spacing w:before="0" w:line="240" w:lineRule="auto"/>
        <w:ind w:left="0"/>
        <w:jc w:val="left"/>
        <w:rPr>
          <w:del w:id="2608" w:author="COLMENA MATEOS Adrian" w:date="2018-11-26T11:51:00Z"/>
          <w:lang w:val="es-ES_tradnl"/>
        </w:rPr>
      </w:pPr>
    </w:p>
    <w:p w14:paraId="22ACA84F" w14:textId="776BAD4C" w:rsidR="00F4531C" w:rsidRPr="00A35F9B" w:rsidDel="007D58DF" w:rsidRDefault="00F4531C" w:rsidP="0033769B">
      <w:pPr>
        <w:spacing w:before="0" w:line="240" w:lineRule="auto"/>
        <w:ind w:left="0"/>
        <w:jc w:val="left"/>
        <w:rPr>
          <w:del w:id="2609" w:author="COLMENA MATEOS Adrian" w:date="2018-11-26T11:51:00Z"/>
          <w:lang w:val="es-ES_tradnl"/>
        </w:rPr>
      </w:pPr>
      <w:del w:id="2610" w:author="COLMENA MATEOS Adrian" w:date="2018-11-26T11:51:00Z">
        <w:r w:rsidRPr="00A35F9B" w:rsidDel="007D58DF">
          <w:rPr>
            <w:lang w:val="es-ES_tradnl"/>
          </w:rPr>
          <w:delText xml:space="preserve">Primero la entidad debe ser encontrada utilizando find(), que devolverá una instancia de Empleado, y luego eliminarla utilizando remove(). La excepción </w:delText>
        </w:r>
        <w:r w:rsidRPr="00A35F9B" w:rsidDel="007D58DF">
          <w:rPr>
            <w:rFonts w:cs="RmrsbbYnmjylCvvcsjBwswjrTheSans"/>
            <w:szCs w:val="22"/>
            <w:lang w:val="es-ES_tradnl" w:eastAsia="en-US"/>
          </w:rPr>
          <w:delText xml:space="preserve">java.lang.IllegalArgumentException </w:delText>
        </w:r>
        <w:r w:rsidRPr="00A35F9B" w:rsidDel="007D58DF">
          <w:rPr>
            <w:lang w:val="es-ES_tradnl"/>
          </w:rPr>
          <w:delText>aparecerá si el valor de find() es null. Esto puede solucionarse comprobando que existe el empleado antes de intentar borrarl</w:delText>
        </w:r>
        <w:r w:rsidR="00FA08A3" w:rsidDel="007D58DF">
          <w:rPr>
            <w:lang w:val="es-ES_tradnl"/>
          </w:rPr>
          <w:delText>o, como en el Ejemplo 4.</w:delText>
        </w:r>
      </w:del>
    </w:p>
    <w:p w14:paraId="54C1A967" w14:textId="78E43F5B" w:rsidR="00F4531C" w:rsidRPr="00A35F9B" w:rsidDel="007D58DF" w:rsidRDefault="00F4531C" w:rsidP="0033769B">
      <w:pPr>
        <w:spacing w:before="0" w:line="240" w:lineRule="auto"/>
        <w:ind w:left="0"/>
        <w:jc w:val="left"/>
        <w:rPr>
          <w:del w:id="2611" w:author="COLMENA MATEOS Adrian" w:date="2018-11-26T11:51:00Z"/>
          <w:lang w:val="es-ES_tradnl"/>
        </w:rPr>
      </w:pPr>
    </w:p>
    <w:p w14:paraId="248CB1EE" w14:textId="32330BF6" w:rsidR="00F4531C" w:rsidRPr="00FA08A3" w:rsidDel="007D58DF" w:rsidRDefault="00F4531C" w:rsidP="0033769B">
      <w:pPr>
        <w:spacing w:before="0" w:line="240" w:lineRule="auto"/>
        <w:ind w:left="0"/>
        <w:jc w:val="left"/>
        <w:rPr>
          <w:del w:id="2612" w:author="COLMENA MATEOS Adrian" w:date="2018-11-26T11:51:00Z"/>
          <w:rStyle w:val="Textoennegrita"/>
          <w:rFonts w:ascii="Verdana" w:hAnsi="Verdana"/>
          <w:b w:val="0"/>
          <w:sz w:val="20"/>
        </w:rPr>
      </w:pPr>
      <w:del w:id="2613" w:author="COLMENA MATEOS Adrian" w:date="2018-11-26T11:51:00Z">
        <w:r w:rsidRPr="00FA08A3" w:rsidDel="007D58DF">
          <w:rPr>
            <w:rStyle w:val="Textoennegrita"/>
            <w:rFonts w:ascii="Verdana" w:hAnsi="Verdana"/>
            <w:i/>
            <w:sz w:val="20"/>
          </w:rPr>
          <w:delText>Ejemplo</w:delText>
        </w:r>
        <w:r w:rsidR="00FA08A3" w:rsidRPr="00FA08A3" w:rsidDel="007D58DF">
          <w:rPr>
            <w:rStyle w:val="Textoennegrita"/>
            <w:rFonts w:ascii="Verdana" w:hAnsi="Verdana"/>
            <w:i/>
            <w:sz w:val="20"/>
          </w:rPr>
          <w:delText xml:space="preserve"> 4</w:delText>
        </w:r>
        <w:r w:rsidRPr="00FA08A3" w:rsidDel="007D58DF">
          <w:rPr>
            <w:rStyle w:val="Textoennegrita"/>
            <w:rFonts w:ascii="Verdana" w:hAnsi="Verdana"/>
            <w:i/>
            <w:sz w:val="20"/>
          </w:rPr>
          <w:delText>.</w:delText>
        </w:r>
        <w:r w:rsidRPr="00FA08A3" w:rsidDel="007D58DF">
          <w:rPr>
            <w:rStyle w:val="Textoennegrita"/>
            <w:rFonts w:ascii="Verdana" w:hAnsi="Verdana"/>
            <w:sz w:val="20"/>
          </w:rPr>
          <w:delText xml:space="preserve"> </w:delText>
        </w:r>
        <w:r w:rsidRPr="00FA08A3" w:rsidDel="007D58DF">
          <w:rPr>
            <w:rStyle w:val="Textoennegrita"/>
            <w:rFonts w:ascii="Verdana" w:hAnsi="Verdana"/>
            <w:b w:val="0"/>
            <w:sz w:val="20"/>
          </w:rPr>
          <w:delText>Método para eliminar un empleado.</w:delText>
        </w:r>
      </w:del>
    </w:p>
    <w:p w14:paraId="4492C550" w14:textId="6B5E983C" w:rsidR="00F4531C" w:rsidRPr="00A35F9B" w:rsidDel="007D58DF" w:rsidRDefault="00F4531C" w:rsidP="0033769B">
      <w:pPr>
        <w:spacing w:before="0" w:line="240" w:lineRule="auto"/>
        <w:ind w:left="0"/>
        <w:jc w:val="left"/>
        <w:rPr>
          <w:del w:id="2614" w:author="COLMENA MATEOS Adrian" w:date="2018-11-26T11:51:00Z"/>
          <w:rStyle w:val="Textoennegrita"/>
          <w:b w:val="0"/>
        </w:rPr>
      </w:pPr>
    </w:p>
    <w:p w14:paraId="4DA85D56" w14:textId="6FD7A144" w:rsidR="00F4531C" w:rsidRPr="00FA08A3" w:rsidDel="007D58DF" w:rsidRDefault="00F4531C" w:rsidP="0033769B">
      <w:pPr>
        <w:spacing w:before="0" w:line="240" w:lineRule="auto"/>
        <w:ind w:left="0"/>
        <w:jc w:val="left"/>
        <w:rPr>
          <w:del w:id="2615" w:author="COLMENA MATEOS Adrian" w:date="2018-11-26T11:51:00Z"/>
          <w:rFonts w:ascii="Lucida Sans Typewriter" w:hAnsi="Lucida Sans Typewriter" w:cs="RmrsbbYnmjylCvvcsjBwswjrTheSans"/>
          <w:sz w:val="20"/>
          <w:szCs w:val="22"/>
          <w:lang w:val="en-US" w:eastAsia="en-US"/>
        </w:rPr>
      </w:pPr>
      <w:del w:id="2616" w:author="COLMENA MATEOS Adrian" w:date="2018-11-26T11:51:00Z">
        <w:r w:rsidRPr="00FA08A3" w:rsidDel="007D58DF">
          <w:rPr>
            <w:rFonts w:ascii="Lucida Sans Typewriter" w:hAnsi="Lucida Sans Typewriter" w:cs="RmrsbbYnmjylCvvcsjBwswjrTheSans"/>
            <w:sz w:val="20"/>
            <w:szCs w:val="22"/>
            <w:lang w:val="en-US" w:eastAsia="en-US"/>
          </w:rPr>
          <w:delText>public void remove</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(int id) {</w:delText>
        </w:r>
      </w:del>
    </w:p>
    <w:p w14:paraId="4F118CD3" w14:textId="0A13D524" w:rsidR="00F4531C" w:rsidRPr="00FA08A3" w:rsidDel="007D58DF" w:rsidRDefault="00F4531C" w:rsidP="0033769B">
      <w:pPr>
        <w:spacing w:before="0" w:line="240" w:lineRule="auto"/>
        <w:ind w:left="0"/>
        <w:jc w:val="left"/>
        <w:rPr>
          <w:del w:id="2617" w:author="COLMENA MATEOS Adrian" w:date="2018-11-26T11:51:00Z"/>
          <w:rFonts w:ascii="Lucida Sans Typewriter" w:hAnsi="Lucida Sans Typewriter" w:cs="RmrsbbYnmjylCvvcsjBwswjrTheSans"/>
          <w:sz w:val="20"/>
          <w:szCs w:val="22"/>
          <w:lang w:val="en-US" w:eastAsia="en-US"/>
        </w:rPr>
      </w:pPr>
      <w:del w:id="2618" w:author="COLMENA MATEOS Adrian" w:date="2018-11-26T11:51:00Z">
        <w:r w:rsidRPr="00FA08A3" w:rsidDel="007D58DF">
          <w:rPr>
            <w:rFonts w:ascii="Lucida Sans Typewriter" w:hAnsi="Lucida Sans Typewriter" w:cs="RmrsbbYnmjylCvvcsjBwswjrTheSans"/>
            <w:sz w:val="20"/>
            <w:szCs w:val="22"/>
            <w:lang w:val="en-US" w:eastAsia="en-US"/>
          </w:rPr>
          <w:delText xml:space="preserve">    </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 xml:space="preserve"> emp = em.find(</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.class, id);</w:delText>
        </w:r>
      </w:del>
    </w:p>
    <w:p w14:paraId="6F5459A9" w14:textId="18CD519F" w:rsidR="00F4531C" w:rsidRPr="00095204" w:rsidDel="007D58DF" w:rsidRDefault="00F4531C" w:rsidP="0033769B">
      <w:pPr>
        <w:spacing w:before="0" w:line="240" w:lineRule="auto"/>
        <w:ind w:left="0"/>
        <w:jc w:val="left"/>
        <w:rPr>
          <w:del w:id="2619" w:author="COLMENA MATEOS Adrian" w:date="2018-11-26T11:51:00Z"/>
          <w:rFonts w:ascii="Lucida Sans Typewriter" w:hAnsi="Lucida Sans Typewriter" w:cs="RmrsbbYnmjylCvvcsjBwswjrTheSans"/>
          <w:sz w:val="20"/>
          <w:szCs w:val="22"/>
          <w:lang w:val="en-US" w:eastAsia="en-US"/>
        </w:rPr>
      </w:pPr>
      <w:del w:id="2620" w:author="COLMENA MATEOS Adrian" w:date="2018-11-26T11:51:00Z">
        <w:r w:rsidRPr="00FA08A3" w:rsidDel="007D58DF">
          <w:rPr>
            <w:rFonts w:ascii="Lucida Sans Typewriter" w:hAnsi="Lucida Sans Typewriter" w:cs="RmrsbbYnmjylCvvcsjBwswjrTheSans"/>
            <w:sz w:val="20"/>
            <w:szCs w:val="22"/>
            <w:lang w:val="en-US" w:eastAsia="en-US"/>
          </w:rPr>
          <w:delText xml:space="preserve">    </w:delText>
        </w:r>
        <w:r w:rsidRPr="00095204" w:rsidDel="007D58DF">
          <w:rPr>
            <w:rFonts w:ascii="Lucida Sans Typewriter" w:hAnsi="Lucida Sans Typewriter" w:cs="RmrsbbYnmjylCvvcsjBwswjrTheSans"/>
            <w:sz w:val="20"/>
            <w:szCs w:val="22"/>
            <w:lang w:val="en-US" w:eastAsia="en-US"/>
          </w:rPr>
          <w:delText>if (emp != null) {</w:delText>
        </w:r>
      </w:del>
    </w:p>
    <w:p w14:paraId="12008E86" w14:textId="17C11236" w:rsidR="00F4531C" w:rsidRPr="00095204" w:rsidDel="007D58DF" w:rsidRDefault="00F4531C" w:rsidP="0033769B">
      <w:pPr>
        <w:spacing w:before="0" w:line="240" w:lineRule="auto"/>
        <w:ind w:left="0"/>
        <w:jc w:val="left"/>
        <w:rPr>
          <w:del w:id="2621" w:author="COLMENA MATEOS Adrian" w:date="2018-11-26T11:51:00Z"/>
          <w:rFonts w:ascii="Lucida Sans Typewriter" w:hAnsi="Lucida Sans Typewriter" w:cs="RmrsbbYnmjylCvvcsjBwswjrTheSans"/>
          <w:sz w:val="20"/>
          <w:szCs w:val="22"/>
          <w:lang w:val="en-US" w:eastAsia="en-US"/>
        </w:rPr>
      </w:pPr>
      <w:del w:id="2622" w:author="COLMENA MATEOS Adrian" w:date="2018-11-26T11:51:00Z">
        <w:r w:rsidRPr="00095204" w:rsidDel="007D58DF">
          <w:rPr>
            <w:rFonts w:ascii="Lucida Sans Typewriter" w:hAnsi="Lucida Sans Typewriter" w:cs="RmrsbbYnmjylCvvcsjBwswjrTheSans"/>
            <w:sz w:val="20"/>
            <w:szCs w:val="22"/>
            <w:lang w:val="en-US" w:eastAsia="en-US"/>
          </w:rPr>
          <w:delText xml:space="preserve"> em.remove(emp);</w:delText>
        </w:r>
      </w:del>
    </w:p>
    <w:p w14:paraId="3A687456" w14:textId="292DCE09" w:rsidR="00F4531C" w:rsidRPr="00FA08A3" w:rsidDel="007D58DF" w:rsidRDefault="00F4531C" w:rsidP="0033769B">
      <w:pPr>
        <w:spacing w:before="0" w:line="240" w:lineRule="auto"/>
        <w:ind w:left="0"/>
        <w:jc w:val="left"/>
        <w:rPr>
          <w:del w:id="2623" w:author="COLMENA MATEOS Adrian" w:date="2018-11-26T11:51:00Z"/>
          <w:rFonts w:ascii="Lucida Sans Typewriter" w:hAnsi="Lucida Sans Typewriter" w:cs="RmrsbbYnmjylCvvcsjBwswjrTheSans"/>
          <w:sz w:val="20"/>
          <w:szCs w:val="22"/>
          <w:lang w:val="es-ES_tradnl" w:eastAsia="en-US"/>
        </w:rPr>
      </w:pPr>
      <w:del w:id="2624" w:author="COLMENA MATEOS Adrian" w:date="2018-11-26T11:51:00Z">
        <w:r w:rsidRPr="00095204" w:rsidDel="007D58DF">
          <w:rPr>
            <w:rFonts w:ascii="Lucida Sans Typewriter" w:hAnsi="Lucida Sans Typewriter" w:cs="RmrsbbYnmjylCvvcsjBwswjrTheSans"/>
            <w:sz w:val="20"/>
            <w:szCs w:val="22"/>
            <w:lang w:val="en-US" w:eastAsia="en-US"/>
          </w:rPr>
          <w:delText xml:space="preserve">    </w:delText>
        </w:r>
        <w:r w:rsidRPr="00FA08A3" w:rsidDel="007D58DF">
          <w:rPr>
            <w:rFonts w:ascii="Lucida Sans Typewriter" w:hAnsi="Lucida Sans Typewriter" w:cs="RmrsbbYnmjylCvvcsjBwswjrTheSans"/>
            <w:sz w:val="20"/>
            <w:szCs w:val="22"/>
            <w:lang w:val="es-ES_tradnl" w:eastAsia="en-US"/>
          </w:rPr>
          <w:delText>}</w:delText>
        </w:r>
      </w:del>
    </w:p>
    <w:p w14:paraId="5443CFEC" w14:textId="5D45F9E6" w:rsidR="00F4531C" w:rsidRPr="00FA08A3" w:rsidDel="007D58DF" w:rsidRDefault="00F4531C" w:rsidP="0033769B">
      <w:pPr>
        <w:spacing w:before="0" w:line="240" w:lineRule="auto"/>
        <w:ind w:left="0"/>
        <w:jc w:val="left"/>
        <w:rPr>
          <w:del w:id="2625" w:author="COLMENA MATEOS Adrian" w:date="2018-11-26T11:51:00Z"/>
          <w:rFonts w:ascii="Lucida Sans Typewriter" w:hAnsi="Lucida Sans Typewriter" w:cs="RmrsbbYnmjylCvvcsjBwswjrTheSans"/>
          <w:sz w:val="20"/>
          <w:szCs w:val="22"/>
          <w:lang w:val="es-ES_tradnl" w:eastAsia="en-US"/>
        </w:rPr>
      </w:pPr>
      <w:del w:id="2626" w:author="COLMENA MATEOS Adrian" w:date="2018-11-26T11:51:00Z">
        <w:r w:rsidRPr="00FA08A3" w:rsidDel="007D58DF">
          <w:rPr>
            <w:rFonts w:ascii="Lucida Sans Typewriter" w:hAnsi="Lucida Sans Typewriter" w:cs="RmrsbbYnmjylCvvcsjBwswjrTheSans"/>
            <w:sz w:val="20"/>
            <w:szCs w:val="22"/>
            <w:lang w:val="es-ES_tradnl" w:eastAsia="en-US"/>
          </w:rPr>
          <w:delText>}</w:delText>
        </w:r>
      </w:del>
    </w:p>
    <w:p w14:paraId="488C71EB" w14:textId="6090C318" w:rsidR="00F4531C" w:rsidRPr="00A35F9B" w:rsidDel="007D58DF" w:rsidRDefault="00F4531C" w:rsidP="0033769B">
      <w:pPr>
        <w:spacing w:before="0" w:line="240" w:lineRule="auto"/>
        <w:ind w:left="0"/>
        <w:jc w:val="left"/>
        <w:rPr>
          <w:del w:id="2627" w:author="COLMENA MATEOS Adrian" w:date="2018-11-26T11:51:00Z"/>
          <w:rStyle w:val="Textoennegrita"/>
          <w:rFonts w:ascii="Lucida Sans Typewriter" w:hAnsi="Lucida Sans Typewriter"/>
          <w:b w:val="0"/>
          <w:sz w:val="16"/>
          <w:lang w:eastAsia="en-US"/>
        </w:rPr>
      </w:pPr>
    </w:p>
    <w:p w14:paraId="4EFB0E66" w14:textId="1439AFFD" w:rsidR="00F4531C" w:rsidRPr="00A35F9B" w:rsidDel="007D58DF" w:rsidRDefault="00F4531C" w:rsidP="0033769B">
      <w:pPr>
        <w:spacing w:before="0" w:line="240" w:lineRule="auto"/>
        <w:ind w:left="0"/>
        <w:jc w:val="left"/>
        <w:rPr>
          <w:del w:id="2628" w:author="COLMENA MATEOS Adrian" w:date="2018-11-26T11:51:00Z"/>
          <w:lang w:val="es-ES_tradnl"/>
        </w:rPr>
      </w:pPr>
      <w:del w:id="2629" w:author="COLMENA MATEOS Adrian" w:date="2018-11-26T11:51:00Z">
        <w:r w:rsidRPr="00A35F9B" w:rsidDel="007D58DF">
          <w:rPr>
            <w:lang w:val="es-ES_tradnl"/>
          </w:rPr>
          <w:delText>En este ejemplo aseguramos que un empleado con una id existe, antes de intentar borrarlo.</w:delText>
        </w:r>
      </w:del>
    </w:p>
    <w:p w14:paraId="10644A94" w14:textId="04213AA8" w:rsidR="00F4531C" w:rsidRPr="00A35F9B" w:rsidDel="007D58DF" w:rsidRDefault="00F4531C" w:rsidP="0033769B">
      <w:pPr>
        <w:spacing w:before="0" w:line="240" w:lineRule="auto"/>
        <w:ind w:left="0"/>
        <w:jc w:val="left"/>
        <w:rPr>
          <w:del w:id="2630" w:author="COLMENA MATEOS Adrian" w:date="2018-11-26T11:51:00Z"/>
          <w:lang w:val="es-ES_tradnl"/>
        </w:rPr>
      </w:pPr>
    </w:p>
    <w:p w14:paraId="728DDC57" w14:textId="09D3E5EC" w:rsidR="00F4531C" w:rsidRPr="00A35F9B" w:rsidDel="007D58DF" w:rsidRDefault="00F4531C" w:rsidP="0033769B">
      <w:pPr>
        <w:spacing w:before="0" w:line="240" w:lineRule="auto"/>
        <w:ind w:left="0"/>
        <w:jc w:val="left"/>
        <w:rPr>
          <w:del w:id="2631" w:author="COLMENA MATEOS Adrian" w:date="2018-11-26T11:51:00Z"/>
          <w:lang w:val="es-ES_tradnl"/>
        </w:rPr>
      </w:pPr>
      <w:del w:id="2632" w:author="COLMENA MATEOS Adrian" w:date="2018-11-26T11:51:00Z">
        <w:r w:rsidRPr="00A35F9B" w:rsidDel="007D58DF">
          <w:rPr>
            <w:lang w:val="es-ES_tradnl"/>
          </w:rPr>
          <w:delText>Modificando una entidad</w:delText>
        </w:r>
      </w:del>
    </w:p>
    <w:p w14:paraId="474AE7DF" w14:textId="22107151" w:rsidR="00F4531C" w:rsidRPr="00A35F9B" w:rsidDel="007D58DF" w:rsidRDefault="00F4531C" w:rsidP="0033769B">
      <w:pPr>
        <w:spacing w:before="0" w:line="240" w:lineRule="auto"/>
        <w:ind w:left="0"/>
        <w:jc w:val="left"/>
        <w:rPr>
          <w:del w:id="2633" w:author="COLMENA MATEOS Adrian" w:date="2018-11-26T11:51:00Z"/>
          <w:lang w:val="es-ES_tradnl"/>
        </w:rPr>
      </w:pPr>
      <w:del w:id="2634" w:author="COLMENA MATEOS Adrian" w:date="2018-11-26T11:51:00Z">
        <w:r w:rsidRPr="00A35F9B" w:rsidDel="007D58DF">
          <w:rPr>
            <w:lang w:val="es-ES_tradnl"/>
          </w:rPr>
          <w:delText>Hay varias maneras de modificar una entidad, pero a continuación se muestra una de las maneras más simples y utilizadas. Para ello, debemos encontrar una entidad y una vez hallada, cambiar alguno de sus campos. En las próximas líneas se cambiar el salario del empleado 158.</w:delText>
        </w:r>
      </w:del>
    </w:p>
    <w:p w14:paraId="1FAE3001" w14:textId="6BD7E612" w:rsidR="00F4531C" w:rsidRPr="00A35F9B" w:rsidDel="007D58DF" w:rsidRDefault="00F4531C" w:rsidP="0033769B">
      <w:pPr>
        <w:spacing w:before="0" w:line="240" w:lineRule="auto"/>
        <w:ind w:left="0"/>
        <w:jc w:val="left"/>
        <w:rPr>
          <w:del w:id="2635" w:author="COLMENA MATEOS Adrian" w:date="2018-11-26T11:51:00Z"/>
          <w:lang w:val="es-ES_tradnl"/>
        </w:rPr>
      </w:pPr>
    </w:p>
    <w:p w14:paraId="78744F9B" w14:textId="54A242D7" w:rsidR="00F4531C" w:rsidRPr="00095204" w:rsidDel="007D58DF" w:rsidRDefault="00F4531C" w:rsidP="0033769B">
      <w:pPr>
        <w:spacing w:before="0" w:line="240" w:lineRule="auto"/>
        <w:ind w:left="0"/>
        <w:jc w:val="left"/>
        <w:rPr>
          <w:del w:id="2636" w:author="COLMENA MATEOS Adrian" w:date="2018-11-26T11:51:00Z"/>
          <w:rFonts w:ascii="Lucida Sans Typewriter" w:hAnsi="Lucida Sans Typewriter" w:cs="RmrsbbYnmjylCvvcsjBwswjrTheSans"/>
          <w:sz w:val="20"/>
          <w:szCs w:val="22"/>
          <w:lang w:val="en-US" w:eastAsia="en-US"/>
        </w:rPr>
      </w:pPr>
      <w:del w:id="2637" w:author="COLMENA MATEOS Adrian" w:date="2018-11-26T11:51:00Z">
        <w:r w:rsidRPr="00095204" w:rsidDel="007D58DF">
          <w:rPr>
            <w:rFonts w:ascii="Lucida Sans Typewriter" w:hAnsi="Lucida Sans Typewriter" w:cs="RmrsbbYnmjylCvvcsjBwswjrTheSans"/>
            <w:sz w:val="20"/>
            <w:szCs w:val="22"/>
            <w:lang w:val="en-US" w:eastAsia="en-US"/>
          </w:rPr>
          <w:delText>Empleado emp = em.find(Empleado.class, 158);</w:delText>
        </w:r>
      </w:del>
    </w:p>
    <w:p w14:paraId="211EE4D2" w14:textId="267E1CDD" w:rsidR="00F4531C" w:rsidRPr="00A35F9B" w:rsidDel="007D58DF" w:rsidRDefault="00F4531C" w:rsidP="0033769B">
      <w:pPr>
        <w:spacing w:before="0" w:line="240" w:lineRule="auto"/>
        <w:ind w:left="0"/>
        <w:jc w:val="left"/>
        <w:rPr>
          <w:del w:id="2638" w:author="COLMENA MATEOS Adrian" w:date="2018-11-26T11:51:00Z"/>
          <w:rFonts w:ascii="Lucida Sans Typewriter" w:hAnsi="Lucida Sans Typewriter"/>
          <w:sz w:val="14"/>
          <w:lang w:val="es-ES_tradnl"/>
        </w:rPr>
      </w:pPr>
      <w:del w:id="2639" w:author="COLMENA MATEOS Adrian" w:date="2018-11-26T11:51:00Z">
        <w:r w:rsidRPr="00A35F9B" w:rsidDel="007D58DF">
          <w:rPr>
            <w:rFonts w:ascii="Lucida Sans Typewriter" w:hAnsi="Lucida Sans Typewriter" w:cs="RmrsbbYnmjylCvvcsjBwswjrTheSans"/>
            <w:szCs w:val="22"/>
            <w:lang w:val="es-ES_tradnl" w:eastAsia="en-US"/>
          </w:rPr>
          <w:delText>emp.setSalario(emp.getSalario() + 1000);</w:delText>
        </w:r>
      </w:del>
    </w:p>
    <w:p w14:paraId="393D1B57" w14:textId="4F261F07" w:rsidR="00F4531C" w:rsidRPr="00A35F9B" w:rsidDel="007D58DF" w:rsidRDefault="00F4531C" w:rsidP="0033769B">
      <w:pPr>
        <w:spacing w:before="0" w:line="240" w:lineRule="auto"/>
        <w:ind w:left="0"/>
        <w:jc w:val="left"/>
        <w:rPr>
          <w:del w:id="2640" w:author="COLMENA MATEOS Adrian" w:date="2018-11-26T11:51:00Z"/>
          <w:lang w:val="es-ES_tradnl"/>
        </w:rPr>
      </w:pPr>
    </w:p>
    <w:p w14:paraId="784EA448" w14:textId="6C9E696E" w:rsidR="00F4531C" w:rsidRPr="00A35F9B" w:rsidDel="007D58DF" w:rsidRDefault="00F4531C" w:rsidP="0033769B">
      <w:pPr>
        <w:spacing w:before="0" w:line="240" w:lineRule="auto"/>
        <w:ind w:left="0"/>
        <w:jc w:val="left"/>
        <w:rPr>
          <w:del w:id="2641" w:author="COLMENA MATEOS Adrian" w:date="2018-11-26T11:51:00Z"/>
          <w:lang w:val="es-ES_tradnl"/>
        </w:rPr>
      </w:pPr>
      <w:del w:id="2642" w:author="COLMENA MATEOS Adrian" w:date="2018-11-26T11:51:00Z">
        <w:r w:rsidRPr="00A35F9B" w:rsidDel="007D58DF">
          <w:rPr>
            <w:lang w:val="es-ES_tradnl"/>
          </w:rPr>
          <w:delText>Para cambiar cualquier campo de una entidad, esta debe haber sido persistido ya porque si no los cambios no se verán reflejados en la base de datos. En el ejemplo generalizaremos el método de subida de sueldo.</w:delText>
        </w:r>
      </w:del>
    </w:p>
    <w:p w14:paraId="7C014986" w14:textId="5D0D1542" w:rsidR="00F4531C" w:rsidRPr="00FA08A3" w:rsidDel="007D58DF" w:rsidRDefault="00F4531C" w:rsidP="0033769B">
      <w:pPr>
        <w:spacing w:before="0" w:line="240" w:lineRule="auto"/>
        <w:ind w:left="0"/>
        <w:jc w:val="left"/>
        <w:rPr>
          <w:del w:id="2643" w:author="COLMENA MATEOS Adrian" w:date="2018-11-26T11:51:00Z"/>
          <w:rStyle w:val="Textoennegrita"/>
          <w:rFonts w:ascii="Verdana" w:hAnsi="Verdana"/>
          <w:b w:val="0"/>
          <w:sz w:val="20"/>
        </w:rPr>
      </w:pPr>
      <w:del w:id="2644" w:author="COLMENA MATEOS Adrian" w:date="2018-11-26T11:51:00Z">
        <w:r w:rsidRPr="00FA08A3" w:rsidDel="007D58DF">
          <w:rPr>
            <w:rStyle w:val="Textoennegrita"/>
            <w:rFonts w:ascii="Verdana" w:hAnsi="Verdana"/>
            <w:i/>
            <w:sz w:val="20"/>
          </w:rPr>
          <w:delText>Ejemplo</w:delText>
        </w:r>
        <w:r w:rsidR="00FA08A3" w:rsidRPr="00FA08A3" w:rsidDel="007D58DF">
          <w:rPr>
            <w:rStyle w:val="Textoennegrita"/>
            <w:rFonts w:ascii="Verdana" w:hAnsi="Verdana"/>
            <w:i/>
            <w:sz w:val="20"/>
          </w:rPr>
          <w:delText xml:space="preserve"> 5</w:delText>
        </w:r>
        <w:r w:rsidRPr="00FA08A3" w:rsidDel="007D58DF">
          <w:rPr>
            <w:rStyle w:val="Textoennegrita"/>
            <w:rFonts w:ascii="Verdana" w:hAnsi="Verdana"/>
            <w:i/>
            <w:sz w:val="20"/>
          </w:rPr>
          <w:delText>.</w:delText>
        </w:r>
        <w:r w:rsidRPr="00FA08A3" w:rsidDel="007D58DF">
          <w:rPr>
            <w:rStyle w:val="Textoennegrita"/>
            <w:rFonts w:ascii="Verdana" w:hAnsi="Verdana"/>
            <w:sz w:val="20"/>
          </w:rPr>
          <w:delText xml:space="preserve"> </w:delText>
        </w:r>
        <w:r w:rsidRPr="00FA08A3" w:rsidDel="007D58DF">
          <w:rPr>
            <w:rStyle w:val="Textoennegrita"/>
            <w:rFonts w:ascii="Verdana" w:hAnsi="Verdana"/>
            <w:b w:val="0"/>
            <w:sz w:val="20"/>
          </w:rPr>
          <w:delText>Método para modificar un Empleado.</w:delText>
        </w:r>
      </w:del>
    </w:p>
    <w:p w14:paraId="586EA51F" w14:textId="59F5724C" w:rsidR="00F4531C" w:rsidRPr="00A35F9B" w:rsidDel="007D58DF" w:rsidRDefault="00F4531C" w:rsidP="0033769B">
      <w:pPr>
        <w:spacing w:before="0" w:line="240" w:lineRule="auto"/>
        <w:ind w:left="0"/>
        <w:jc w:val="left"/>
        <w:rPr>
          <w:del w:id="2645" w:author="COLMENA MATEOS Adrian" w:date="2018-11-26T11:51:00Z"/>
          <w:rStyle w:val="Textoennegrita"/>
          <w:rFonts w:ascii="Lucida Sans Typewriter" w:hAnsi="Lucida Sans Typewriter"/>
          <w:b w:val="0"/>
        </w:rPr>
      </w:pPr>
    </w:p>
    <w:p w14:paraId="27C17174" w14:textId="217B42D1" w:rsidR="00F4531C" w:rsidRPr="00FA08A3" w:rsidDel="007D58DF" w:rsidRDefault="00F4531C" w:rsidP="0033769B">
      <w:pPr>
        <w:spacing w:before="0" w:line="240" w:lineRule="auto"/>
        <w:ind w:left="0"/>
        <w:jc w:val="left"/>
        <w:rPr>
          <w:del w:id="2646" w:author="COLMENA MATEOS Adrian" w:date="2018-11-26T11:51:00Z"/>
          <w:rFonts w:ascii="Lucida Sans Typewriter" w:hAnsi="Lucida Sans Typewriter" w:cs="RmrsbbYnmjylCvvcsjBwswjrTheSans"/>
          <w:sz w:val="20"/>
          <w:szCs w:val="22"/>
          <w:lang w:val="en-US" w:eastAsia="en-US"/>
        </w:rPr>
      </w:pPr>
      <w:del w:id="2647" w:author="COLMENA MATEOS Adrian" w:date="2018-11-26T11:51:00Z">
        <w:r w:rsidRPr="00FA08A3" w:rsidDel="007D58DF">
          <w:rPr>
            <w:rFonts w:ascii="Lucida Sans Typewriter" w:hAnsi="Lucida Sans Typewriter" w:cs="RmrsbbYnmjylCvvcsjBwswjrTheSans"/>
            <w:sz w:val="20"/>
            <w:szCs w:val="22"/>
            <w:lang w:val="en-US" w:eastAsia="en-US"/>
          </w:rPr>
          <w:delText xml:space="preserve">public </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 xml:space="preserve"> raise</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Salary(int id, long raise) {</w:delText>
        </w:r>
      </w:del>
    </w:p>
    <w:p w14:paraId="432A24CA" w14:textId="6467911F" w:rsidR="00F4531C" w:rsidRPr="00FA08A3" w:rsidDel="007D58DF" w:rsidRDefault="00F4531C" w:rsidP="0033769B">
      <w:pPr>
        <w:spacing w:before="0" w:line="240" w:lineRule="auto"/>
        <w:ind w:left="0"/>
        <w:jc w:val="left"/>
        <w:rPr>
          <w:del w:id="2648" w:author="COLMENA MATEOS Adrian" w:date="2018-11-26T11:51:00Z"/>
          <w:rFonts w:ascii="Lucida Sans Typewriter" w:hAnsi="Lucida Sans Typewriter" w:cs="RmrsbbYnmjylCvvcsjBwswjrTheSans"/>
          <w:sz w:val="20"/>
          <w:szCs w:val="22"/>
          <w:lang w:val="en-US" w:eastAsia="en-US"/>
        </w:rPr>
      </w:pPr>
      <w:del w:id="2649" w:author="COLMENA MATEOS Adrian" w:date="2018-11-26T11:51:00Z">
        <w:r w:rsidRPr="00FA08A3" w:rsidDel="007D58DF">
          <w:rPr>
            <w:rFonts w:ascii="Lucida Sans Typewriter" w:hAnsi="Lucida Sans Typewriter" w:cs="RmrsbbYnmjylCvvcsjBwswjrTheSans"/>
            <w:sz w:val="20"/>
            <w:szCs w:val="22"/>
            <w:lang w:val="en-US" w:eastAsia="en-US"/>
          </w:rPr>
          <w:delText xml:space="preserve">    </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 xml:space="preserve"> emp = em.find(</w:delText>
        </w:r>
        <w:r w:rsidR="00FA08A3" w:rsidRPr="00FA08A3" w:rsidDel="007D58DF">
          <w:rPr>
            <w:rFonts w:ascii="Lucida Sans Typewriter" w:hAnsi="Lucida Sans Typewriter" w:cs="RmrsbbYnmjylCvvcsjBwswjrTheSans"/>
            <w:sz w:val="20"/>
            <w:szCs w:val="22"/>
            <w:lang w:val="en-US" w:eastAsia="en-US"/>
          </w:rPr>
          <w:delText>Empleado</w:delText>
        </w:r>
        <w:r w:rsidRPr="00FA08A3" w:rsidDel="007D58DF">
          <w:rPr>
            <w:rFonts w:ascii="Lucida Sans Typewriter" w:hAnsi="Lucida Sans Typewriter" w:cs="RmrsbbYnmjylCvvcsjBwswjrTheSans"/>
            <w:sz w:val="20"/>
            <w:szCs w:val="22"/>
            <w:lang w:val="en-US" w:eastAsia="en-US"/>
          </w:rPr>
          <w:delText>.class, id);</w:delText>
        </w:r>
      </w:del>
    </w:p>
    <w:p w14:paraId="42D23552" w14:textId="0594FCBF" w:rsidR="00F4531C" w:rsidRPr="005276F6" w:rsidDel="007D58DF" w:rsidRDefault="00F4531C" w:rsidP="0033769B">
      <w:pPr>
        <w:spacing w:before="0" w:line="240" w:lineRule="auto"/>
        <w:ind w:left="0"/>
        <w:jc w:val="left"/>
        <w:rPr>
          <w:del w:id="2650" w:author="COLMENA MATEOS Adrian" w:date="2018-11-26T11:51:00Z"/>
          <w:rFonts w:ascii="Lucida Sans Typewriter" w:hAnsi="Lucida Sans Typewriter" w:cs="RmrsbbYnmjylCvvcsjBwswjrTheSans"/>
          <w:sz w:val="20"/>
          <w:szCs w:val="22"/>
          <w:lang w:val="en-US" w:eastAsia="en-US"/>
        </w:rPr>
      </w:pPr>
      <w:del w:id="2651" w:author="COLMENA MATEOS Adrian" w:date="2018-11-26T11:51:00Z">
        <w:r w:rsidRPr="00FA08A3" w:rsidDel="007D58DF">
          <w:rPr>
            <w:rFonts w:ascii="Lucida Sans Typewriter" w:hAnsi="Lucida Sans Typewriter" w:cs="RmrsbbYnmjylCvvcsjBwswjrTheSans"/>
            <w:sz w:val="20"/>
            <w:szCs w:val="22"/>
            <w:lang w:val="en-US" w:eastAsia="en-US"/>
          </w:rPr>
          <w:delText xml:space="preserve">    </w:delText>
        </w:r>
        <w:r w:rsidRPr="005276F6" w:rsidDel="007D58DF">
          <w:rPr>
            <w:rFonts w:ascii="Lucida Sans Typewriter" w:hAnsi="Lucida Sans Typewriter" w:cs="RmrsbbYnmjylCvvcsjBwswjrTheSans"/>
            <w:sz w:val="20"/>
            <w:szCs w:val="22"/>
            <w:lang w:val="en-US" w:eastAsia="en-US"/>
          </w:rPr>
          <w:delText>if (emp != null) {</w:delText>
        </w:r>
      </w:del>
    </w:p>
    <w:p w14:paraId="15545FC3" w14:textId="01B87B10" w:rsidR="00F4531C" w:rsidRPr="00095204" w:rsidDel="007D58DF" w:rsidRDefault="00F4531C" w:rsidP="0033769B">
      <w:pPr>
        <w:spacing w:before="0" w:line="240" w:lineRule="auto"/>
        <w:ind w:left="0"/>
        <w:jc w:val="left"/>
        <w:rPr>
          <w:del w:id="2652" w:author="COLMENA MATEOS Adrian" w:date="2018-11-26T11:51:00Z"/>
          <w:rFonts w:ascii="Lucida Sans Typewriter" w:hAnsi="Lucida Sans Typewriter" w:cs="RmrsbbYnmjylCvvcsjBwswjrTheSans"/>
          <w:sz w:val="20"/>
          <w:szCs w:val="22"/>
          <w:lang w:val="en-US" w:eastAsia="en-US"/>
        </w:rPr>
      </w:pPr>
      <w:del w:id="2653" w:author="COLMENA MATEOS Adrian" w:date="2018-11-26T11:51:00Z">
        <w:r w:rsidRPr="005276F6" w:rsidDel="007D58DF">
          <w:rPr>
            <w:rFonts w:ascii="Lucida Sans Typewriter" w:hAnsi="Lucida Sans Typewriter" w:cs="RmrsbbYnmjylCvvcsjBwswjrTheSans"/>
            <w:sz w:val="20"/>
            <w:szCs w:val="22"/>
            <w:lang w:val="en-US" w:eastAsia="en-US"/>
          </w:rPr>
          <w:delText xml:space="preserve"> </w:delText>
        </w:r>
        <w:r w:rsidRPr="00095204" w:rsidDel="007D58DF">
          <w:rPr>
            <w:rFonts w:ascii="Lucida Sans Typewriter" w:hAnsi="Lucida Sans Typewriter" w:cs="RmrsbbYnmjylCvvcsjBwswjrTheSans"/>
            <w:sz w:val="20"/>
            <w:szCs w:val="22"/>
            <w:lang w:val="en-US" w:eastAsia="en-US"/>
          </w:rPr>
          <w:delText>emp.setSalary(emp.getSalary() + raise);</w:delText>
        </w:r>
      </w:del>
    </w:p>
    <w:p w14:paraId="60EA6E91" w14:textId="7CE66817" w:rsidR="00F4531C" w:rsidRPr="00FA08A3" w:rsidDel="007D58DF" w:rsidRDefault="00F4531C" w:rsidP="0033769B">
      <w:pPr>
        <w:spacing w:before="0" w:line="240" w:lineRule="auto"/>
        <w:ind w:left="0"/>
        <w:jc w:val="left"/>
        <w:rPr>
          <w:del w:id="2654" w:author="COLMENA MATEOS Adrian" w:date="2018-11-26T11:51:00Z"/>
          <w:rFonts w:ascii="Lucida Sans Typewriter" w:hAnsi="Lucida Sans Typewriter" w:cs="RmrsbbYnmjylCvvcsjBwswjrTheSans"/>
          <w:sz w:val="20"/>
          <w:szCs w:val="22"/>
          <w:lang w:val="es-ES_tradnl" w:eastAsia="en-US"/>
        </w:rPr>
      </w:pPr>
      <w:del w:id="2655" w:author="COLMENA MATEOS Adrian" w:date="2018-11-26T11:51:00Z">
        <w:r w:rsidRPr="00095204" w:rsidDel="007D58DF">
          <w:rPr>
            <w:rFonts w:ascii="Lucida Sans Typewriter" w:hAnsi="Lucida Sans Typewriter" w:cs="RmrsbbYnmjylCvvcsjBwswjrTheSans"/>
            <w:sz w:val="20"/>
            <w:szCs w:val="22"/>
            <w:lang w:val="en-US" w:eastAsia="en-US"/>
          </w:rPr>
          <w:delText xml:space="preserve">    </w:delText>
        </w:r>
        <w:r w:rsidRPr="00FA08A3" w:rsidDel="007D58DF">
          <w:rPr>
            <w:rFonts w:ascii="Lucida Sans Typewriter" w:hAnsi="Lucida Sans Typewriter" w:cs="RmrsbbYnmjylCvvcsjBwswjrTheSans"/>
            <w:sz w:val="20"/>
            <w:szCs w:val="22"/>
            <w:lang w:val="es-ES_tradnl" w:eastAsia="en-US"/>
          </w:rPr>
          <w:delText>}</w:delText>
        </w:r>
      </w:del>
    </w:p>
    <w:p w14:paraId="1CA08965" w14:textId="2E343FE1" w:rsidR="00F4531C" w:rsidRPr="00FA08A3" w:rsidDel="007D58DF" w:rsidRDefault="00F4531C" w:rsidP="0033769B">
      <w:pPr>
        <w:spacing w:before="0" w:line="240" w:lineRule="auto"/>
        <w:ind w:left="0"/>
        <w:jc w:val="left"/>
        <w:rPr>
          <w:del w:id="2656" w:author="COLMENA MATEOS Adrian" w:date="2018-11-26T11:51:00Z"/>
          <w:rFonts w:ascii="Lucida Sans Typewriter" w:hAnsi="Lucida Sans Typewriter" w:cs="RmrsbbYnmjylCvvcsjBwswjrTheSans"/>
          <w:sz w:val="20"/>
          <w:szCs w:val="22"/>
          <w:lang w:val="es-ES_tradnl" w:eastAsia="en-US"/>
        </w:rPr>
      </w:pPr>
      <w:del w:id="2657" w:author="COLMENA MATEOS Adrian" w:date="2018-11-26T11:51:00Z">
        <w:r w:rsidRPr="00FA08A3" w:rsidDel="007D58DF">
          <w:rPr>
            <w:rFonts w:ascii="Lucida Sans Typewriter" w:hAnsi="Lucida Sans Typewriter" w:cs="RmrsbbYnmjylCvvcsjBwswjrTheSans"/>
            <w:sz w:val="20"/>
            <w:szCs w:val="22"/>
            <w:lang w:val="es-ES_tradnl" w:eastAsia="en-US"/>
          </w:rPr>
          <w:delText xml:space="preserve">    return emp;</w:delText>
        </w:r>
      </w:del>
    </w:p>
    <w:p w14:paraId="55C39D90" w14:textId="25836897" w:rsidR="00F4531C" w:rsidRPr="00FA08A3" w:rsidDel="007D58DF" w:rsidRDefault="00F4531C" w:rsidP="0033769B">
      <w:pPr>
        <w:spacing w:before="0" w:line="240" w:lineRule="auto"/>
        <w:ind w:left="0"/>
        <w:jc w:val="left"/>
        <w:rPr>
          <w:del w:id="2658" w:author="COLMENA MATEOS Adrian" w:date="2018-11-26T11:51:00Z"/>
          <w:rFonts w:ascii="Lucida Sans Typewriter" w:hAnsi="Lucida Sans Typewriter" w:cs="RmrsbbYnmjylCvvcsjBwswjrTheSans"/>
          <w:sz w:val="20"/>
          <w:szCs w:val="22"/>
          <w:lang w:val="es-ES_tradnl" w:eastAsia="en-US"/>
        </w:rPr>
      </w:pPr>
      <w:del w:id="2659" w:author="COLMENA MATEOS Adrian" w:date="2018-11-26T11:51:00Z">
        <w:r w:rsidRPr="00FA08A3" w:rsidDel="007D58DF">
          <w:rPr>
            <w:rFonts w:ascii="Lucida Sans Typewriter" w:hAnsi="Lucida Sans Typewriter" w:cs="RmrsbbYnmjylCvvcsjBwswjrTheSans"/>
            <w:sz w:val="20"/>
            <w:szCs w:val="22"/>
            <w:lang w:val="es-ES_tradnl" w:eastAsia="en-US"/>
          </w:rPr>
          <w:delText>}</w:delText>
        </w:r>
      </w:del>
    </w:p>
    <w:p w14:paraId="4C808E27" w14:textId="3D503821" w:rsidR="00F4531C" w:rsidRPr="00FA08A3" w:rsidDel="007D58DF" w:rsidRDefault="00F4531C" w:rsidP="0033769B">
      <w:pPr>
        <w:spacing w:before="0" w:line="240" w:lineRule="auto"/>
        <w:ind w:left="0"/>
        <w:jc w:val="left"/>
        <w:rPr>
          <w:del w:id="2660" w:author="COLMENA MATEOS Adrian" w:date="2018-11-26T11:51:00Z"/>
          <w:rStyle w:val="Textoennegrita"/>
          <w:rFonts w:ascii="Verdana" w:hAnsi="Verdana"/>
          <w:b w:val="0"/>
        </w:rPr>
      </w:pPr>
      <w:del w:id="2661" w:author="COLMENA MATEOS Adrian" w:date="2018-11-26T11:51:00Z">
        <w:r w:rsidRPr="00FA08A3" w:rsidDel="007D58DF">
          <w:rPr>
            <w:rStyle w:val="Textoennegrita"/>
            <w:rFonts w:ascii="Verdana" w:hAnsi="Verdana"/>
            <w:b w:val="0"/>
          </w:rPr>
          <w:delText>El método devolverá el empleado ya modificado.</w:delText>
        </w:r>
      </w:del>
    </w:p>
    <w:p w14:paraId="4B761F63" w14:textId="49862A92" w:rsidR="00F4531C" w:rsidRPr="00F4531C" w:rsidDel="007D58DF" w:rsidRDefault="00F4531C" w:rsidP="0033769B">
      <w:pPr>
        <w:spacing w:before="0" w:line="240" w:lineRule="auto"/>
        <w:ind w:left="0"/>
        <w:jc w:val="left"/>
        <w:rPr>
          <w:del w:id="2662" w:author="COLMENA MATEOS Adrian" w:date="2018-11-26T11:51:00Z"/>
          <w:rFonts w:cs="Segoe UI"/>
          <w:color w:val="000000"/>
          <w:szCs w:val="21"/>
          <w:lang w:val="es-ES_tradnl" w:eastAsia="en-US"/>
        </w:rPr>
      </w:pPr>
    </w:p>
    <w:p w14:paraId="7947F33E" w14:textId="3B1C020C" w:rsidR="00196AFB" w:rsidDel="007D58DF" w:rsidRDefault="00196AFB" w:rsidP="0033769B">
      <w:pPr>
        <w:spacing w:before="0" w:line="240" w:lineRule="auto"/>
        <w:ind w:left="0"/>
        <w:jc w:val="left"/>
        <w:rPr>
          <w:del w:id="2663" w:author="COLMENA MATEOS Adrian" w:date="2018-11-26T11:51:00Z"/>
        </w:rPr>
      </w:pPr>
      <w:del w:id="2664" w:author="COLMENA MATEOS Adrian" w:date="2018-11-26T11:51:00Z">
        <w:r w:rsidDel="007D58DF">
          <w:delText>Transacciones</w:delText>
        </w:r>
      </w:del>
    </w:p>
    <w:p w14:paraId="584B90AD" w14:textId="384D91FD" w:rsidR="00196AFB" w:rsidRPr="00F42E08" w:rsidDel="007D58DF" w:rsidRDefault="00196AFB" w:rsidP="0033769B">
      <w:pPr>
        <w:spacing w:before="0" w:line="240" w:lineRule="auto"/>
        <w:ind w:left="0"/>
        <w:jc w:val="left"/>
        <w:rPr>
          <w:del w:id="2665" w:author="COLMENA MATEOS Adrian" w:date="2018-11-26T11:51:00Z"/>
          <w:rFonts w:cs="Segoe UI"/>
          <w:color w:val="000000"/>
          <w:szCs w:val="21"/>
          <w:lang w:val="es-ES_tradnl"/>
        </w:rPr>
      </w:pPr>
      <w:del w:id="2666" w:author="COLMENA MATEOS Adrian" w:date="2018-11-26T11:51:00Z">
        <w:r w:rsidRPr="00F42E08" w:rsidDel="007D58DF">
          <w:rPr>
            <w:rFonts w:cs="Segoe UI"/>
            <w:color w:val="000000"/>
            <w:szCs w:val="21"/>
            <w:lang w:val="es-ES_tradnl"/>
          </w:rPr>
          <w:delText>En los ejemplos anteriores no se han incluido las transacciones a pesar de que son necesarias si lo que se quiere es realizar un cambio persistente en la entidad. A excepción, de find(), el cual puede ser llamado con o sin transacción debido a que no realiza ningún cambio en la base, todos los demás métodos necesitan del uso de transacciones.</w:delText>
        </w:r>
      </w:del>
    </w:p>
    <w:p w14:paraId="65FA2020" w14:textId="0C2C5DDA" w:rsidR="00196AFB" w:rsidRPr="00F42E08" w:rsidDel="007D58DF" w:rsidRDefault="00196AFB" w:rsidP="0033769B">
      <w:pPr>
        <w:spacing w:before="0" w:line="240" w:lineRule="auto"/>
        <w:ind w:left="0"/>
        <w:jc w:val="left"/>
        <w:rPr>
          <w:del w:id="2667" w:author="COLMENA MATEOS Adrian" w:date="2018-11-26T11:51:00Z"/>
          <w:rFonts w:cs="Segoe UI"/>
          <w:color w:val="000000"/>
          <w:szCs w:val="21"/>
          <w:lang w:val="es-ES_tradnl"/>
        </w:rPr>
      </w:pPr>
      <w:del w:id="2668" w:author="COLMENA MATEOS Adrian" w:date="2018-11-26T11:51:00Z">
        <w:r w:rsidRPr="00F42E08" w:rsidDel="007D58DF">
          <w:rPr>
            <w:rFonts w:cs="Segoe UI"/>
            <w:color w:val="000000"/>
            <w:szCs w:val="21"/>
            <w:lang w:val="es-ES_tradnl"/>
          </w:rPr>
          <w:delText>A la hora de realizar una transacción, se utiliza el API de transacción estándar de Java (JTA). La importancia de una transacción es</w:delText>
        </w:r>
        <w:r w:rsidR="005276F6" w:rsidDel="007D58DF">
          <w:rPr>
            <w:rFonts w:cs="Segoe UI"/>
            <w:color w:val="000000"/>
            <w:szCs w:val="21"/>
            <w:lang w:val="es-ES_tradnl"/>
          </w:rPr>
          <w:delText xml:space="preserve"> </w:delText>
        </w:r>
      </w:del>
      <w:del w:id="2669" w:author="COLMENA MATEOS Adrian" w:date="2018-11-23T08:28:00Z">
        <w:r w:rsidRPr="00F42E08" w:rsidDel="006E52BE">
          <w:rPr>
            <w:rFonts w:cs="Segoe UI"/>
            <w:color w:val="000000"/>
            <w:szCs w:val="21"/>
            <w:lang w:val="es-ES_tradnl"/>
          </w:rPr>
          <w:delText>, por tanto, sin la existencia de ésta, la</w:delText>
        </w:r>
      </w:del>
      <w:del w:id="2670" w:author="COLMENA MATEOS Adrian" w:date="2018-11-26T11:51:00Z">
        <w:r w:rsidRPr="00F42E08" w:rsidDel="007D58DF">
          <w:rPr>
            <w:rFonts w:cs="Segoe UI"/>
            <w:color w:val="000000"/>
            <w:szCs w:val="21"/>
            <w:lang w:val="es-ES_tradnl"/>
          </w:rPr>
          <w:delText xml:space="preserve"> operación que necesite de </w:delText>
        </w:r>
      </w:del>
      <w:del w:id="2671" w:author="COLMENA MATEOS Adrian" w:date="2018-11-23T08:28:00Z">
        <w:r w:rsidRPr="00F42E08" w:rsidDel="006E52BE">
          <w:rPr>
            <w:rFonts w:cs="Segoe UI"/>
            <w:color w:val="000000"/>
            <w:szCs w:val="21"/>
            <w:lang w:val="es-ES_tradnl"/>
          </w:rPr>
          <w:delText>una transacción</w:delText>
        </w:r>
      </w:del>
      <w:del w:id="2672" w:author="COLMENA MATEOS Adrian" w:date="2018-11-26T11:51:00Z">
        <w:r w:rsidRPr="00F42E08" w:rsidDel="007D58DF">
          <w:rPr>
            <w:rFonts w:cs="Segoe UI"/>
            <w:color w:val="000000"/>
            <w:szCs w:val="21"/>
            <w:lang w:val="es-ES_tradnl"/>
          </w:rPr>
          <w:delText xml:space="preserve"> lanzará una excepción o simplemente nunca se llegará a persistir el cambio en la base de datos.</w:delText>
        </w:r>
      </w:del>
    </w:p>
    <w:p w14:paraId="47AF5F50" w14:textId="324AFBB8" w:rsidR="00196AFB" w:rsidRPr="00F42E08" w:rsidDel="006E52BE" w:rsidRDefault="00196AFB" w:rsidP="0033769B">
      <w:pPr>
        <w:spacing w:before="0" w:line="240" w:lineRule="auto"/>
        <w:ind w:left="0"/>
        <w:jc w:val="left"/>
        <w:rPr>
          <w:del w:id="2673" w:author="COLMENA MATEOS Adrian" w:date="2018-11-23T08:32:00Z"/>
          <w:rFonts w:cs="Segoe UI"/>
          <w:szCs w:val="21"/>
          <w:lang w:val="es-ES_tradnl"/>
        </w:rPr>
      </w:pPr>
      <w:del w:id="2674" w:author="COLMENA MATEOS Adrian" w:date="2018-11-26T11:51:00Z">
        <w:r w:rsidRPr="00F42E08" w:rsidDel="007D58DF">
          <w:rPr>
            <w:rFonts w:cs="Segoe UI"/>
            <w:color w:val="000000"/>
            <w:szCs w:val="21"/>
            <w:lang w:val="es-ES_tradnl"/>
          </w:rPr>
          <w:delText xml:space="preserve">En el entorno en el que se está trabajando en éste manual, Java SE, se necesita iniciar y cerrar una transacción a la hora de realizar cualquier modificación de una entidad. Es decir, se debe iniciar la transacción, realizar el cambio pertinente y cerrar transacción. </w:delText>
        </w:r>
      </w:del>
      <w:del w:id="2675" w:author="COLMENA MATEOS Adrian" w:date="2018-11-23T08:30:00Z">
        <w:r w:rsidRPr="00F42E08" w:rsidDel="006E52BE">
          <w:rPr>
            <w:rFonts w:cs="Segoe UI"/>
            <w:color w:val="000000"/>
            <w:szCs w:val="21"/>
            <w:lang w:val="es-ES_tradnl"/>
          </w:rPr>
          <w:delText xml:space="preserve">Una transacción se llama mediante </w:delText>
        </w:r>
      </w:del>
      <w:del w:id="2676" w:author="COLMENA MATEOS Adrian" w:date="2018-11-26T11:51:00Z">
        <w:r w:rsidRPr="00F42E08" w:rsidDel="007D58DF">
          <w:rPr>
            <w:rFonts w:cs="Segoe UI"/>
            <w:color w:val="000000"/>
            <w:szCs w:val="21"/>
            <w:lang w:val="es-ES_tradnl"/>
          </w:rPr>
          <w:delText xml:space="preserve">el método getTransaction() del </w:delText>
        </w:r>
      </w:del>
      <w:del w:id="2677" w:author="COLMENA MATEOS Adrian" w:date="2018-11-23T08:30:00Z">
        <w:r w:rsidRPr="00F42E08" w:rsidDel="006E52BE">
          <w:rPr>
            <w:rFonts w:cs="Segoe UI"/>
            <w:color w:val="000000"/>
            <w:szCs w:val="21"/>
            <w:lang w:val="es-ES_tradnl"/>
          </w:rPr>
          <w:delText xml:space="preserve">gestor de entidad  </w:delText>
        </w:r>
      </w:del>
      <w:del w:id="2678" w:author="COLMENA MATEOS Adrian" w:date="2018-11-26T11:51:00Z">
        <w:r w:rsidRPr="00F42E08" w:rsidDel="007D58DF">
          <w:rPr>
            <w:rFonts w:cs="Segoe UI"/>
            <w:color w:val="000000"/>
            <w:szCs w:val="21"/>
            <w:lang w:val="es-ES_tradnl"/>
          </w:rPr>
          <w:delText xml:space="preserve">para obtener EntityTransaction y luego </w:delText>
        </w:r>
      </w:del>
      <w:del w:id="2679" w:author="COLMENA MATEOS Adrian" w:date="2018-11-23T08:31:00Z">
        <w:r w:rsidRPr="00F42E08" w:rsidDel="006E52BE">
          <w:rPr>
            <w:rFonts w:cs="Segoe UI"/>
            <w:color w:val="000000"/>
            <w:szCs w:val="21"/>
            <w:lang w:val="es-ES_tradnl"/>
          </w:rPr>
          <w:delText>llamar a</w:delText>
        </w:r>
      </w:del>
      <w:del w:id="2680" w:author="COLMENA MATEOS Adrian" w:date="2018-11-26T11:51:00Z">
        <w:r w:rsidRPr="00F42E08" w:rsidDel="007D58DF">
          <w:rPr>
            <w:rFonts w:cs="Segoe UI"/>
            <w:color w:val="000000"/>
            <w:szCs w:val="21"/>
            <w:lang w:val="es-ES_tradnl"/>
          </w:rPr>
          <w:delText xml:space="preserve"> begin(). Del mismo modo que para </w:delText>
        </w:r>
      </w:del>
      <w:del w:id="2681" w:author="COLMENA MATEOS Adrian" w:date="2018-11-23T08:31:00Z">
        <w:r w:rsidRPr="00F42E08" w:rsidDel="006E52BE">
          <w:rPr>
            <w:rFonts w:cs="Segoe UI"/>
            <w:color w:val="000000"/>
            <w:szCs w:val="21"/>
            <w:lang w:val="es-ES_tradnl"/>
          </w:rPr>
          <w:delText>cerrar una</w:delText>
        </w:r>
      </w:del>
      <w:del w:id="2682" w:author="COLMENA MATEOS Adrian" w:date="2018-11-26T11:51:00Z">
        <w:r w:rsidRPr="00F42E08" w:rsidDel="007D58DF">
          <w:rPr>
            <w:rFonts w:cs="Segoe UI"/>
            <w:color w:val="000000"/>
            <w:szCs w:val="21"/>
            <w:lang w:val="es-ES_tradnl"/>
          </w:rPr>
          <w:delText xml:space="preserve"> transacción se llama al método commit() sobre el objeto EntityTransaction. Un ejemplo ilustrativo de todo esto</w:delText>
        </w:r>
        <w:r w:rsidDel="007D58DF">
          <w:rPr>
            <w:rFonts w:cs="Segoe UI"/>
            <w:color w:val="000000"/>
            <w:szCs w:val="21"/>
            <w:lang w:val="es-ES_tradnl"/>
          </w:rPr>
          <w:delText xml:space="preserve"> lo podemos ver en el Ejemplo 6</w:delText>
        </w:r>
        <w:r w:rsidRPr="00F42E08" w:rsidDel="007D58DF">
          <w:rPr>
            <w:rFonts w:cs="Segoe UI"/>
            <w:color w:val="000000"/>
            <w:szCs w:val="21"/>
            <w:lang w:val="es-ES_tradnl"/>
          </w:rPr>
          <w:delText xml:space="preserve"> que se encuentra a continuación</w:delText>
        </w:r>
      </w:del>
      <w:del w:id="2683" w:author="COLMENA MATEOS Adrian" w:date="2018-11-23T08:32:00Z">
        <w:r w:rsidRPr="00F42E08" w:rsidDel="006E52BE">
          <w:rPr>
            <w:rFonts w:cs="Segoe UI"/>
            <w:color w:val="000000"/>
            <w:szCs w:val="21"/>
            <w:lang w:val="es-ES_tradnl"/>
          </w:rPr>
          <w:delText>.</w:delText>
        </w:r>
      </w:del>
    </w:p>
    <w:p w14:paraId="2DE86B49" w14:textId="483D9720" w:rsidR="00196AFB" w:rsidDel="007D58DF" w:rsidRDefault="00196AFB" w:rsidP="0033769B">
      <w:pPr>
        <w:spacing w:before="0" w:line="240" w:lineRule="auto"/>
        <w:ind w:left="0"/>
        <w:jc w:val="left"/>
        <w:rPr>
          <w:del w:id="2684" w:author="COLMENA MATEOS Adrian" w:date="2018-11-26T11:51:00Z"/>
          <w:rStyle w:val="Textoennegrita"/>
          <w:rFonts w:ascii="Lucida Sans Typewriter" w:hAnsi="Lucida Sans Typewriter"/>
        </w:rPr>
      </w:pPr>
    </w:p>
    <w:p w14:paraId="4868A696" w14:textId="20B2A55D" w:rsidR="00196AFB" w:rsidDel="006E52BE" w:rsidRDefault="00196AFB" w:rsidP="0033769B">
      <w:pPr>
        <w:spacing w:before="0" w:line="240" w:lineRule="auto"/>
        <w:ind w:left="0"/>
        <w:jc w:val="left"/>
        <w:rPr>
          <w:del w:id="2685" w:author="COLMENA MATEOS Adrian" w:date="2018-11-23T08:32:00Z"/>
          <w:sz w:val="20"/>
          <w:lang w:val="es-ES_tradnl"/>
        </w:rPr>
      </w:pPr>
      <w:del w:id="2686" w:author="COLMENA MATEOS Adrian" w:date="2018-11-23T08:34:00Z">
        <w:r w:rsidRPr="00F42E08" w:rsidDel="006E52BE">
          <w:rPr>
            <w:b/>
            <w:i/>
            <w:sz w:val="20"/>
            <w:lang w:val="es-ES_tradnl"/>
          </w:rPr>
          <w:delText>Ejemplo 6.</w:delText>
        </w:r>
        <w:r w:rsidRPr="00F42E08" w:rsidDel="006E52BE">
          <w:rPr>
            <w:b/>
            <w:sz w:val="20"/>
            <w:lang w:val="es-ES_tradnl"/>
          </w:rPr>
          <w:delText xml:space="preserve"> </w:delText>
        </w:r>
        <w:r w:rsidRPr="00F42E08" w:rsidDel="006E52BE">
          <w:rPr>
            <w:sz w:val="20"/>
            <w:lang w:val="es-ES_tradnl"/>
          </w:rPr>
          <w:delText>Abriendo y cerrando una EntityTransaction</w:delText>
        </w:r>
      </w:del>
    </w:p>
    <w:p w14:paraId="71CBA4E0" w14:textId="67F66D86" w:rsidR="00196AFB" w:rsidRPr="00F42E08" w:rsidDel="006E52BE" w:rsidRDefault="00196AFB" w:rsidP="0033769B">
      <w:pPr>
        <w:spacing w:before="0" w:line="240" w:lineRule="auto"/>
        <w:ind w:left="0"/>
        <w:jc w:val="left"/>
        <w:rPr>
          <w:del w:id="2687" w:author="COLMENA MATEOS Adrian" w:date="2018-11-23T08:32:00Z"/>
          <w:sz w:val="20"/>
          <w:lang w:val="es-ES_tradnl"/>
        </w:rPr>
      </w:pPr>
    </w:p>
    <w:p w14:paraId="2C812428" w14:textId="007E9DDB" w:rsidR="00196AFB" w:rsidRPr="006E52BE" w:rsidDel="006E52BE" w:rsidRDefault="00196AFB" w:rsidP="0033769B">
      <w:pPr>
        <w:spacing w:before="0" w:line="240" w:lineRule="auto"/>
        <w:ind w:left="0"/>
        <w:jc w:val="left"/>
        <w:rPr>
          <w:del w:id="2688" w:author="COLMENA MATEOS Adrian" w:date="2018-11-23T08:34:00Z"/>
          <w:rFonts w:cs="Arial"/>
          <w:sz w:val="20"/>
          <w:lang w:val="en-US"/>
        </w:rPr>
      </w:pPr>
      <w:del w:id="2689" w:author="COLMENA MATEOS Adrian" w:date="2018-11-23T08:34:00Z">
        <w:r w:rsidRPr="006E52BE" w:rsidDel="006E52BE">
          <w:rPr>
            <w:rFonts w:cs="Arial"/>
            <w:sz w:val="20"/>
            <w:lang w:val="en-US"/>
          </w:rPr>
          <w:delText>em.getTransaction().begin();</w:delText>
        </w:r>
      </w:del>
    </w:p>
    <w:p w14:paraId="7154D2E4" w14:textId="147A8F76" w:rsidR="00196AFB" w:rsidRPr="006E52BE" w:rsidDel="006E52BE" w:rsidRDefault="00196AFB" w:rsidP="0033769B">
      <w:pPr>
        <w:spacing w:before="0" w:line="240" w:lineRule="auto"/>
        <w:ind w:left="0"/>
        <w:jc w:val="left"/>
        <w:rPr>
          <w:del w:id="2690" w:author="COLMENA MATEOS Adrian" w:date="2018-11-23T08:34:00Z"/>
          <w:rFonts w:cs="Arial"/>
          <w:sz w:val="20"/>
          <w:lang w:val="en-US"/>
        </w:rPr>
      </w:pPr>
      <w:del w:id="2691" w:author="COLMENA MATEOS Adrian" w:date="2018-11-23T08:34:00Z">
        <w:r w:rsidRPr="006E52BE" w:rsidDel="006E52BE">
          <w:rPr>
            <w:rFonts w:cs="Arial"/>
            <w:sz w:val="20"/>
            <w:lang w:val="en-US"/>
          </w:rPr>
          <w:delText>createEmpleado(158, "John Doe", 45000);</w:delText>
        </w:r>
      </w:del>
    </w:p>
    <w:p w14:paraId="5E2B7627" w14:textId="3CDE5E7C" w:rsidR="00196AFB" w:rsidRPr="006E52BE" w:rsidDel="006E52BE" w:rsidRDefault="00196AFB" w:rsidP="0033769B">
      <w:pPr>
        <w:spacing w:before="0" w:line="240" w:lineRule="auto"/>
        <w:ind w:left="0"/>
        <w:jc w:val="left"/>
        <w:rPr>
          <w:del w:id="2692" w:author="COLMENA MATEOS Adrian" w:date="2018-11-23T08:34:00Z"/>
          <w:rFonts w:cs="Arial"/>
          <w:sz w:val="20"/>
        </w:rPr>
      </w:pPr>
      <w:del w:id="2693" w:author="COLMENA MATEOS Adrian" w:date="2018-11-23T08:34:00Z">
        <w:r w:rsidRPr="006E52BE" w:rsidDel="006E52BE">
          <w:rPr>
            <w:rFonts w:cs="Arial"/>
            <w:sz w:val="20"/>
          </w:rPr>
          <w:delText>em.getTransaction().commit();</w:delText>
        </w:r>
      </w:del>
    </w:p>
    <w:p w14:paraId="4460A3CA" w14:textId="44B48418" w:rsidR="00196AFB" w:rsidRPr="00F42E08" w:rsidDel="007D58DF" w:rsidRDefault="00196AFB" w:rsidP="0033769B">
      <w:pPr>
        <w:spacing w:before="0" w:line="240" w:lineRule="auto"/>
        <w:ind w:left="0"/>
        <w:jc w:val="left"/>
        <w:rPr>
          <w:del w:id="2694" w:author="COLMENA MATEOS Adrian" w:date="2018-11-26T11:51:00Z"/>
        </w:rPr>
      </w:pPr>
    </w:p>
    <w:p w14:paraId="4A784C42" w14:textId="5C3C6FB3" w:rsidR="00196AFB" w:rsidRPr="00F42E08" w:rsidDel="007D58DF" w:rsidRDefault="00196AFB" w:rsidP="0033769B">
      <w:pPr>
        <w:spacing w:before="0" w:line="240" w:lineRule="auto"/>
        <w:ind w:left="0"/>
        <w:jc w:val="left"/>
        <w:rPr>
          <w:del w:id="2695" w:author="COLMENA MATEOS Adrian" w:date="2018-11-26T11:51:00Z"/>
          <w:highlight w:val="yellow"/>
        </w:rPr>
      </w:pPr>
      <w:del w:id="2696" w:author="COLMENA MATEOS Adrian" w:date="2018-11-26T11:51:00Z">
        <w:r w:rsidRPr="00F42E08" w:rsidDel="007D58DF">
          <w:rPr>
            <w:highlight w:val="yellow"/>
          </w:rPr>
          <w:delText>Queries</w:delText>
        </w:r>
      </w:del>
    </w:p>
    <w:p w14:paraId="04124B95" w14:textId="36381CD0" w:rsidR="00196AFB" w:rsidDel="007D58DF" w:rsidRDefault="00196AFB" w:rsidP="0033769B">
      <w:pPr>
        <w:spacing w:before="0" w:line="240" w:lineRule="auto"/>
        <w:ind w:left="0"/>
        <w:jc w:val="left"/>
        <w:rPr>
          <w:del w:id="2697" w:author="COLMENA MATEOS Adrian" w:date="2018-11-26T11:51:00Z"/>
        </w:rPr>
      </w:pPr>
      <w:del w:id="2698" w:author="COLMENA MATEOS Adrian" w:date="2018-11-26T11:51:00Z">
        <w:r w:rsidDel="007D58DF">
          <w:delText>En JPA, una query (o consulta) es similar a una query de base de datos, pero en lugar de utilizar SQL (Structured Query Language) se utiliza un lenguaje llamado JP QL (Java Persistence Query Language).</w:delText>
        </w:r>
      </w:del>
    </w:p>
    <w:p w14:paraId="4CEA512B" w14:textId="7B8C6FB1" w:rsidR="00196AFB" w:rsidDel="007D58DF" w:rsidRDefault="00196AFB" w:rsidP="0033769B">
      <w:pPr>
        <w:spacing w:before="0" w:line="240" w:lineRule="auto"/>
        <w:ind w:left="0"/>
        <w:jc w:val="left"/>
        <w:rPr>
          <w:del w:id="2699" w:author="COLMENA MATEOS Adrian" w:date="2018-11-26T11:51:00Z"/>
        </w:rPr>
      </w:pPr>
      <w:del w:id="2700" w:author="COLMENA MATEOS Adrian" w:date="2018-11-26T11:51:00Z">
        <w:r w:rsidDel="007D58DF">
          <w:delText xml:space="preserve">Una query es implementada en el código como un objeto Query o TypedQuery&lt;X&gt; y puede ser personalizada en función de las necesidades de la aplicación. Se construye utilizando EntityManager como </w:delText>
        </w:r>
      </w:del>
      <w:del w:id="2701" w:author="COLMENA MATEOS Adrian" w:date="2018-11-23T08:36:00Z">
        <w:r w:rsidDel="006E52BE">
          <w:delText>constructor</w:delText>
        </w:r>
      </w:del>
      <w:del w:id="2702" w:author="COLMENA MATEOS Adrian" w:date="2018-11-26T11:51:00Z">
        <w:r w:rsidDel="007D58DF">
          <w:delText xml:space="preserve">. La interfaz de EntityManager incluye una gran variedad de llamadas API que devuelven una nueva Query o TypedQuery&lt;X&gt;. </w:delText>
        </w:r>
      </w:del>
    </w:p>
    <w:p w14:paraId="5438C7BF" w14:textId="17E3EBE5" w:rsidR="00196AFB" w:rsidDel="007D58DF" w:rsidRDefault="00196AFB" w:rsidP="0033769B">
      <w:pPr>
        <w:spacing w:before="0" w:line="240" w:lineRule="auto"/>
        <w:ind w:left="0"/>
        <w:jc w:val="left"/>
        <w:rPr>
          <w:del w:id="2703" w:author="COLMENA MATEOS Adrian" w:date="2018-11-26T11:51:00Z"/>
        </w:rPr>
      </w:pPr>
      <w:del w:id="2704" w:author="COLMENA MATEOS Adrian" w:date="2018-11-26T11:51:00Z">
        <w:r w:rsidDel="007D58DF">
          <w:delText>Una query puede ser definida de manera estática o dinámica. Una query estática se define normalmente mediante anotaciones o con XML metadata, y debe incluir el query criteria y un nombre asignado por el usuario. Este tipo de queries son las llamadas “named queries”, y se buscan por su nombre en el momento de la ejecución del programa.</w:delText>
        </w:r>
      </w:del>
    </w:p>
    <w:p w14:paraId="2153BE29" w14:textId="54CC002F" w:rsidR="00196AFB" w:rsidDel="007D58DF" w:rsidRDefault="00196AFB" w:rsidP="0033769B">
      <w:pPr>
        <w:spacing w:before="0" w:line="240" w:lineRule="auto"/>
        <w:ind w:left="0"/>
        <w:jc w:val="left"/>
        <w:rPr>
          <w:del w:id="2705" w:author="COLMENA MATEOS Adrian" w:date="2018-11-26T11:51:00Z"/>
        </w:rPr>
      </w:pPr>
      <w:del w:id="2706" w:author="COLMENA MATEOS Adrian" w:date="2018-11-26T11:51:00Z">
        <w:r w:rsidDel="007D58DF">
          <w:delText>Por otro lado, una query dinámica se puede crear en el momento de la ejecución proporcionando el “query criteria” JP QL o un objeto de criterio. Pueden ser un poco más difíciles de ejecutar ya que el persistence provider no puede hacer ninguna preparación previa, pero las queries JP QL son muy simples de utilizar y pueden responder ante la lógica del programa o incluso ante la lógica de usuario.</w:delText>
        </w:r>
      </w:del>
    </w:p>
    <w:p w14:paraId="24B2E138" w14:textId="04D51ADE" w:rsidR="00196AFB" w:rsidDel="007D58DF" w:rsidRDefault="00196AFB" w:rsidP="0033769B">
      <w:pPr>
        <w:spacing w:before="0" w:line="240" w:lineRule="auto"/>
        <w:ind w:left="0"/>
        <w:jc w:val="left"/>
        <w:rPr>
          <w:del w:id="2707" w:author="COLMENA MATEOS Adrian" w:date="2018-11-26T11:51:00Z"/>
        </w:rPr>
      </w:pPr>
      <w:del w:id="2708" w:author="COLMENA MATEOS Adrian" w:date="2018-11-26T11:51:00Z">
        <w:r w:rsidDel="007D58DF">
          <w:delText xml:space="preserve">En la versión de JPA 2.2 se introduce un nuevo método en las queries llamado getResultStream(), </w:delText>
        </w:r>
        <w:r w:rsidRPr="0009654A" w:rsidDel="007D58DF">
          <w:rPr>
            <w:highlight w:val="yellow"/>
          </w:rPr>
          <w:delText xml:space="preserve">que devuelve como resultado de la consulta un </w:delText>
        </w:r>
        <w:r w:rsidDel="007D58DF">
          <w:rPr>
            <w:highlight w:val="yellow"/>
          </w:rPr>
          <w:delText>stream</w:delText>
        </w:r>
        <w:r w:rsidRPr="0009654A" w:rsidDel="007D58DF">
          <w:rPr>
            <w:highlight w:val="yellow"/>
          </w:rPr>
          <w:delText xml:space="preserve"> de Java 8.</w:delText>
        </w:r>
        <w:r w:rsidDel="007D58DF">
          <w:delText xml:space="preserve"> Este método proporciona una mejora a la hora de manejar los result set (resultados) de una query. De este modo, al usar JPA 2.2, se llama al método getResultStream() en lugar de a getResultList(). El </w:delText>
        </w:r>
      </w:del>
      <w:del w:id="2709" w:author="COLMENA MATEOS Adrian" w:date="2018-11-23T08:39:00Z">
        <w:r w:rsidDel="005D2576">
          <w:delText xml:space="preserve">estro </w:delText>
        </w:r>
      </w:del>
      <w:del w:id="2710" w:author="COLMENA MATEOS Adrian" w:date="2018-11-26T11:51:00Z">
        <w:r w:rsidDel="007D58DF">
          <w:delText>del API no ha cambiado, de manera que se puede crear la query de la misma forma que en JPA 2.1.</w:delText>
        </w:r>
      </w:del>
    </w:p>
    <w:p w14:paraId="7D76EF44" w14:textId="7E746A6C" w:rsidR="00196AFB" w:rsidDel="007D58DF" w:rsidRDefault="00196AFB" w:rsidP="0033769B">
      <w:pPr>
        <w:spacing w:before="0" w:line="240" w:lineRule="auto"/>
        <w:ind w:left="0"/>
        <w:jc w:val="left"/>
        <w:rPr>
          <w:del w:id="2711" w:author="COLMENA MATEOS Adrian" w:date="2018-11-26T11:51:00Z"/>
        </w:rPr>
      </w:pPr>
      <w:del w:id="2712" w:author="COLMENA MATEOS Adrian" w:date="2018-11-26T11:51:00Z">
        <w:r w:rsidDel="007D58DF">
          <w:delText xml:space="preserve">En el siguiente ejemplo se muestra cómo crear una query dinámica sencilla y ejecutarla para obtener todos los empleados de la base de datos. </w:delText>
        </w:r>
      </w:del>
    </w:p>
    <w:p w14:paraId="56C6004F" w14:textId="53239EC7" w:rsidR="00196AFB" w:rsidDel="007D58DF" w:rsidRDefault="00196AFB" w:rsidP="0033769B">
      <w:pPr>
        <w:spacing w:before="0" w:line="240" w:lineRule="auto"/>
        <w:ind w:left="0"/>
        <w:jc w:val="left"/>
        <w:rPr>
          <w:del w:id="2713" w:author="COLMENA MATEOS Adrian" w:date="2018-11-26T11:51:00Z"/>
        </w:rPr>
      </w:pPr>
    </w:p>
    <w:p w14:paraId="0506B33D" w14:textId="570360A9" w:rsidR="00196AFB" w:rsidDel="007D58DF" w:rsidRDefault="00196AFB" w:rsidP="0033769B">
      <w:pPr>
        <w:spacing w:before="0" w:line="240" w:lineRule="auto"/>
        <w:ind w:left="0"/>
        <w:jc w:val="left"/>
        <w:rPr>
          <w:del w:id="2714" w:author="COLMENA MATEOS Adrian" w:date="2018-11-26T11:51:00Z"/>
          <w:sz w:val="20"/>
        </w:rPr>
      </w:pPr>
      <w:del w:id="2715" w:author="COLMENA MATEOS Adrian" w:date="2018-11-26T11:51:00Z">
        <w:r w:rsidDel="007D58DF">
          <w:rPr>
            <w:b/>
            <w:i/>
            <w:sz w:val="20"/>
          </w:rPr>
          <w:delText>Ejemplo 7</w:delText>
        </w:r>
        <w:r w:rsidRPr="00B74E80" w:rsidDel="007D58DF">
          <w:rPr>
            <w:b/>
            <w:i/>
            <w:sz w:val="20"/>
          </w:rPr>
          <w:delText>.</w:delText>
        </w:r>
        <w:r w:rsidRPr="00B74E80" w:rsidDel="007D58DF">
          <w:rPr>
            <w:sz w:val="20"/>
          </w:rPr>
          <w:delText xml:space="preserve"> </w:delText>
        </w:r>
        <w:r w:rsidDel="007D58DF">
          <w:rPr>
            <w:sz w:val="20"/>
          </w:rPr>
          <w:delText>Ejemplo de query dinámica.</w:delText>
        </w:r>
      </w:del>
    </w:p>
    <w:p w14:paraId="6D16EB26" w14:textId="37A014BA" w:rsidR="00196AFB" w:rsidDel="007D58DF" w:rsidRDefault="00196AFB" w:rsidP="0033769B">
      <w:pPr>
        <w:spacing w:before="0" w:line="240" w:lineRule="auto"/>
        <w:ind w:left="0"/>
        <w:jc w:val="left"/>
        <w:rPr>
          <w:del w:id="2716" w:author="COLMENA MATEOS Adrian" w:date="2018-11-26T11:51:00Z"/>
          <w:sz w:val="20"/>
        </w:rPr>
      </w:pPr>
    </w:p>
    <w:p w14:paraId="2347EF4B" w14:textId="1347FB8A" w:rsidR="00196AFB" w:rsidRPr="005D2576" w:rsidDel="007D58DF" w:rsidRDefault="00196AFB" w:rsidP="0033769B">
      <w:pPr>
        <w:spacing w:before="0" w:line="240" w:lineRule="auto"/>
        <w:ind w:left="0"/>
        <w:jc w:val="left"/>
        <w:rPr>
          <w:del w:id="2717" w:author="COLMENA MATEOS Adrian" w:date="2018-11-26T11:51:00Z"/>
          <w:rStyle w:val="Textoennegrita"/>
        </w:rPr>
      </w:pPr>
      <w:del w:id="2718" w:author="COLMENA MATEOS Adrian" w:date="2018-11-26T11:51:00Z">
        <w:r w:rsidRPr="005D2576" w:rsidDel="007D58DF">
          <w:rPr>
            <w:rStyle w:val="Textoennegrita"/>
          </w:rPr>
          <w:delText>Ejemplo usando JPA 2.1:</w:delText>
        </w:r>
      </w:del>
    </w:p>
    <w:p w14:paraId="19B3C5AC" w14:textId="4B899A0D" w:rsidR="00196AFB" w:rsidRPr="005D2576" w:rsidDel="007D58DF" w:rsidRDefault="00196AFB" w:rsidP="0033769B">
      <w:pPr>
        <w:spacing w:before="0" w:line="240" w:lineRule="auto"/>
        <w:ind w:left="0"/>
        <w:jc w:val="left"/>
        <w:rPr>
          <w:del w:id="2719" w:author="COLMENA MATEOS Adrian" w:date="2018-11-26T11:51:00Z"/>
          <w:rFonts w:ascii="Lucida Sans Typewriter" w:hAnsi="Lucida Sans Typewriter" w:cs="Arial"/>
          <w:lang w:val="en-US"/>
        </w:rPr>
      </w:pPr>
      <w:del w:id="2720" w:author="COLMENA MATEOS Adrian" w:date="2018-11-26T11:51:00Z">
        <w:r w:rsidRPr="005D2576" w:rsidDel="007D58DF">
          <w:rPr>
            <w:rFonts w:ascii="Lucida Sans Typewriter" w:hAnsi="Lucida Sans Typewriter" w:cs="Arial"/>
            <w:lang w:val="en-US"/>
          </w:rPr>
          <w:delText>TypedQuery&lt;Empleado&gt; query = em.createQuery("SELECT e FROM Empleado e",</w:delText>
        </w:r>
      </w:del>
    </w:p>
    <w:p w14:paraId="20B31E85" w14:textId="78E7B20C" w:rsidR="00196AFB" w:rsidRPr="005D2576" w:rsidDel="007D58DF" w:rsidRDefault="00196AFB" w:rsidP="0033769B">
      <w:pPr>
        <w:spacing w:before="0" w:line="240" w:lineRule="auto"/>
        <w:ind w:left="0"/>
        <w:jc w:val="left"/>
        <w:rPr>
          <w:del w:id="2721" w:author="COLMENA MATEOS Adrian" w:date="2018-11-26T11:51:00Z"/>
          <w:rFonts w:ascii="Lucida Sans Typewriter" w:hAnsi="Lucida Sans Typewriter" w:cs="Arial"/>
          <w:lang w:val="en-US"/>
        </w:rPr>
      </w:pPr>
      <w:del w:id="2722" w:author="COLMENA MATEOS Adrian" w:date="2018-11-26T11:51:00Z">
        <w:r w:rsidRPr="005D2576" w:rsidDel="007D58DF">
          <w:rPr>
            <w:rFonts w:ascii="Lucida Sans Typewriter" w:hAnsi="Lucida Sans Typewriter" w:cs="Arial"/>
            <w:lang w:val="en-US"/>
          </w:rPr>
          <w:delText>Empleado.class);</w:delText>
        </w:r>
      </w:del>
    </w:p>
    <w:p w14:paraId="12A68F4A" w14:textId="6BA66194" w:rsidR="00196AFB" w:rsidRPr="005D2576" w:rsidDel="007D58DF" w:rsidRDefault="00196AFB" w:rsidP="0033769B">
      <w:pPr>
        <w:spacing w:before="0" w:line="240" w:lineRule="auto"/>
        <w:ind w:left="0"/>
        <w:jc w:val="left"/>
        <w:rPr>
          <w:del w:id="2723" w:author="COLMENA MATEOS Adrian" w:date="2018-11-26T11:51:00Z"/>
          <w:rFonts w:ascii="Lucida Sans Typewriter" w:hAnsi="Lucida Sans Typewriter" w:cs="Arial"/>
          <w:lang w:val="en-US"/>
        </w:rPr>
      </w:pPr>
      <w:del w:id="2724" w:author="COLMENA MATEOS Adrian" w:date="2018-11-26T11:51:00Z">
        <w:r w:rsidRPr="005D2576" w:rsidDel="007D58DF">
          <w:rPr>
            <w:rFonts w:ascii="Lucida Sans Typewriter" w:hAnsi="Lucida Sans Typewriter" w:cs="Arial"/>
            <w:lang w:val="en-US"/>
          </w:rPr>
          <w:delText>List&lt;Empleado&gt; emps = query.getResultList();</w:delText>
        </w:r>
      </w:del>
    </w:p>
    <w:p w14:paraId="1AD3BB7D" w14:textId="68FA6845" w:rsidR="00196AFB" w:rsidRPr="000425B6" w:rsidDel="007D58DF" w:rsidRDefault="00196AFB" w:rsidP="0033769B">
      <w:pPr>
        <w:spacing w:before="0" w:line="240" w:lineRule="auto"/>
        <w:ind w:left="0"/>
        <w:jc w:val="left"/>
        <w:rPr>
          <w:del w:id="2725" w:author="COLMENA MATEOS Adrian" w:date="2018-11-26T11:51:00Z"/>
          <w:rFonts w:ascii="Arial" w:hAnsi="Arial" w:cs="Arial"/>
          <w:sz w:val="20"/>
          <w:lang w:val="en-US"/>
        </w:rPr>
      </w:pPr>
    </w:p>
    <w:p w14:paraId="47CC6754" w14:textId="697F027E" w:rsidR="00196AFB" w:rsidRPr="005D2576" w:rsidDel="007D58DF" w:rsidRDefault="00196AFB" w:rsidP="0033769B">
      <w:pPr>
        <w:spacing w:before="0" w:line="240" w:lineRule="auto"/>
        <w:ind w:left="0"/>
        <w:jc w:val="left"/>
        <w:rPr>
          <w:del w:id="2726" w:author="COLMENA MATEOS Adrian" w:date="2018-11-26T11:51:00Z"/>
          <w:rStyle w:val="Textoennegrita"/>
        </w:rPr>
      </w:pPr>
      <w:del w:id="2727" w:author="COLMENA MATEOS Adrian" w:date="2018-11-26T11:51:00Z">
        <w:r w:rsidRPr="005D2576" w:rsidDel="007D58DF">
          <w:rPr>
            <w:rStyle w:val="Textoennegrita"/>
          </w:rPr>
          <w:delText xml:space="preserve">Ejemplo usando JPA 2.2 </w:delText>
        </w:r>
      </w:del>
    </w:p>
    <w:p w14:paraId="07A4CED8" w14:textId="48963509" w:rsidR="00196AFB" w:rsidRPr="005D2576" w:rsidDel="005D2576" w:rsidRDefault="00196AFB" w:rsidP="0033769B">
      <w:pPr>
        <w:spacing w:before="0" w:line="240" w:lineRule="auto"/>
        <w:ind w:left="0"/>
        <w:jc w:val="left"/>
        <w:rPr>
          <w:del w:id="2728" w:author="COLMENA MATEOS Adrian" w:date="2018-11-23T08:40:00Z"/>
          <w:rFonts w:ascii="Lucida Sans Typewriter" w:hAnsi="Lucida Sans Typewriter" w:cs="Arial"/>
          <w:lang w:val="en-US"/>
        </w:rPr>
      </w:pPr>
      <w:del w:id="2729" w:author="COLMENA MATEOS Adrian" w:date="2018-11-26T11:51:00Z">
        <w:r w:rsidRPr="005D2576" w:rsidDel="007D58DF">
          <w:rPr>
            <w:rFonts w:ascii="Lucida Sans Typewriter" w:hAnsi="Lucida Sans Typewriter" w:cs="Arial"/>
            <w:lang w:val="en-US"/>
          </w:rPr>
          <w:delText>Stream&lt;Empleado&gt; Empleado = em.createQuery("SELECT a FROM Empleado e",</w:delText>
        </w:r>
      </w:del>
    </w:p>
    <w:p w14:paraId="589FF954" w14:textId="788E8B55" w:rsidR="00196AFB" w:rsidRPr="005D2576" w:rsidDel="007D58DF" w:rsidRDefault="00196AFB" w:rsidP="0033769B">
      <w:pPr>
        <w:spacing w:before="0" w:line="240" w:lineRule="auto"/>
        <w:ind w:left="0"/>
        <w:jc w:val="left"/>
        <w:rPr>
          <w:ins w:id="2730" w:author="BERMEJO SOLIS Alba" w:date="2018-11-21T12:36:00Z"/>
          <w:del w:id="2731" w:author="COLMENA MATEOS Adrian" w:date="2018-11-26T11:51:00Z"/>
          <w:rFonts w:ascii="Lucida Sans Typewriter" w:hAnsi="Lucida Sans Typewriter" w:cs="Arial"/>
        </w:rPr>
      </w:pPr>
      <w:del w:id="2732" w:author="COLMENA MATEOS Adrian" w:date="2018-11-26T11:51:00Z">
        <w:r w:rsidRPr="005D2576" w:rsidDel="007D58DF">
          <w:rPr>
            <w:rFonts w:ascii="Lucida Sans Typewriter" w:hAnsi="Lucida Sans Typewriter" w:cs="Arial"/>
          </w:rPr>
          <w:delText>Empleado.class).getResultStream();</w:delText>
        </w:r>
      </w:del>
    </w:p>
    <w:p w14:paraId="0C2CE296" w14:textId="0F8437D0" w:rsidR="00196AFB" w:rsidDel="007D58DF" w:rsidRDefault="00196AFB" w:rsidP="0033769B">
      <w:pPr>
        <w:spacing w:before="0" w:line="240" w:lineRule="auto"/>
        <w:ind w:left="0"/>
        <w:jc w:val="left"/>
        <w:rPr>
          <w:del w:id="2733" w:author="COLMENA MATEOS Adrian" w:date="2018-11-26T11:51:00Z"/>
        </w:rPr>
      </w:pPr>
    </w:p>
    <w:p w14:paraId="30FD4A84" w14:textId="54066656" w:rsidR="00196AFB" w:rsidDel="007D58DF" w:rsidRDefault="00196AFB" w:rsidP="0033769B">
      <w:pPr>
        <w:spacing w:before="0" w:line="240" w:lineRule="auto"/>
        <w:ind w:left="0"/>
        <w:jc w:val="left"/>
        <w:rPr>
          <w:del w:id="2734" w:author="COLMENA MATEOS Adrian" w:date="2018-11-26T11:51:00Z"/>
        </w:rPr>
      </w:pPr>
      <w:del w:id="2735" w:author="COLMENA MATEOS Adrian" w:date="2018-11-26T11:51:00Z">
        <w:r w:rsidDel="007D58DF">
          <w:delText xml:space="preserve">Se crea un objeto TypedQuery&lt;Empleado&gt; mediante la llamada createQuery en el EntityManager y pasando en la cadena JP QL que especifica el query criteria, así como la clase en la que la query debe estar parametrizada. La cadena JP QL se refiere a la entidad Empleado, no a la tabla Empleado de la base de datos, así que esta query selecciona todos los objetos Empleado sin filtrarlos. </w:delText>
        </w:r>
      </w:del>
    </w:p>
    <w:p w14:paraId="0020825F" w14:textId="115E7B38" w:rsidR="00196AFB" w:rsidDel="007D58DF" w:rsidRDefault="00196AFB" w:rsidP="0033769B">
      <w:pPr>
        <w:spacing w:before="0" w:line="240" w:lineRule="auto"/>
        <w:ind w:left="0"/>
        <w:jc w:val="left"/>
        <w:rPr>
          <w:del w:id="2736" w:author="COLMENA MATEOS Adrian" w:date="2018-11-26T11:51:00Z"/>
        </w:rPr>
      </w:pPr>
      <w:del w:id="2737" w:author="COLMENA MATEOS Adrian" w:date="2018-11-26T11:51:00Z">
        <w:r w:rsidDel="007D58DF">
          <w:delText>Al igual que al usar JPAs 2.2, el nuevo método getResultStream() devuelve una secuencia Java 8 del resultado de la query. Así que, en este caso, devolverá el stream del resultado de la query Empleado.</w:delText>
        </w:r>
      </w:del>
    </w:p>
    <w:p w14:paraId="7A3636DF" w14:textId="3CA4B34E" w:rsidR="00196AFB" w:rsidDel="007D58DF" w:rsidRDefault="00196AFB" w:rsidP="0033769B">
      <w:pPr>
        <w:spacing w:before="0" w:line="240" w:lineRule="auto"/>
        <w:ind w:left="0"/>
        <w:jc w:val="left"/>
        <w:rPr>
          <w:del w:id="2738" w:author="COLMENA MATEOS Adrian" w:date="2018-11-26T11:51:00Z"/>
        </w:rPr>
      </w:pPr>
      <w:del w:id="2739" w:author="COLMENA MATEOS Adrian" w:date="2018-11-26T11:51:00Z">
        <w:r w:rsidDel="007D58DF">
          <w:delText>Si se desea usar el método getResultList para ejecutar la query, únicamente hay que llamarlo. El resultado será un objeto List&lt;Empleado&gt; que contiene los objetos Empleados coincidentes con el query criteria. Se puede crear fácilmente un método que devuelva todos los empleados, como se muestra en el Ejemplo 8.</w:delText>
        </w:r>
      </w:del>
    </w:p>
    <w:p w14:paraId="0CE40A58" w14:textId="157F95F9" w:rsidR="00196AFB" w:rsidDel="007D58DF" w:rsidRDefault="00196AFB" w:rsidP="0033769B">
      <w:pPr>
        <w:spacing w:before="0" w:line="240" w:lineRule="auto"/>
        <w:ind w:left="0"/>
        <w:jc w:val="left"/>
        <w:rPr>
          <w:del w:id="2740" w:author="COLMENA MATEOS Adrian" w:date="2018-11-26T11:51:00Z"/>
        </w:rPr>
      </w:pPr>
    </w:p>
    <w:p w14:paraId="236D811A" w14:textId="78CDE686" w:rsidR="00196AFB" w:rsidDel="007D58DF" w:rsidRDefault="00196AFB" w:rsidP="0033769B">
      <w:pPr>
        <w:spacing w:before="0" w:line="240" w:lineRule="auto"/>
        <w:ind w:left="0"/>
        <w:jc w:val="left"/>
        <w:rPr>
          <w:del w:id="2741" w:author="COLMENA MATEOS Adrian" w:date="2018-11-26T11:51:00Z"/>
          <w:sz w:val="20"/>
        </w:rPr>
      </w:pPr>
      <w:del w:id="2742" w:author="COLMENA MATEOS Adrian" w:date="2018-11-26T11:51:00Z">
        <w:r w:rsidRPr="005D2576" w:rsidDel="007D58DF">
          <w:rPr>
            <w:rStyle w:val="Textoennegrita"/>
          </w:rPr>
          <w:delText xml:space="preserve">Ejemplo 8. </w:delText>
        </w:r>
        <w:r w:rsidRPr="005D2576" w:rsidDel="007D58DF">
          <w:rPr>
            <w:rStyle w:val="Textoennegrita"/>
            <w:b w:val="0"/>
          </w:rPr>
          <w:delText xml:space="preserve">Método para generar una query y obtener el resultado mediante </w:delText>
        </w:r>
        <w:r w:rsidRPr="005D2576" w:rsidDel="007D58DF">
          <w:rPr>
            <w:rStyle w:val="Textoennegrita"/>
            <w:rFonts w:ascii="Lucida Sans Typewriter" w:hAnsi="Lucida Sans Typewriter"/>
            <w:b w:val="0"/>
          </w:rPr>
          <w:delText>getResultList</w:delText>
        </w:r>
        <w:r w:rsidRPr="005D2576" w:rsidDel="007D58DF">
          <w:rPr>
            <w:b/>
            <w:sz w:val="20"/>
          </w:rPr>
          <w:delText>.</w:delText>
        </w:r>
      </w:del>
    </w:p>
    <w:p w14:paraId="3AFE7F96" w14:textId="0E11AC7A" w:rsidR="00196AFB" w:rsidDel="007D58DF" w:rsidRDefault="00196AFB" w:rsidP="0033769B">
      <w:pPr>
        <w:spacing w:before="0" w:line="240" w:lineRule="auto"/>
        <w:ind w:left="0"/>
        <w:jc w:val="left"/>
        <w:rPr>
          <w:del w:id="2743" w:author="COLMENA MATEOS Adrian" w:date="2018-11-26T11:51:00Z"/>
          <w:sz w:val="20"/>
        </w:rPr>
      </w:pPr>
    </w:p>
    <w:p w14:paraId="50717FB9" w14:textId="5712794B" w:rsidR="00196AFB" w:rsidRPr="005D2576" w:rsidDel="007D58DF" w:rsidRDefault="00196AFB" w:rsidP="0033769B">
      <w:pPr>
        <w:spacing w:before="0" w:line="240" w:lineRule="auto"/>
        <w:ind w:left="0"/>
        <w:jc w:val="left"/>
        <w:rPr>
          <w:del w:id="2744" w:author="COLMENA MATEOS Adrian" w:date="2018-11-26T11:51:00Z"/>
          <w:rFonts w:ascii="Lucida Sans Typewriter" w:hAnsi="Lucida Sans Typewriter" w:cs="Arial"/>
        </w:rPr>
      </w:pPr>
      <w:del w:id="2745" w:author="COLMENA MATEOS Adrian" w:date="2018-11-26T11:51:00Z">
        <w:r w:rsidRPr="005D2576" w:rsidDel="007D58DF">
          <w:rPr>
            <w:rFonts w:ascii="Lucida Sans Typewriter" w:hAnsi="Lucida Sans Typewriter" w:cs="Arial"/>
          </w:rPr>
          <w:delText>public List&lt;Empleado&gt; buscarTodosLosEmpleados() {</w:delText>
        </w:r>
      </w:del>
    </w:p>
    <w:p w14:paraId="2D3DBB11" w14:textId="7AC41C31" w:rsidR="00196AFB" w:rsidRPr="005D2576" w:rsidDel="007D58DF" w:rsidRDefault="00196AFB" w:rsidP="0033769B">
      <w:pPr>
        <w:spacing w:before="0" w:line="240" w:lineRule="auto"/>
        <w:ind w:left="0"/>
        <w:jc w:val="left"/>
        <w:rPr>
          <w:del w:id="2746" w:author="COLMENA MATEOS Adrian" w:date="2018-11-26T11:51:00Z"/>
          <w:rFonts w:ascii="Lucida Sans Typewriter" w:hAnsi="Lucida Sans Typewriter" w:cs="Arial"/>
        </w:rPr>
      </w:pPr>
      <w:del w:id="2747" w:author="COLMENA MATEOS Adrian" w:date="2018-11-26T11:51:00Z">
        <w:r w:rsidRPr="005D2576" w:rsidDel="007D58DF">
          <w:rPr>
            <w:rFonts w:ascii="Lucida Sans Typewriter" w:hAnsi="Lucida Sans Typewriter" w:cs="Arial"/>
          </w:rPr>
          <w:delText xml:space="preserve">  TypedQuery&lt;Empleado&gt; query = em.createQuery("SELECT e FROM Empleado e",</w:delText>
        </w:r>
      </w:del>
    </w:p>
    <w:p w14:paraId="343E535E" w14:textId="507A7DDC" w:rsidR="00196AFB" w:rsidRPr="003469C5" w:rsidDel="007D58DF" w:rsidRDefault="00196AFB" w:rsidP="0033769B">
      <w:pPr>
        <w:spacing w:before="0" w:line="240" w:lineRule="auto"/>
        <w:ind w:left="0"/>
        <w:jc w:val="left"/>
        <w:rPr>
          <w:del w:id="2748" w:author="COLMENA MATEOS Adrian" w:date="2018-11-26T11:51:00Z"/>
          <w:rFonts w:ascii="Lucida Sans Typewriter" w:hAnsi="Lucida Sans Typewriter" w:cs="Arial"/>
        </w:rPr>
      </w:pPr>
      <w:del w:id="2749" w:author="COLMENA MATEOS Adrian" w:date="2018-11-26T11:51:00Z">
        <w:r w:rsidRPr="003469C5" w:rsidDel="007D58DF">
          <w:rPr>
            <w:rFonts w:ascii="Lucida Sans Typewriter" w:hAnsi="Lucida Sans Typewriter" w:cs="Arial"/>
          </w:rPr>
          <w:delText>Empleado.class);</w:delText>
        </w:r>
      </w:del>
    </w:p>
    <w:p w14:paraId="56110EF8" w14:textId="063B36B8" w:rsidR="00196AFB" w:rsidRPr="003469C5" w:rsidDel="007D58DF" w:rsidRDefault="00196AFB" w:rsidP="0033769B">
      <w:pPr>
        <w:spacing w:before="0" w:line="240" w:lineRule="auto"/>
        <w:ind w:left="0"/>
        <w:jc w:val="left"/>
        <w:rPr>
          <w:del w:id="2750" w:author="COLMENA MATEOS Adrian" w:date="2018-11-26T11:51:00Z"/>
          <w:rFonts w:ascii="Lucida Sans Typewriter" w:hAnsi="Lucida Sans Typewriter" w:cs="Arial"/>
        </w:rPr>
      </w:pPr>
      <w:del w:id="2751" w:author="COLMENA MATEOS Adrian" w:date="2018-11-26T11:51:00Z">
        <w:r w:rsidRPr="003469C5" w:rsidDel="007D58DF">
          <w:rPr>
            <w:rFonts w:ascii="Lucida Sans Typewriter" w:hAnsi="Lucida Sans Typewriter" w:cs="Arial"/>
          </w:rPr>
          <w:delText xml:space="preserve">     return query.getResultList();</w:delText>
        </w:r>
      </w:del>
    </w:p>
    <w:p w14:paraId="6778276B" w14:textId="28AEE37F" w:rsidR="00196AFB" w:rsidRPr="005D2576" w:rsidDel="007D58DF" w:rsidRDefault="00196AFB" w:rsidP="0033769B">
      <w:pPr>
        <w:spacing w:before="0" w:line="240" w:lineRule="auto"/>
        <w:ind w:left="0"/>
        <w:jc w:val="left"/>
        <w:rPr>
          <w:del w:id="2752" w:author="COLMENA MATEOS Adrian" w:date="2018-11-26T11:51:00Z"/>
          <w:rFonts w:ascii="Lucida Sans Typewriter" w:hAnsi="Lucida Sans Typewriter" w:cs="Arial"/>
        </w:rPr>
      </w:pPr>
      <w:del w:id="2753" w:author="COLMENA MATEOS Adrian" w:date="2018-11-26T11:51:00Z">
        <w:r w:rsidRPr="005D2576" w:rsidDel="007D58DF">
          <w:rPr>
            <w:rFonts w:ascii="Lucida Sans Typewriter" w:hAnsi="Lucida Sans Typewriter" w:cs="Arial"/>
          </w:rPr>
          <w:delText>}</w:delText>
        </w:r>
      </w:del>
    </w:p>
    <w:p w14:paraId="078D2039" w14:textId="585A50E2" w:rsidR="00196AFB" w:rsidDel="007D58DF" w:rsidRDefault="00196AFB" w:rsidP="0033769B">
      <w:pPr>
        <w:spacing w:before="0" w:line="240" w:lineRule="auto"/>
        <w:ind w:left="0"/>
        <w:jc w:val="left"/>
        <w:rPr>
          <w:del w:id="2754" w:author="COLMENA MATEOS Adrian" w:date="2018-11-26T11:51:00Z"/>
          <w:rFonts w:ascii="Arial" w:hAnsi="Arial" w:cs="Arial"/>
          <w:sz w:val="20"/>
        </w:rPr>
      </w:pPr>
    </w:p>
    <w:p w14:paraId="4C19D0D8" w14:textId="4F507295" w:rsidR="00196AFB" w:rsidRPr="000C1CD4" w:rsidDel="007D58DF" w:rsidRDefault="00196AFB" w:rsidP="0033769B">
      <w:pPr>
        <w:spacing w:before="0" w:line="240" w:lineRule="auto"/>
        <w:ind w:left="0"/>
        <w:jc w:val="left"/>
        <w:rPr>
          <w:del w:id="2755" w:author="COLMENA MATEOS Adrian" w:date="2018-11-26T11:51:00Z"/>
          <w:rFonts w:ascii="Arial" w:hAnsi="Arial" w:cs="Arial"/>
          <w:sz w:val="20"/>
        </w:rPr>
      </w:pPr>
      <w:del w:id="2756" w:author="COLMENA MATEOS Adrian" w:date="2018-11-26T11:51:00Z">
        <w:r w:rsidDel="007D58DF">
          <w:rPr>
            <w:rFonts w:ascii="Arial" w:hAnsi="Arial" w:cs="Arial"/>
            <w:sz w:val="20"/>
          </w:rPr>
          <w:delText>Este ejemplo muestra lo sencillo que es de crear, ejecutar y procesar queries, pero no muestra lo poderosas que son.</w:delText>
        </w:r>
      </w:del>
    </w:p>
    <w:p w14:paraId="1CEF1610" w14:textId="5C48ACF2" w:rsidR="00196AFB" w:rsidRPr="00F613BC" w:rsidDel="007D58DF" w:rsidRDefault="00196AFB" w:rsidP="0033769B">
      <w:pPr>
        <w:spacing w:before="0" w:line="240" w:lineRule="auto"/>
        <w:ind w:left="0"/>
        <w:jc w:val="left"/>
        <w:rPr>
          <w:del w:id="2757" w:author="COLMENA MATEOS Adrian" w:date="2018-11-26T11:51:00Z"/>
          <w:rFonts w:ascii="Segoe UI" w:hAnsi="Segoe UI" w:cs="Segoe UI"/>
          <w:color w:val="000000"/>
          <w:sz w:val="21"/>
          <w:szCs w:val="21"/>
          <w:lang w:eastAsia="en-US"/>
        </w:rPr>
      </w:pPr>
    </w:p>
    <w:p w14:paraId="47AD9EBE" w14:textId="6B1FB28D" w:rsidR="00914633" w:rsidDel="007D58DF" w:rsidRDefault="00914633" w:rsidP="0033769B">
      <w:pPr>
        <w:spacing w:before="0" w:line="240" w:lineRule="auto"/>
        <w:ind w:left="0"/>
        <w:jc w:val="left"/>
        <w:rPr>
          <w:del w:id="2758" w:author="COLMENA MATEOS Adrian" w:date="2018-11-26T11:51:00Z"/>
        </w:rPr>
      </w:pPr>
      <w:del w:id="2759" w:author="COLMENA MATEOS Adrian" w:date="2018-11-26T11:51:00Z">
        <w:r w:rsidDel="007D58DF">
          <w:delText>Recopilación</w:delText>
        </w:r>
        <w:bookmarkEnd w:id="2039"/>
      </w:del>
    </w:p>
    <w:p w14:paraId="6AAFAFF2" w14:textId="032AF170" w:rsidR="00914633" w:rsidDel="007D58DF" w:rsidRDefault="00914633" w:rsidP="0033769B">
      <w:pPr>
        <w:spacing w:before="0" w:line="240" w:lineRule="auto"/>
        <w:ind w:left="0"/>
        <w:jc w:val="left"/>
        <w:rPr>
          <w:del w:id="2760" w:author="COLMENA MATEOS Adrian" w:date="2018-11-26T11:51:00Z"/>
        </w:rPr>
      </w:pPr>
      <w:del w:id="2761" w:author="COLMENA MATEOS Adrian" w:date="2018-11-26T11:51:00Z">
        <w:r w:rsidDel="007D58DF">
          <w:delText xml:space="preserve">Una vez vistos todos los métodos anteriores, la idea es juntarlos y combinarlos en una única clase. La clase actúa como una clase de servicio, a la que se llamará ServicioEmpleado, y que permita realizar operaciones con los empleados. El código debería resultar ya bastante familiar con lo visto anteriormente. </w:delText>
        </w:r>
      </w:del>
    </w:p>
    <w:p w14:paraId="70FDB758" w14:textId="217D01D3" w:rsidR="00914633" w:rsidDel="007D58DF" w:rsidRDefault="00914633" w:rsidP="0033769B">
      <w:pPr>
        <w:spacing w:before="0" w:line="240" w:lineRule="auto"/>
        <w:ind w:left="0"/>
        <w:jc w:val="left"/>
        <w:rPr>
          <w:del w:id="2762" w:author="COLMENA MATEOS Adrian" w:date="2018-11-26T11:51:00Z"/>
        </w:rPr>
      </w:pPr>
      <w:del w:id="2763" w:author="COLMENA MATEOS Adrian" w:date="2018-11-26T11:51:00Z">
        <w:r w:rsidDel="007D58DF">
          <w:delText>El ejemplo 9 muestra la implementación de todos los métodos en la clase mencionada.</w:delText>
        </w:r>
      </w:del>
    </w:p>
    <w:p w14:paraId="506FA267" w14:textId="77777777" w:rsidR="00914633" w:rsidDel="000677A8" w:rsidRDefault="00914633" w:rsidP="0033769B">
      <w:pPr>
        <w:spacing w:before="0" w:line="240" w:lineRule="auto"/>
        <w:ind w:left="0"/>
        <w:jc w:val="left"/>
        <w:rPr>
          <w:del w:id="2764" w:author="COLMENA MATEOS Adrian" w:date="2018-11-23T08:47:00Z"/>
        </w:rPr>
      </w:pPr>
    </w:p>
    <w:p w14:paraId="65B637EF" w14:textId="2D92D6FD" w:rsidR="00914633" w:rsidRPr="00D40AFE" w:rsidDel="007D58DF" w:rsidRDefault="00914633" w:rsidP="0033769B">
      <w:pPr>
        <w:spacing w:before="0" w:line="240" w:lineRule="auto"/>
        <w:ind w:left="0"/>
        <w:jc w:val="left"/>
        <w:rPr>
          <w:ins w:id="2765" w:author="BERMEJO SOLIS Alba" w:date="2018-11-21T12:36:00Z"/>
          <w:del w:id="2766" w:author="COLMENA MATEOS Adrian" w:date="2018-11-26T11:51:00Z"/>
          <w:rFonts w:ascii="Arial" w:hAnsi="Arial" w:cs="Arial"/>
        </w:rPr>
      </w:pPr>
      <w:bookmarkStart w:id="2767" w:name="Ejemplo9"/>
      <w:del w:id="2768" w:author="COLMENA MATEOS Adrian" w:date="2018-11-26T11:51:00Z">
        <w:r w:rsidRPr="00D40AFE" w:rsidDel="007D58DF">
          <w:rPr>
            <w:rFonts w:ascii="Arial" w:hAnsi="Arial" w:cs="Arial"/>
            <w:b/>
            <w:i/>
          </w:rPr>
          <w:delText>Ejemplo 9.</w:delText>
        </w:r>
        <w:r w:rsidRPr="00D40AFE" w:rsidDel="007D58DF">
          <w:rPr>
            <w:rFonts w:ascii="Arial" w:hAnsi="Arial" w:cs="Arial"/>
          </w:rPr>
          <w:delText xml:space="preserve"> </w:delText>
        </w:r>
        <w:bookmarkEnd w:id="2767"/>
        <w:r w:rsidRPr="00D40AFE" w:rsidDel="007D58DF">
          <w:rPr>
            <w:rFonts w:ascii="Arial" w:hAnsi="Arial" w:cs="Arial"/>
          </w:rPr>
          <w:delText>Clase de servicio para operar con la entidad Empleado.</w:delText>
        </w:r>
      </w:del>
    </w:p>
    <w:p w14:paraId="1A8CC8F5" w14:textId="754E6C64" w:rsidR="00914633" w:rsidDel="007D58DF" w:rsidRDefault="00914633" w:rsidP="0033769B">
      <w:pPr>
        <w:spacing w:before="0" w:line="240" w:lineRule="auto"/>
        <w:ind w:left="0"/>
        <w:jc w:val="left"/>
        <w:rPr>
          <w:del w:id="2769" w:author="COLMENA MATEOS Adrian" w:date="2018-11-26T11:51:00Z"/>
        </w:rPr>
      </w:pPr>
    </w:p>
    <w:p w14:paraId="26061F85" w14:textId="5CA13947" w:rsidR="00914633" w:rsidRPr="000677A8" w:rsidDel="007D58DF" w:rsidRDefault="00914633" w:rsidP="0033769B">
      <w:pPr>
        <w:spacing w:before="0" w:line="240" w:lineRule="auto"/>
        <w:ind w:left="0"/>
        <w:jc w:val="left"/>
        <w:rPr>
          <w:del w:id="2770" w:author="COLMENA MATEOS Adrian" w:date="2018-11-26T11:51:00Z"/>
          <w:rFonts w:ascii="Lucida Sans Typewriter" w:hAnsi="Lucida Sans Typewriter" w:cs="Arial"/>
          <w:szCs w:val="22"/>
          <w:lang w:val="en-US" w:eastAsia="en-US"/>
        </w:rPr>
      </w:pPr>
      <w:del w:id="2771" w:author="COLMENA MATEOS Adrian" w:date="2018-11-26T11:51:00Z">
        <w:r w:rsidRPr="000677A8" w:rsidDel="007D58DF">
          <w:rPr>
            <w:rFonts w:ascii="Lucida Sans Typewriter" w:hAnsi="Lucida Sans Typewriter" w:cs="Arial"/>
            <w:szCs w:val="22"/>
            <w:lang w:val="en-US" w:eastAsia="en-US"/>
          </w:rPr>
          <w:delText>import javax.persistence.*;</w:delText>
        </w:r>
      </w:del>
    </w:p>
    <w:p w14:paraId="53F3F3DA" w14:textId="301F49DC" w:rsidR="00914633" w:rsidRPr="000677A8" w:rsidDel="000677A8" w:rsidRDefault="00914633" w:rsidP="0033769B">
      <w:pPr>
        <w:spacing w:before="0" w:line="240" w:lineRule="auto"/>
        <w:ind w:left="0"/>
        <w:jc w:val="left"/>
        <w:rPr>
          <w:del w:id="2772" w:author="COLMENA MATEOS Adrian" w:date="2018-11-23T08:47:00Z"/>
          <w:rFonts w:ascii="Lucida Sans Typewriter" w:hAnsi="Lucida Sans Typewriter" w:cs="Arial"/>
          <w:szCs w:val="22"/>
          <w:lang w:val="en-US" w:eastAsia="en-US"/>
        </w:rPr>
      </w:pPr>
      <w:del w:id="2773" w:author="COLMENA MATEOS Adrian" w:date="2018-11-26T11:51:00Z">
        <w:r w:rsidRPr="000677A8" w:rsidDel="007D58DF">
          <w:rPr>
            <w:rFonts w:ascii="Lucida Sans Typewriter" w:hAnsi="Lucida Sans Typewriter" w:cs="Arial"/>
            <w:szCs w:val="22"/>
            <w:lang w:val="en-US" w:eastAsia="en-US"/>
          </w:rPr>
          <w:delText>import java.util.List;</w:delText>
        </w:r>
      </w:del>
    </w:p>
    <w:p w14:paraId="50DED76C" w14:textId="3B615A6F" w:rsidR="00914633" w:rsidRPr="000677A8" w:rsidDel="007D58DF" w:rsidRDefault="00914633" w:rsidP="0033769B">
      <w:pPr>
        <w:spacing w:before="0" w:line="240" w:lineRule="auto"/>
        <w:ind w:left="0"/>
        <w:jc w:val="left"/>
        <w:rPr>
          <w:del w:id="2774" w:author="COLMENA MATEOS Adrian" w:date="2018-11-26T11:51:00Z"/>
          <w:rFonts w:ascii="Lucida Sans Typewriter" w:hAnsi="Lucida Sans Typewriter" w:cs="Arial"/>
          <w:szCs w:val="22"/>
          <w:lang w:val="en-US" w:eastAsia="en-US"/>
        </w:rPr>
      </w:pPr>
    </w:p>
    <w:p w14:paraId="0FFB3349" w14:textId="20D7222D" w:rsidR="00914633" w:rsidRPr="000677A8" w:rsidDel="007D58DF" w:rsidRDefault="00914633" w:rsidP="0033769B">
      <w:pPr>
        <w:spacing w:before="0" w:line="240" w:lineRule="auto"/>
        <w:ind w:left="0"/>
        <w:jc w:val="left"/>
        <w:rPr>
          <w:del w:id="2775" w:author="COLMENA MATEOS Adrian" w:date="2018-11-26T11:51:00Z"/>
          <w:rFonts w:ascii="Lucida Sans Typewriter" w:hAnsi="Lucida Sans Typewriter" w:cs="Arial"/>
          <w:szCs w:val="22"/>
          <w:lang w:val="en-US" w:eastAsia="en-US"/>
        </w:rPr>
      </w:pPr>
      <w:del w:id="2776" w:author="COLMENA MATEOS Adrian" w:date="2018-11-26T11:51:00Z">
        <w:r w:rsidRPr="000677A8" w:rsidDel="007D58DF">
          <w:rPr>
            <w:rFonts w:ascii="Lucida Sans Typewriter" w:hAnsi="Lucida Sans Typewriter" w:cs="Arial"/>
            <w:szCs w:val="22"/>
            <w:lang w:val="en-US" w:eastAsia="en-US"/>
          </w:rPr>
          <w:delText>public class ServicioEmpleado {</w:delText>
        </w:r>
      </w:del>
    </w:p>
    <w:p w14:paraId="32EB4452" w14:textId="7846E79E" w:rsidR="00914633" w:rsidRPr="000677A8" w:rsidDel="007D58DF" w:rsidRDefault="00914633" w:rsidP="0033769B">
      <w:pPr>
        <w:spacing w:before="0" w:line="240" w:lineRule="auto"/>
        <w:ind w:left="0"/>
        <w:jc w:val="left"/>
        <w:rPr>
          <w:del w:id="2777" w:author="COLMENA MATEOS Adrian" w:date="2018-11-26T11:51:00Z"/>
          <w:rFonts w:ascii="Lucida Sans Typewriter" w:hAnsi="Lucida Sans Typewriter" w:cs="Arial"/>
          <w:szCs w:val="22"/>
          <w:lang w:val="en-US" w:eastAsia="en-US"/>
        </w:rPr>
      </w:pPr>
      <w:del w:id="2778" w:author="COLMENA MATEOS Adrian" w:date="2018-11-26T11:51:00Z">
        <w:r w:rsidRPr="000677A8" w:rsidDel="007D58DF">
          <w:rPr>
            <w:rFonts w:ascii="Lucida Sans Typewriter" w:hAnsi="Lucida Sans Typewriter" w:cs="Arial"/>
            <w:szCs w:val="22"/>
            <w:lang w:val="en-US" w:eastAsia="en-US"/>
          </w:rPr>
          <w:delText>protected EntityManager em;</w:delText>
        </w:r>
      </w:del>
    </w:p>
    <w:p w14:paraId="06A8DE9A" w14:textId="53309F58" w:rsidR="00914633" w:rsidRPr="000677A8" w:rsidDel="007D58DF" w:rsidRDefault="00914633" w:rsidP="0033769B">
      <w:pPr>
        <w:spacing w:before="0" w:line="240" w:lineRule="auto"/>
        <w:ind w:left="0"/>
        <w:jc w:val="left"/>
        <w:rPr>
          <w:del w:id="2779" w:author="COLMENA MATEOS Adrian" w:date="2018-11-26T11:51:00Z"/>
          <w:rFonts w:ascii="Lucida Sans Typewriter" w:hAnsi="Lucida Sans Typewriter" w:cs="Arial"/>
          <w:szCs w:val="22"/>
          <w:lang w:val="en-US" w:eastAsia="en-US"/>
        </w:rPr>
      </w:pPr>
    </w:p>
    <w:p w14:paraId="17706123" w14:textId="0B5DD20E" w:rsidR="00914633" w:rsidRPr="000677A8" w:rsidDel="007D58DF" w:rsidRDefault="00914633" w:rsidP="0033769B">
      <w:pPr>
        <w:spacing w:before="0" w:line="240" w:lineRule="auto"/>
        <w:ind w:left="0"/>
        <w:jc w:val="left"/>
        <w:rPr>
          <w:del w:id="2780" w:author="COLMENA MATEOS Adrian" w:date="2018-11-26T11:51:00Z"/>
          <w:rFonts w:ascii="Lucida Sans Typewriter" w:hAnsi="Lucida Sans Typewriter" w:cs="Arial"/>
          <w:szCs w:val="22"/>
          <w:lang w:val="en-US" w:eastAsia="en-US"/>
        </w:rPr>
      </w:pPr>
      <w:del w:id="2781" w:author="COLMENA MATEOS Adrian" w:date="2018-11-26T11:51:00Z">
        <w:r w:rsidRPr="000677A8" w:rsidDel="007D58DF">
          <w:rPr>
            <w:rFonts w:ascii="Lucida Sans Typewriter" w:hAnsi="Lucida Sans Typewriter" w:cs="Arial"/>
            <w:szCs w:val="22"/>
            <w:lang w:val="en-US" w:eastAsia="en-US"/>
          </w:rPr>
          <w:delText>public ServicioEmpleado (EntityManager em) {</w:delText>
        </w:r>
      </w:del>
    </w:p>
    <w:p w14:paraId="4D4B2F1D" w14:textId="295029D2" w:rsidR="00914633" w:rsidRPr="000677A8" w:rsidDel="007D58DF" w:rsidRDefault="00914633" w:rsidP="0033769B">
      <w:pPr>
        <w:spacing w:before="0" w:line="240" w:lineRule="auto"/>
        <w:ind w:left="0"/>
        <w:jc w:val="left"/>
        <w:rPr>
          <w:del w:id="2782" w:author="COLMENA MATEOS Adrian" w:date="2018-11-26T11:51:00Z"/>
          <w:rFonts w:ascii="Lucida Sans Typewriter" w:hAnsi="Lucida Sans Typewriter" w:cs="Arial"/>
          <w:szCs w:val="22"/>
          <w:lang w:val="en-US" w:eastAsia="en-US"/>
        </w:rPr>
      </w:pPr>
      <w:del w:id="2783" w:author="COLMENA MATEOS Adrian" w:date="2018-11-26T11:51:00Z">
        <w:r w:rsidRPr="000677A8" w:rsidDel="007D58DF">
          <w:rPr>
            <w:rFonts w:ascii="Lucida Sans Typewriter" w:hAnsi="Lucida Sans Typewriter" w:cs="Arial"/>
            <w:szCs w:val="22"/>
            <w:lang w:val="en-US" w:eastAsia="en-US"/>
          </w:rPr>
          <w:delText>this.em = em;</w:delText>
        </w:r>
      </w:del>
    </w:p>
    <w:p w14:paraId="585B5C9A" w14:textId="036122C0" w:rsidR="00914633" w:rsidRPr="000677A8" w:rsidDel="007D58DF" w:rsidRDefault="00914633" w:rsidP="0033769B">
      <w:pPr>
        <w:spacing w:before="0" w:line="240" w:lineRule="auto"/>
        <w:ind w:left="0"/>
        <w:jc w:val="left"/>
        <w:rPr>
          <w:del w:id="2784" w:author="COLMENA MATEOS Adrian" w:date="2018-11-26T11:51:00Z"/>
          <w:rFonts w:ascii="Lucida Sans Typewriter" w:hAnsi="Lucida Sans Typewriter" w:cs="Arial"/>
          <w:szCs w:val="22"/>
          <w:lang w:val="en-US" w:eastAsia="en-US"/>
        </w:rPr>
      </w:pPr>
      <w:del w:id="2785" w:author="COLMENA MATEOS Adrian" w:date="2018-11-26T11:51:00Z">
        <w:r w:rsidRPr="000677A8" w:rsidDel="007D58DF">
          <w:rPr>
            <w:rFonts w:ascii="Lucida Sans Typewriter" w:hAnsi="Lucida Sans Typewriter" w:cs="Arial"/>
            <w:szCs w:val="22"/>
            <w:lang w:val="en-US" w:eastAsia="en-US"/>
          </w:rPr>
          <w:delText>}</w:delText>
        </w:r>
      </w:del>
    </w:p>
    <w:p w14:paraId="43FC5D75" w14:textId="407EE1D6" w:rsidR="00914633" w:rsidRPr="000677A8" w:rsidDel="007D58DF" w:rsidRDefault="00914633" w:rsidP="0033769B">
      <w:pPr>
        <w:spacing w:before="0" w:line="240" w:lineRule="auto"/>
        <w:ind w:left="0"/>
        <w:jc w:val="left"/>
        <w:rPr>
          <w:del w:id="2786" w:author="COLMENA MATEOS Adrian" w:date="2018-11-26T11:51:00Z"/>
          <w:rFonts w:ascii="Lucida Sans Typewriter" w:hAnsi="Lucida Sans Typewriter" w:cs="Arial"/>
          <w:szCs w:val="22"/>
          <w:lang w:val="en-US" w:eastAsia="en-US"/>
        </w:rPr>
      </w:pPr>
    </w:p>
    <w:p w14:paraId="439A1F5B" w14:textId="5542E017" w:rsidR="00914633" w:rsidRPr="000677A8" w:rsidDel="007D58DF" w:rsidRDefault="00914633" w:rsidP="0033769B">
      <w:pPr>
        <w:spacing w:before="0" w:line="240" w:lineRule="auto"/>
        <w:ind w:left="0"/>
        <w:jc w:val="left"/>
        <w:rPr>
          <w:del w:id="2787" w:author="COLMENA MATEOS Adrian" w:date="2018-11-26T11:51:00Z"/>
          <w:rFonts w:ascii="Lucida Sans Typewriter" w:hAnsi="Lucida Sans Typewriter" w:cs="Arial"/>
          <w:szCs w:val="22"/>
          <w:lang w:val="en-US" w:eastAsia="en-US"/>
        </w:rPr>
      </w:pPr>
      <w:del w:id="2788" w:author="COLMENA MATEOS Adrian" w:date="2018-11-26T11:51:00Z">
        <w:r w:rsidRPr="000677A8" w:rsidDel="007D58DF">
          <w:rPr>
            <w:rFonts w:ascii="Lucida Sans Typewriter" w:hAnsi="Lucida Sans Typewriter" w:cs="Arial"/>
            <w:szCs w:val="22"/>
            <w:lang w:val="en-US" w:eastAsia="en-US"/>
          </w:rPr>
          <w:delText>public Empleado crearEmpleado (int id, String nombre, long salario) {</w:delText>
        </w:r>
      </w:del>
    </w:p>
    <w:p w14:paraId="0AB1B556" w14:textId="019BC347" w:rsidR="00914633" w:rsidRPr="000677A8" w:rsidDel="007D58DF" w:rsidRDefault="00914633" w:rsidP="0033769B">
      <w:pPr>
        <w:spacing w:before="0" w:line="240" w:lineRule="auto"/>
        <w:ind w:left="0"/>
        <w:jc w:val="left"/>
        <w:rPr>
          <w:del w:id="2789" w:author="COLMENA MATEOS Adrian" w:date="2018-11-26T11:51:00Z"/>
          <w:rFonts w:ascii="Lucida Sans Typewriter" w:hAnsi="Lucida Sans Typewriter" w:cs="Arial"/>
          <w:szCs w:val="22"/>
          <w:lang w:eastAsia="en-US"/>
        </w:rPr>
      </w:pPr>
      <w:del w:id="2790" w:author="COLMENA MATEOS Adrian" w:date="2018-11-26T11:51:00Z">
        <w:r w:rsidRPr="000677A8" w:rsidDel="007D58DF">
          <w:rPr>
            <w:rFonts w:ascii="Lucida Sans Typewriter" w:hAnsi="Lucida Sans Typewriter" w:cs="Arial"/>
            <w:szCs w:val="22"/>
            <w:lang w:eastAsia="en-US"/>
          </w:rPr>
          <w:delText>Empleado emp = new Empleado(id);</w:delText>
        </w:r>
      </w:del>
    </w:p>
    <w:p w14:paraId="5E865E76" w14:textId="4F9F2401" w:rsidR="00914633" w:rsidRPr="000677A8" w:rsidDel="007D58DF" w:rsidRDefault="00914633" w:rsidP="0033769B">
      <w:pPr>
        <w:spacing w:before="0" w:line="240" w:lineRule="auto"/>
        <w:ind w:left="0"/>
        <w:jc w:val="left"/>
        <w:rPr>
          <w:del w:id="2791" w:author="COLMENA MATEOS Adrian" w:date="2018-11-26T11:51:00Z"/>
          <w:rFonts w:ascii="Lucida Sans Typewriter" w:hAnsi="Lucida Sans Typewriter" w:cs="Arial"/>
          <w:szCs w:val="22"/>
          <w:lang w:eastAsia="en-US"/>
        </w:rPr>
      </w:pPr>
      <w:del w:id="2792" w:author="COLMENA MATEOS Adrian" w:date="2018-11-26T11:51:00Z">
        <w:r w:rsidRPr="000677A8" w:rsidDel="007D58DF">
          <w:rPr>
            <w:rFonts w:ascii="Lucida Sans Typewriter" w:hAnsi="Lucida Sans Typewriter" w:cs="Arial"/>
            <w:szCs w:val="22"/>
            <w:lang w:eastAsia="en-US"/>
          </w:rPr>
          <w:delText>emp.setNombre(nombre);</w:delText>
        </w:r>
      </w:del>
    </w:p>
    <w:p w14:paraId="63E2B3E0" w14:textId="27351075" w:rsidR="00914633" w:rsidRPr="000677A8" w:rsidDel="007D58DF" w:rsidRDefault="00914633" w:rsidP="0033769B">
      <w:pPr>
        <w:spacing w:before="0" w:line="240" w:lineRule="auto"/>
        <w:ind w:left="0"/>
        <w:jc w:val="left"/>
        <w:rPr>
          <w:del w:id="2793" w:author="COLMENA MATEOS Adrian" w:date="2018-11-26T11:51:00Z"/>
          <w:rFonts w:ascii="Lucida Sans Typewriter" w:hAnsi="Lucida Sans Typewriter" w:cs="Arial"/>
          <w:szCs w:val="22"/>
          <w:lang w:eastAsia="en-US"/>
        </w:rPr>
      </w:pPr>
      <w:del w:id="2794" w:author="COLMENA MATEOS Adrian" w:date="2018-11-26T11:51:00Z">
        <w:r w:rsidRPr="000677A8" w:rsidDel="007D58DF">
          <w:rPr>
            <w:rFonts w:ascii="Lucida Sans Typewriter" w:hAnsi="Lucida Sans Typewriter" w:cs="Arial"/>
            <w:szCs w:val="22"/>
            <w:lang w:eastAsia="en-US"/>
          </w:rPr>
          <w:delText>emp.setSalario(salario);</w:delText>
        </w:r>
      </w:del>
    </w:p>
    <w:p w14:paraId="0B1B7E81" w14:textId="39C5327E" w:rsidR="00914633" w:rsidRPr="000677A8" w:rsidDel="007D58DF" w:rsidRDefault="00914633" w:rsidP="0033769B">
      <w:pPr>
        <w:spacing w:before="0" w:line="240" w:lineRule="auto"/>
        <w:ind w:left="0"/>
        <w:jc w:val="left"/>
        <w:rPr>
          <w:del w:id="2795" w:author="COLMENA MATEOS Adrian" w:date="2018-11-26T11:51:00Z"/>
          <w:rFonts w:ascii="Lucida Sans Typewriter" w:hAnsi="Lucida Sans Typewriter" w:cs="Arial"/>
          <w:szCs w:val="22"/>
          <w:lang w:eastAsia="en-US"/>
        </w:rPr>
      </w:pPr>
      <w:del w:id="2796" w:author="COLMENA MATEOS Adrian" w:date="2018-11-26T11:51:00Z">
        <w:r w:rsidRPr="000677A8" w:rsidDel="007D58DF">
          <w:rPr>
            <w:rFonts w:ascii="Lucida Sans Typewriter" w:hAnsi="Lucida Sans Typewriter" w:cs="Arial"/>
            <w:szCs w:val="22"/>
            <w:lang w:eastAsia="en-US"/>
          </w:rPr>
          <w:delText>em.persist(emp);</w:delText>
        </w:r>
      </w:del>
    </w:p>
    <w:p w14:paraId="38D0E472" w14:textId="5D2EEB61" w:rsidR="00914633" w:rsidRPr="000677A8" w:rsidDel="007D58DF" w:rsidRDefault="00914633" w:rsidP="0033769B">
      <w:pPr>
        <w:spacing w:before="0" w:line="240" w:lineRule="auto"/>
        <w:ind w:left="0"/>
        <w:jc w:val="left"/>
        <w:rPr>
          <w:del w:id="2797" w:author="COLMENA MATEOS Adrian" w:date="2018-11-26T11:51:00Z"/>
          <w:rFonts w:ascii="Lucida Sans Typewriter" w:hAnsi="Lucida Sans Typewriter" w:cs="Arial"/>
          <w:szCs w:val="22"/>
          <w:lang w:val="en-US" w:eastAsia="en-US"/>
        </w:rPr>
      </w:pPr>
      <w:del w:id="2798" w:author="COLMENA MATEOS Adrian" w:date="2018-11-26T11:51:00Z">
        <w:r w:rsidRPr="000677A8" w:rsidDel="007D58DF">
          <w:rPr>
            <w:rFonts w:ascii="Lucida Sans Typewriter" w:hAnsi="Lucida Sans Typewriter" w:cs="Arial"/>
            <w:szCs w:val="22"/>
            <w:lang w:val="en-US" w:eastAsia="en-US"/>
          </w:rPr>
          <w:delText>return emp;</w:delText>
        </w:r>
      </w:del>
    </w:p>
    <w:p w14:paraId="40D8AB20" w14:textId="6C08DFBF" w:rsidR="00914633" w:rsidRPr="000677A8" w:rsidDel="007D58DF" w:rsidRDefault="00914633" w:rsidP="0033769B">
      <w:pPr>
        <w:spacing w:before="0" w:line="240" w:lineRule="auto"/>
        <w:ind w:left="0"/>
        <w:jc w:val="left"/>
        <w:rPr>
          <w:del w:id="2799" w:author="COLMENA MATEOS Adrian" w:date="2018-11-26T11:51:00Z"/>
          <w:rFonts w:ascii="Lucida Sans Typewriter" w:hAnsi="Lucida Sans Typewriter" w:cs="Arial"/>
          <w:szCs w:val="22"/>
          <w:lang w:val="en-US" w:eastAsia="en-US"/>
        </w:rPr>
      </w:pPr>
      <w:del w:id="2800" w:author="COLMENA MATEOS Adrian" w:date="2018-11-26T11:51:00Z">
        <w:r w:rsidRPr="000677A8" w:rsidDel="007D58DF">
          <w:rPr>
            <w:rFonts w:ascii="Lucida Sans Typewriter" w:hAnsi="Lucida Sans Typewriter" w:cs="Arial"/>
            <w:szCs w:val="22"/>
            <w:lang w:val="en-US" w:eastAsia="en-US"/>
          </w:rPr>
          <w:delText>}</w:delText>
        </w:r>
      </w:del>
    </w:p>
    <w:p w14:paraId="5329CFED" w14:textId="2B7C97BA" w:rsidR="00914633" w:rsidRPr="000677A8" w:rsidDel="007D58DF" w:rsidRDefault="00914633" w:rsidP="0033769B">
      <w:pPr>
        <w:spacing w:before="0" w:line="240" w:lineRule="auto"/>
        <w:ind w:left="0"/>
        <w:jc w:val="left"/>
        <w:rPr>
          <w:del w:id="2801" w:author="COLMENA MATEOS Adrian" w:date="2018-11-26T11:51:00Z"/>
          <w:rFonts w:ascii="Lucida Sans Typewriter" w:hAnsi="Lucida Sans Typewriter" w:cs="Arial"/>
          <w:szCs w:val="22"/>
          <w:lang w:val="en-US" w:eastAsia="en-US"/>
        </w:rPr>
      </w:pPr>
    </w:p>
    <w:p w14:paraId="061AA71F" w14:textId="65D57F6D" w:rsidR="00914633" w:rsidRPr="000677A8" w:rsidDel="007D58DF" w:rsidRDefault="00914633" w:rsidP="0033769B">
      <w:pPr>
        <w:spacing w:before="0" w:line="240" w:lineRule="auto"/>
        <w:ind w:left="0"/>
        <w:jc w:val="left"/>
        <w:rPr>
          <w:del w:id="2802" w:author="COLMENA MATEOS Adrian" w:date="2018-11-26T11:51:00Z"/>
          <w:rFonts w:ascii="Lucida Sans Typewriter" w:hAnsi="Lucida Sans Typewriter" w:cs="Arial"/>
          <w:szCs w:val="22"/>
          <w:lang w:val="en-US" w:eastAsia="en-US"/>
        </w:rPr>
      </w:pPr>
      <w:del w:id="2803" w:author="COLMENA MATEOS Adrian" w:date="2018-11-26T11:51:00Z">
        <w:r w:rsidRPr="000677A8" w:rsidDel="007D58DF">
          <w:rPr>
            <w:rFonts w:ascii="Lucida Sans Typewriter" w:hAnsi="Lucida Sans Typewriter" w:cs="Arial"/>
            <w:szCs w:val="22"/>
            <w:lang w:val="en-US" w:eastAsia="en-US"/>
          </w:rPr>
          <w:delText>public void borrarEmpleado(int id) {</w:delText>
        </w:r>
      </w:del>
    </w:p>
    <w:p w14:paraId="4789F294" w14:textId="4A867607" w:rsidR="00914633" w:rsidRPr="000677A8" w:rsidDel="007D58DF" w:rsidRDefault="00914633" w:rsidP="0033769B">
      <w:pPr>
        <w:spacing w:before="0" w:line="240" w:lineRule="auto"/>
        <w:ind w:left="0"/>
        <w:jc w:val="left"/>
        <w:rPr>
          <w:del w:id="2804" w:author="COLMENA MATEOS Adrian" w:date="2018-11-26T11:51:00Z"/>
          <w:rFonts w:ascii="Lucida Sans Typewriter" w:hAnsi="Lucida Sans Typewriter" w:cs="Arial"/>
          <w:szCs w:val="22"/>
          <w:lang w:val="en-US" w:eastAsia="en-US"/>
        </w:rPr>
      </w:pPr>
      <w:del w:id="2805" w:author="COLMENA MATEOS Adrian" w:date="2018-11-26T11:51:00Z">
        <w:r w:rsidRPr="000677A8" w:rsidDel="007D58DF">
          <w:rPr>
            <w:rFonts w:ascii="Lucida Sans Typewriter" w:hAnsi="Lucida Sans Typewriter" w:cs="Arial"/>
            <w:szCs w:val="22"/>
            <w:lang w:val="en-US" w:eastAsia="en-US"/>
          </w:rPr>
          <w:delText>Empleado emp = findEmpleado(id);</w:delText>
        </w:r>
      </w:del>
    </w:p>
    <w:p w14:paraId="122BF8F3" w14:textId="236AC6EE" w:rsidR="00914633" w:rsidRPr="000677A8" w:rsidDel="007D58DF" w:rsidRDefault="00914633" w:rsidP="0033769B">
      <w:pPr>
        <w:spacing w:before="0" w:line="240" w:lineRule="auto"/>
        <w:ind w:left="0"/>
        <w:jc w:val="left"/>
        <w:rPr>
          <w:del w:id="2806" w:author="COLMENA MATEOS Adrian" w:date="2018-11-26T11:51:00Z"/>
          <w:rFonts w:ascii="Lucida Sans Typewriter" w:hAnsi="Lucida Sans Typewriter" w:cs="Arial"/>
          <w:szCs w:val="22"/>
          <w:lang w:val="en-US" w:eastAsia="en-US"/>
        </w:rPr>
      </w:pPr>
      <w:del w:id="2807" w:author="COLMENA MATEOS Adrian" w:date="2018-11-26T11:51:00Z">
        <w:r w:rsidRPr="000677A8" w:rsidDel="007D58DF">
          <w:rPr>
            <w:rFonts w:ascii="Lucida Sans Typewriter" w:hAnsi="Lucida Sans Typewriter" w:cs="Arial"/>
            <w:szCs w:val="22"/>
            <w:lang w:val="en-US" w:eastAsia="en-US"/>
          </w:rPr>
          <w:delText>if (emp != null) {</w:delText>
        </w:r>
      </w:del>
    </w:p>
    <w:p w14:paraId="3BFA4C4F" w14:textId="525E70E0" w:rsidR="00914633" w:rsidRPr="000677A8" w:rsidDel="007D58DF" w:rsidRDefault="00914633" w:rsidP="0033769B">
      <w:pPr>
        <w:spacing w:before="0" w:line="240" w:lineRule="auto"/>
        <w:ind w:left="0"/>
        <w:jc w:val="left"/>
        <w:rPr>
          <w:del w:id="2808" w:author="COLMENA MATEOS Adrian" w:date="2018-11-26T11:51:00Z"/>
          <w:rFonts w:ascii="Lucida Sans Typewriter" w:hAnsi="Lucida Sans Typewriter" w:cs="Arial"/>
          <w:szCs w:val="22"/>
          <w:lang w:val="en-US" w:eastAsia="en-US"/>
        </w:rPr>
      </w:pPr>
      <w:del w:id="2809" w:author="COLMENA MATEOS Adrian" w:date="2018-11-26T11:51:00Z">
        <w:r w:rsidRPr="000677A8" w:rsidDel="007D58DF">
          <w:rPr>
            <w:rFonts w:ascii="Lucida Sans Typewriter" w:hAnsi="Lucida Sans Typewriter" w:cs="Arial"/>
            <w:szCs w:val="22"/>
            <w:lang w:val="en-US" w:eastAsia="en-US"/>
          </w:rPr>
          <w:delText>em.remove(emp);</w:delText>
        </w:r>
      </w:del>
    </w:p>
    <w:p w14:paraId="0C4E37DD" w14:textId="0C1D281B" w:rsidR="00914633" w:rsidRPr="000677A8" w:rsidDel="007D58DF" w:rsidRDefault="00914633" w:rsidP="0033769B">
      <w:pPr>
        <w:spacing w:before="0" w:line="240" w:lineRule="auto"/>
        <w:ind w:left="0"/>
        <w:jc w:val="left"/>
        <w:rPr>
          <w:del w:id="2810" w:author="COLMENA MATEOS Adrian" w:date="2018-11-26T11:51:00Z"/>
          <w:rFonts w:ascii="Lucida Sans Typewriter" w:hAnsi="Lucida Sans Typewriter" w:cs="Arial"/>
          <w:szCs w:val="22"/>
          <w:lang w:val="en-US" w:eastAsia="en-US"/>
        </w:rPr>
      </w:pPr>
      <w:del w:id="2811" w:author="COLMENA MATEOS Adrian" w:date="2018-11-26T11:51:00Z">
        <w:r w:rsidRPr="000677A8" w:rsidDel="007D58DF">
          <w:rPr>
            <w:rFonts w:ascii="Lucida Sans Typewriter" w:hAnsi="Lucida Sans Typewriter" w:cs="Arial"/>
            <w:szCs w:val="22"/>
            <w:lang w:val="en-US" w:eastAsia="en-US"/>
          </w:rPr>
          <w:delText>}</w:delText>
        </w:r>
      </w:del>
    </w:p>
    <w:p w14:paraId="2FC1BF80" w14:textId="55984868" w:rsidR="00914633" w:rsidRPr="000677A8" w:rsidDel="007D58DF" w:rsidRDefault="00914633" w:rsidP="0033769B">
      <w:pPr>
        <w:spacing w:before="0" w:line="240" w:lineRule="auto"/>
        <w:ind w:left="0"/>
        <w:jc w:val="left"/>
        <w:rPr>
          <w:del w:id="2812" w:author="COLMENA MATEOS Adrian" w:date="2018-11-26T11:51:00Z"/>
          <w:rFonts w:ascii="Lucida Sans Typewriter" w:hAnsi="Lucida Sans Typewriter" w:cs="Arial"/>
          <w:szCs w:val="22"/>
          <w:lang w:val="en-US" w:eastAsia="en-US"/>
        </w:rPr>
      </w:pPr>
      <w:del w:id="2813" w:author="COLMENA MATEOS Adrian" w:date="2018-11-26T11:51:00Z">
        <w:r w:rsidRPr="000677A8" w:rsidDel="007D58DF">
          <w:rPr>
            <w:rFonts w:ascii="Lucida Sans Typewriter" w:hAnsi="Lucida Sans Typewriter" w:cs="Arial"/>
            <w:szCs w:val="22"/>
            <w:lang w:val="en-US" w:eastAsia="en-US"/>
          </w:rPr>
          <w:delText>}</w:delText>
        </w:r>
      </w:del>
    </w:p>
    <w:p w14:paraId="36DC5D67" w14:textId="4E1EAB40" w:rsidR="00914633" w:rsidRPr="000677A8" w:rsidDel="007D58DF" w:rsidRDefault="00914633" w:rsidP="0033769B">
      <w:pPr>
        <w:spacing w:before="0" w:line="240" w:lineRule="auto"/>
        <w:ind w:left="0"/>
        <w:jc w:val="left"/>
        <w:rPr>
          <w:del w:id="2814" w:author="COLMENA MATEOS Adrian" w:date="2018-11-26T11:51:00Z"/>
          <w:rFonts w:ascii="Lucida Sans Typewriter" w:hAnsi="Lucida Sans Typewriter" w:cs="Arial"/>
          <w:szCs w:val="22"/>
          <w:lang w:val="en-US" w:eastAsia="en-US"/>
        </w:rPr>
      </w:pPr>
    </w:p>
    <w:p w14:paraId="3EF81255" w14:textId="099C9E8E" w:rsidR="00914633" w:rsidRPr="000677A8" w:rsidDel="007D58DF" w:rsidRDefault="00914633" w:rsidP="0033769B">
      <w:pPr>
        <w:spacing w:before="0" w:line="240" w:lineRule="auto"/>
        <w:ind w:left="0"/>
        <w:jc w:val="left"/>
        <w:rPr>
          <w:del w:id="2815" w:author="COLMENA MATEOS Adrian" w:date="2018-11-26T11:51:00Z"/>
          <w:rFonts w:ascii="Lucida Sans Typewriter" w:hAnsi="Lucida Sans Typewriter" w:cs="Arial"/>
          <w:szCs w:val="22"/>
          <w:lang w:val="en-US" w:eastAsia="en-US"/>
        </w:rPr>
      </w:pPr>
    </w:p>
    <w:p w14:paraId="4DE41F85" w14:textId="2CC190B1" w:rsidR="00914633" w:rsidRPr="000677A8" w:rsidDel="007D58DF" w:rsidRDefault="00914633" w:rsidP="0033769B">
      <w:pPr>
        <w:spacing w:before="0" w:line="240" w:lineRule="auto"/>
        <w:ind w:left="0"/>
        <w:jc w:val="left"/>
        <w:rPr>
          <w:del w:id="2816" w:author="COLMENA MATEOS Adrian" w:date="2018-11-26T11:51:00Z"/>
          <w:rFonts w:ascii="Lucida Sans Typewriter" w:hAnsi="Lucida Sans Typewriter" w:cs="Arial"/>
          <w:szCs w:val="22"/>
          <w:lang w:val="en-US" w:eastAsia="en-US"/>
        </w:rPr>
      </w:pPr>
      <w:del w:id="2817" w:author="COLMENA MATEOS Adrian" w:date="2018-11-26T11:51:00Z">
        <w:r w:rsidRPr="000677A8" w:rsidDel="007D58DF">
          <w:rPr>
            <w:rFonts w:ascii="Lucida Sans Typewriter" w:hAnsi="Lucida Sans Typewriter" w:cs="Arial"/>
            <w:szCs w:val="22"/>
            <w:lang w:val="en-US" w:eastAsia="en-US"/>
          </w:rPr>
          <w:delText xml:space="preserve">public </w:delText>
        </w:r>
        <w:r w:rsidR="00196AFB" w:rsidRPr="000677A8" w:rsidDel="007D58DF">
          <w:rPr>
            <w:rFonts w:ascii="Lucida Sans Typewriter" w:hAnsi="Lucida Sans Typewriter" w:cs="Arial"/>
            <w:szCs w:val="22"/>
            <w:lang w:val="en-US" w:eastAsia="en-US"/>
          </w:rPr>
          <w:delText>Empleado</w:delText>
        </w:r>
        <w:r w:rsidRPr="000677A8" w:rsidDel="007D58DF">
          <w:rPr>
            <w:rFonts w:ascii="Lucida Sans Typewriter" w:hAnsi="Lucida Sans Typewriter" w:cs="Arial"/>
            <w:szCs w:val="22"/>
            <w:lang w:val="en-US" w:eastAsia="en-US"/>
          </w:rPr>
          <w:delText xml:space="preserve"> aumentarSalario (int id, long aumento) {</w:delText>
        </w:r>
      </w:del>
    </w:p>
    <w:p w14:paraId="439A0696" w14:textId="18D8AF3E" w:rsidR="00914633" w:rsidRPr="000677A8" w:rsidDel="007D58DF" w:rsidRDefault="00914633" w:rsidP="0033769B">
      <w:pPr>
        <w:spacing w:before="0" w:line="240" w:lineRule="auto"/>
        <w:ind w:left="0"/>
        <w:jc w:val="left"/>
        <w:rPr>
          <w:del w:id="2818" w:author="COLMENA MATEOS Adrian" w:date="2018-11-26T11:51:00Z"/>
          <w:rFonts w:ascii="Lucida Sans Typewriter" w:hAnsi="Lucida Sans Typewriter" w:cs="Arial"/>
          <w:szCs w:val="22"/>
          <w:lang w:val="en-US" w:eastAsia="en-US"/>
        </w:rPr>
      </w:pPr>
      <w:del w:id="2819" w:author="COLMENA MATEOS Adrian" w:date="2018-11-26T11:51:00Z">
        <w:r w:rsidRPr="000677A8" w:rsidDel="007D58DF">
          <w:rPr>
            <w:rFonts w:ascii="Lucida Sans Typewriter" w:hAnsi="Lucida Sans Typewriter" w:cs="Arial"/>
            <w:szCs w:val="22"/>
            <w:lang w:val="en-US" w:eastAsia="en-US"/>
          </w:rPr>
          <w:delText>Empleado emp = em.find(Empleado.class, id);</w:delText>
        </w:r>
      </w:del>
    </w:p>
    <w:p w14:paraId="06FB7719" w14:textId="4BC7A84D" w:rsidR="00914633" w:rsidRPr="000677A8" w:rsidDel="007D58DF" w:rsidRDefault="00914633" w:rsidP="0033769B">
      <w:pPr>
        <w:spacing w:before="0" w:line="240" w:lineRule="auto"/>
        <w:ind w:left="0"/>
        <w:jc w:val="left"/>
        <w:rPr>
          <w:del w:id="2820" w:author="COLMENA MATEOS Adrian" w:date="2018-11-26T11:51:00Z"/>
          <w:rFonts w:ascii="Lucida Sans Typewriter" w:hAnsi="Lucida Sans Typewriter" w:cs="Arial"/>
          <w:szCs w:val="22"/>
          <w:lang w:val="en-US" w:eastAsia="en-US"/>
        </w:rPr>
      </w:pPr>
      <w:del w:id="2821" w:author="COLMENA MATEOS Adrian" w:date="2018-11-26T11:51:00Z">
        <w:r w:rsidRPr="000677A8" w:rsidDel="007D58DF">
          <w:rPr>
            <w:rFonts w:ascii="Lucida Sans Typewriter" w:hAnsi="Lucida Sans Typewriter" w:cs="Arial"/>
            <w:szCs w:val="22"/>
            <w:lang w:val="en-US" w:eastAsia="en-US"/>
          </w:rPr>
          <w:delText>if (emp != null) {</w:delText>
        </w:r>
      </w:del>
    </w:p>
    <w:p w14:paraId="78149BF2" w14:textId="45907674" w:rsidR="00914633" w:rsidRPr="000677A8" w:rsidDel="007D58DF" w:rsidRDefault="00914633" w:rsidP="0033769B">
      <w:pPr>
        <w:spacing w:before="0" w:line="240" w:lineRule="auto"/>
        <w:ind w:left="0"/>
        <w:jc w:val="left"/>
        <w:rPr>
          <w:del w:id="2822" w:author="COLMENA MATEOS Adrian" w:date="2018-11-26T11:51:00Z"/>
          <w:rFonts w:ascii="Lucida Sans Typewriter" w:hAnsi="Lucida Sans Typewriter" w:cs="Arial"/>
          <w:szCs w:val="22"/>
          <w:lang w:eastAsia="en-US"/>
        </w:rPr>
      </w:pPr>
      <w:del w:id="2823" w:author="COLMENA MATEOS Adrian" w:date="2018-11-26T11:51:00Z">
        <w:r w:rsidRPr="000677A8" w:rsidDel="007D58DF">
          <w:rPr>
            <w:rFonts w:ascii="Lucida Sans Typewriter" w:hAnsi="Lucida Sans Typewriter" w:cs="Arial"/>
            <w:szCs w:val="22"/>
            <w:lang w:eastAsia="en-US"/>
          </w:rPr>
          <w:delText>emp.setSalario(emp.getSalario() + aumento);</w:delText>
        </w:r>
      </w:del>
    </w:p>
    <w:p w14:paraId="49AF9703" w14:textId="521D09DF" w:rsidR="00914633" w:rsidRPr="000677A8" w:rsidDel="007D58DF" w:rsidRDefault="00914633" w:rsidP="0033769B">
      <w:pPr>
        <w:spacing w:before="0" w:line="240" w:lineRule="auto"/>
        <w:ind w:left="0"/>
        <w:jc w:val="left"/>
        <w:rPr>
          <w:del w:id="2824" w:author="COLMENA MATEOS Adrian" w:date="2018-11-26T11:51:00Z"/>
          <w:rFonts w:ascii="Lucida Sans Typewriter" w:hAnsi="Lucida Sans Typewriter" w:cs="Arial"/>
          <w:szCs w:val="22"/>
          <w:lang w:val="en-US" w:eastAsia="en-US"/>
        </w:rPr>
      </w:pPr>
      <w:del w:id="2825" w:author="COLMENA MATEOS Adrian" w:date="2018-11-26T11:51:00Z">
        <w:r w:rsidRPr="000677A8" w:rsidDel="007D58DF">
          <w:rPr>
            <w:rFonts w:ascii="Lucida Sans Typewriter" w:hAnsi="Lucida Sans Typewriter" w:cs="Arial"/>
            <w:szCs w:val="22"/>
            <w:lang w:val="en-US" w:eastAsia="en-US"/>
          </w:rPr>
          <w:delText>}</w:delText>
        </w:r>
      </w:del>
    </w:p>
    <w:p w14:paraId="704130EB" w14:textId="3F107FA9" w:rsidR="00914633" w:rsidRPr="000677A8" w:rsidDel="007D58DF" w:rsidRDefault="00914633" w:rsidP="0033769B">
      <w:pPr>
        <w:spacing w:before="0" w:line="240" w:lineRule="auto"/>
        <w:ind w:left="0"/>
        <w:jc w:val="left"/>
        <w:rPr>
          <w:del w:id="2826" w:author="COLMENA MATEOS Adrian" w:date="2018-11-26T11:51:00Z"/>
          <w:rFonts w:ascii="Lucida Sans Typewriter" w:hAnsi="Lucida Sans Typewriter" w:cs="Arial"/>
          <w:szCs w:val="22"/>
          <w:lang w:val="en-US" w:eastAsia="en-US"/>
        </w:rPr>
      </w:pPr>
      <w:del w:id="2827" w:author="COLMENA MATEOS Adrian" w:date="2018-11-26T11:51:00Z">
        <w:r w:rsidRPr="000677A8" w:rsidDel="007D58DF">
          <w:rPr>
            <w:rFonts w:ascii="Lucida Sans Typewriter" w:hAnsi="Lucida Sans Typewriter" w:cs="Arial"/>
            <w:szCs w:val="22"/>
            <w:lang w:val="en-US" w:eastAsia="en-US"/>
          </w:rPr>
          <w:delText>return emp;</w:delText>
        </w:r>
      </w:del>
    </w:p>
    <w:p w14:paraId="0FFE979E" w14:textId="76FE5374" w:rsidR="00914633" w:rsidRPr="000677A8" w:rsidDel="007D58DF" w:rsidRDefault="00914633" w:rsidP="0033769B">
      <w:pPr>
        <w:spacing w:before="0" w:line="240" w:lineRule="auto"/>
        <w:ind w:left="0"/>
        <w:jc w:val="left"/>
        <w:rPr>
          <w:del w:id="2828" w:author="COLMENA MATEOS Adrian" w:date="2018-11-26T11:51:00Z"/>
          <w:rFonts w:ascii="Lucida Sans Typewriter" w:hAnsi="Lucida Sans Typewriter" w:cs="Arial"/>
          <w:szCs w:val="22"/>
          <w:lang w:val="en-US" w:eastAsia="en-US"/>
        </w:rPr>
      </w:pPr>
      <w:del w:id="2829" w:author="COLMENA MATEOS Adrian" w:date="2018-11-26T11:51:00Z">
        <w:r w:rsidRPr="000677A8" w:rsidDel="007D58DF">
          <w:rPr>
            <w:rFonts w:ascii="Lucida Sans Typewriter" w:hAnsi="Lucida Sans Typewriter" w:cs="Arial"/>
            <w:szCs w:val="22"/>
            <w:lang w:val="en-US" w:eastAsia="en-US"/>
          </w:rPr>
          <w:delText>}</w:delText>
        </w:r>
      </w:del>
    </w:p>
    <w:p w14:paraId="350B3FC5" w14:textId="15D479E9" w:rsidR="00914633" w:rsidRPr="000677A8" w:rsidDel="007D58DF" w:rsidRDefault="00914633" w:rsidP="0033769B">
      <w:pPr>
        <w:spacing w:before="0" w:line="240" w:lineRule="auto"/>
        <w:ind w:left="0"/>
        <w:jc w:val="left"/>
        <w:rPr>
          <w:del w:id="2830" w:author="COLMENA MATEOS Adrian" w:date="2018-11-26T11:51:00Z"/>
          <w:rFonts w:ascii="Lucida Sans Typewriter" w:hAnsi="Lucida Sans Typewriter" w:cs="Arial"/>
          <w:szCs w:val="22"/>
          <w:lang w:val="en-US" w:eastAsia="en-US"/>
        </w:rPr>
      </w:pPr>
    </w:p>
    <w:p w14:paraId="0B9A4B53" w14:textId="1355A15C" w:rsidR="00914633" w:rsidRPr="000677A8" w:rsidDel="007D58DF" w:rsidRDefault="00914633" w:rsidP="0033769B">
      <w:pPr>
        <w:spacing w:before="0" w:line="240" w:lineRule="auto"/>
        <w:ind w:left="0"/>
        <w:jc w:val="left"/>
        <w:rPr>
          <w:del w:id="2831" w:author="COLMENA MATEOS Adrian" w:date="2018-11-26T11:51:00Z"/>
          <w:rFonts w:ascii="Lucida Sans Typewriter" w:hAnsi="Lucida Sans Typewriter" w:cs="Arial"/>
          <w:szCs w:val="22"/>
          <w:lang w:val="en-US" w:eastAsia="en-US"/>
        </w:rPr>
      </w:pPr>
      <w:del w:id="2832" w:author="COLMENA MATEOS Adrian" w:date="2018-11-26T11:51:00Z">
        <w:r w:rsidRPr="000677A8" w:rsidDel="007D58DF">
          <w:rPr>
            <w:rFonts w:ascii="Lucida Sans Typewriter" w:hAnsi="Lucida Sans Typewriter" w:cs="Arial"/>
            <w:szCs w:val="22"/>
            <w:lang w:val="en-US" w:eastAsia="en-US"/>
          </w:rPr>
          <w:delText>public Empleado buscarEmpleado (int id) {</w:delText>
        </w:r>
      </w:del>
    </w:p>
    <w:p w14:paraId="39487210" w14:textId="571C055C" w:rsidR="00914633" w:rsidRPr="000677A8" w:rsidDel="007D58DF" w:rsidRDefault="00914633" w:rsidP="0033769B">
      <w:pPr>
        <w:spacing w:before="0" w:line="240" w:lineRule="auto"/>
        <w:ind w:left="0"/>
        <w:jc w:val="left"/>
        <w:rPr>
          <w:del w:id="2833" w:author="COLMENA MATEOS Adrian" w:date="2018-11-26T11:51:00Z"/>
          <w:rFonts w:ascii="Lucida Sans Typewriter" w:hAnsi="Lucida Sans Typewriter" w:cs="Arial"/>
          <w:szCs w:val="22"/>
          <w:lang w:val="en-US" w:eastAsia="en-US"/>
        </w:rPr>
      </w:pPr>
      <w:del w:id="2834" w:author="COLMENA MATEOS Adrian" w:date="2018-11-26T11:51:00Z">
        <w:r w:rsidRPr="000677A8" w:rsidDel="007D58DF">
          <w:rPr>
            <w:rFonts w:ascii="Lucida Sans Typewriter" w:hAnsi="Lucida Sans Typewriter" w:cs="Arial"/>
            <w:szCs w:val="22"/>
            <w:lang w:val="en-US" w:eastAsia="en-US"/>
          </w:rPr>
          <w:delText>return em.find(Empleado.class, id);</w:delText>
        </w:r>
      </w:del>
    </w:p>
    <w:p w14:paraId="2B4CB185" w14:textId="69068A70" w:rsidR="00914633" w:rsidRPr="000677A8" w:rsidDel="007D58DF" w:rsidRDefault="00914633" w:rsidP="0033769B">
      <w:pPr>
        <w:spacing w:before="0" w:line="240" w:lineRule="auto"/>
        <w:ind w:left="0"/>
        <w:jc w:val="left"/>
        <w:rPr>
          <w:del w:id="2835" w:author="COLMENA MATEOS Adrian" w:date="2018-11-26T11:51:00Z"/>
          <w:rFonts w:ascii="Lucida Sans Typewriter" w:hAnsi="Lucida Sans Typewriter" w:cs="Arial"/>
          <w:szCs w:val="22"/>
          <w:lang w:eastAsia="en-US"/>
        </w:rPr>
      </w:pPr>
      <w:del w:id="2836" w:author="COLMENA MATEOS Adrian" w:date="2018-11-26T11:51:00Z">
        <w:r w:rsidRPr="000677A8" w:rsidDel="007D58DF">
          <w:rPr>
            <w:rFonts w:ascii="Lucida Sans Typewriter" w:hAnsi="Lucida Sans Typewriter" w:cs="Arial"/>
            <w:szCs w:val="22"/>
            <w:lang w:eastAsia="en-US"/>
          </w:rPr>
          <w:delText>}</w:delText>
        </w:r>
      </w:del>
    </w:p>
    <w:p w14:paraId="38430FC3" w14:textId="3AF9D9BB" w:rsidR="00914633" w:rsidRPr="000677A8" w:rsidDel="007D58DF" w:rsidRDefault="00914633" w:rsidP="0033769B">
      <w:pPr>
        <w:spacing w:before="0" w:line="240" w:lineRule="auto"/>
        <w:ind w:left="0"/>
        <w:jc w:val="left"/>
        <w:rPr>
          <w:del w:id="2837" w:author="COLMENA MATEOS Adrian" w:date="2018-11-26T11:51:00Z"/>
          <w:rFonts w:ascii="Lucida Sans Typewriter" w:hAnsi="Lucida Sans Typewriter" w:cs="Arial"/>
          <w:szCs w:val="22"/>
          <w:lang w:eastAsia="en-US"/>
        </w:rPr>
      </w:pPr>
    </w:p>
    <w:p w14:paraId="7FC07A83" w14:textId="359794EE" w:rsidR="00914633" w:rsidRPr="000677A8" w:rsidDel="007D58DF" w:rsidRDefault="00914633" w:rsidP="0033769B">
      <w:pPr>
        <w:spacing w:before="0" w:line="240" w:lineRule="auto"/>
        <w:ind w:left="0"/>
        <w:jc w:val="left"/>
        <w:rPr>
          <w:del w:id="2838" w:author="COLMENA MATEOS Adrian" w:date="2018-11-26T11:51:00Z"/>
          <w:rFonts w:ascii="Lucida Sans Typewriter" w:hAnsi="Lucida Sans Typewriter" w:cs="Arial"/>
          <w:szCs w:val="22"/>
          <w:lang w:eastAsia="en-US"/>
        </w:rPr>
      </w:pPr>
      <w:del w:id="2839" w:author="COLMENA MATEOS Adrian" w:date="2018-11-26T11:51:00Z">
        <w:r w:rsidRPr="000677A8" w:rsidDel="007D58DF">
          <w:rPr>
            <w:rFonts w:ascii="Lucida Sans Typewriter" w:hAnsi="Lucida Sans Typewriter" w:cs="Arial"/>
            <w:szCs w:val="22"/>
            <w:lang w:eastAsia="en-US"/>
          </w:rPr>
          <w:delText>public List&lt;Empleado&gt; buscarTodosLosEmpleados () {</w:delText>
        </w:r>
      </w:del>
    </w:p>
    <w:p w14:paraId="1628E928" w14:textId="1339339F" w:rsidR="00914633" w:rsidRPr="000677A8" w:rsidDel="007D58DF" w:rsidRDefault="00914633" w:rsidP="0033769B">
      <w:pPr>
        <w:spacing w:before="0" w:line="240" w:lineRule="auto"/>
        <w:ind w:left="0"/>
        <w:jc w:val="left"/>
        <w:rPr>
          <w:del w:id="2840" w:author="COLMENA MATEOS Adrian" w:date="2018-11-26T11:51:00Z"/>
          <w:rFonts w:ascii="Lucida Sans Typewriter" w:hAnsi="Lucida Sans Typewriter" w:cs="Arial"/>
          <w:szCs w:val="22"/>
          <w:lang w:eastAsia="en-US"/>
        </w:rPr>
      </w:pPr>
      <w:del w:id="2841" w:author="COLMENA MATEOS Adrian" w:date="2018-11-26T11:51:00Z">
        <w:r w:rsidRPr="000677A8" w:rsidDel="007D58DF">
          <w:rPr>
            <w:rFonts w:ascii="Lucida Sans Typewriter" w:hAnsi="Lucida Sans Typewriter" w:cs="Arial"/>
            <w:szCs w:val="22"/>
            <w:lang w:eastAsia="en-US"/>
          </w:rPr>
          <w:delText>TypedQuery&lt;Empleado&gt; query = em.createQuery("SELECT e FROM Empleado e", Empleado.class);</w:delText>
        </w:r>
      </w:del>
    </w:p>
    <w:p w14:paraId="3A8556DC" w14:textId="147E2757" w:rsidR="00914633" w:rsidRPr="000677A8" w:rsidDel="007D58DF" w:rsidRDefault="00914633" w:rsidP="0033769B">
      <w:pPr>
        <w:spacing w:before="0" w:line="240" w:lineRule="auto"/>
        <w:ind w:left="0"/>
        <w:jc w:val="left"/>
        <w:rPr>
          <w:del w:id="2842" w:author="COLMENA MATEOS Adrian" w:date="2018-11-26T11:51:00Z"/>
          <w:rFonts w:ascii="Lucida Sans Typewriter" w:hAnsi="Lucida Sans Typewriter" w:cs="Arial"/>
          <w:szCs w:val="22"/>
          <w:lang w:eastAsia="en-US"/>
        </w:rPr>
      </w:pPr>
      <w:del w:id="2843" w:author="COLMENA MATEOS Adrian" w:date="2018-11-26T11:51:00Z">
        <w:r w:rsidRPr="000677A8" w:rsidDel="007D58DF">
          <w:rPr>
            <w:rFonts w:ascii="Lucida Sans Typewriter" w:hAnsi="Lucida Sans Typewriter" w:cs="Arial"/>
            <w:szCs w:val="22"/>
            <w:lang w:eastAsia="en-US"/>
          </w:rPr>
          <w:delText>return query.getResultList();</w:delText>
        </w:r>
      </w:del>
    </w:p>
    <w:p w14:paraId="2861F9A9" w14:textId="46B80082" w:rsidR="00914633" w:rsidRPr="000677A8" w:rsidDel="007D58DF" w:rsidRDefault="00914633" w:rsidP="0033769B">
      <w:pPr>
        <w:spacing w:before="0" w:line="240" w:lineRule="auto"/>
        <w:ind w:left="0"/>
        <w:jc w:val="left"/>
        <w:rPr>
          <w:del w:id="2844" w:author="COLMENA MATEOS Adrian" w:date="2018-11-26T11:51:00Z"/>
          <w:rFonts w:ascii="Lucida Sans Typewriter" w:hAnsi="Lucida Sans Typewriter" w:cs="Arial"/>
          <w:szCs w:val="22"/>
          <w:lang w:eastAsia="en-US"/>
        </w:rPr>
      </w:pPr>
      <w:del w:id="2845" w:author="COLMENA MATEOS Adrian" w:date="2018-11-26T11:51:00Z">
        <w:r w:rsidRPr="000677A8" w:rsidDel="007D58DF">
          <w:rPr>
            <w:rFonts w:ascii="Lucida Sans Typewriter" w:hAnsi="Lucida Sans Typewriter" w:cs="Arial"/>
            <w:szCs w:val="22"/>
            <w:lang w:eastAsia="en-US"/>
          </w:rPr>
          <w:delText>}</w:delText>
        </w:r>
      </w:del>
    </w:p>
    <w:p w14:paraId="51B383A9" w14:textId="1BF85525" w:rsidR="00914633" w:rsidRPr="000677A8" w:rsidDel="007D58DF" w:rsidRDefault="00914633" w:rsidP="0033769B">
      <w:pPr>
        <w:spacing w:before="0" w:line="240" w:lineRule="auto"/>
        <w:ind w:left="0"/>
        <w:jc w:val="left"/>
        <w:rPr>
          <w:del w:id="2846" w:author="COLMENA MATEOS Adrian" w:date="2018-11-26T11:51:00Z"/>
          <w:rFonts w:ascii="Lucida Sans Typewriter" w:hAnsi="Lucida Sans Typewriter" w:cs="Arial"/>
          <w:szCs w:val="22"/>
          <w:lang w:eastAsia="en-US"/>
        </w:rPr>
      </w:pPr>
      <w:del w:id="2847" w:author="COLMENA MATEOS Adrian" w:date="2018-11-26T11:51:00Z">
        <w:r w:rsidRPr="000677A8" w:rsidDel="007D58DF">
          <w:rPr>
            <w:rFonts w:ascii="Lucida Sans Typewriter" w:hAnsi="Lucida Sans Typewriter" w:cs="Arial"/>
            <w:szCs w:val="22"/>
            <w:lang w:eastAsia="en-US"/>
          </w:rPr>
          <w:delText xml:space="preserve">        }</w:delText>
        </w:r>
      </w:del>
    </w:p>
    <w:p w14:paraId="6ECEDE3B" w14:textId="20E71EB8" w:rsidR="00914633" w:rsidRPr="00EC2FFB" w:rsidDel="007D58DF" w:rsidRDefault="00914633" w:rsidP="0033769B">
      <w:pPr>
        <w:spacing w:before="0" w:line="240" w:lineRule="auto"/>
        <w:ind w:left="0"/>
        <w:jc w:val="left"/>
        <w:rPr>
          <w:del w:id="2848" w:author="COLMENA MATEOS Adrian" w:date="2018-11-26T11:51:00Z"/>
          <w:rFonts w:ascii="Courier New" w:hAnsi="Courier New" w:cs="Courier New"/>
          <w:sz w:val="22"/>
          <w:szCs w:val="22"/>
          <w:lang w:eastAsia="en-US"/>
        </w:rPr>
      </w:pPr>
    </w:p>
    <w:p w14:paraId="11307699" w14:textId="0BAF74A7" w:rsidR="00914633" w:rsidDel="007D58DF" w:rsidRDefault="00914633" w:rsidP="0033769B">
      <w:pPr>
        <w:spacing w:before="0" w:line="240" w:lineRule="auto"/>
        <w:ind w:left="0"/>
        <w:jc w:val="left"/>
        <w:rPr>
          <w:del w:id="2849" w:author="COLMENA MATEOS Adrian" w:date="2018-11-26T11:51:00Z"/>
          <w:rFonts w:cs="Courier New"/>
        </w:rPr>
      </w:pPr>
      <w:del w:id="2850" w:author="COLMENA MATEOS Adrian" w:date="2018-11-26T11:51:00Z">
        <w:r w:rsidRPr="00B74E80" w:rsidDel="007D58DF">
          <w:rPr>
            <w:rFonts w:cs="Courier New"/>
          </w:rPr>
          <w:delText>Esta sencilla clase puede ser utilizada para realizar</w:delText>
        </w:r>
        <w:r w:rsidDel="007D58DF">
          <w:rPr>
            <w:rFonts w:cs="Courier New"/>
          </w:rPr>
          <w:delText xml:space="preserve"> las funciones básicas tales como crear, leer, modificar y borrar (CRUD) en la entidad Empleado. La clase exige crear un EntityManager para iniciar (método em.begin()) y llevar a cabo (método em.commit()) las transacciones especificadas. De esta manera, al establecer de manera independiente la lógica de transacción de la lógica de operación, la clase es mucho más portátil al Java EE environment. </w:delText>
        </w:r>
      </w:del>
    </w:p>
    <w:p w14:paraId="71C23C44" w14:textId="2A38C274" w:rsidR="00914633" w:rsidDel="007D58DF" w:rsidRDefault="00914633" w:rsidP="0033769B">
      <w:pPr>
        <w:spacing w:before="0" w:line="240" w:lineRule="auto"/>
        <w:ind w:left="0"/>
        <w:jc w:val="left"/>
        <w:rPr>
          <w:del w:id="2851" w:author="COLMENA MATEOS Adrian" w:date="2018-11-26T11:51:00Z"/>
          <w:rFonts w:cs="Courier New"/>
        </w:rPr>
      </w:pPr>
      <w:del w:id="2852" w:author="COLMENA MATEOS Adrian" w:date="2018-11-26T11:51:00Z">
        <w:r w:rsidDel="007D58DF">
          <w:rPr>
            <w:rFonts w:cs="Courier New"/>
          </w:rPr>
          <w:delText>En el Ejemplo 10, se muestra un programa main muy sencillo que utiliza este servicio y lleva a cabo todas las acciones requeridas por el EntityManager y el tra</w:delText>
        </w:r>
        <w:r w:rsidR="002C2319" w:rsidDel="007D58DF">
          <w:rPr>
            <w:rFonts w:cs="Courier New"/>
          </w:rPr>
          <w:delText>nsaction managment.</w:delText>
        </w:r>
      </w:del>
    </w:p>
    <w:p w14:paraId="438F0380" w14:textId="5E88AAD0" w:rsidR="00914633" w:rsidDel="007D58DF" w:rsidRDefault="00914633" w:rsidP="0033769B">
      <w:pPr>
        <w:spacing w:before="0" w:line="240" w:lineRule="auto"/>
        <w:ind w:left="0"/>
        <w:jc w:val="left"/>
        <w:rPr>
          <w:del w:id="2853" w:author="COLMENA MATEOS Adrian" w:date="2018-11-26T11:51:00Z"/>
          <w:rFonts w:cs="Courier New"/>
        </w:rPr>
      </w:pPr>
    </w:p>
    <w:p w14:paraId="608616A5" w14:textId="0BAD2207" w:rsidR="00914633" w:rsidRPr="00B74E80" w:rsidDel="007D58DF" w:rsidRDefault="00914633" w:rsidP="0033769B">
      <w:pPr>
        <w:spacing w:before="0" w:line="240" w:lineRule="auto"/>
        <w:ind w:left="0"/>
        <w:jc w:val="left"/>
        <w:rPr>
          <w:ins w:id="2854" w:author="BERMEJO SOLIS Alba" w:date="2018-11-21T12:36:00Z"/>
          <w:del w:id="2855" w:author="COLMENA MATEOS Adrian" w:date="2018-11-26T11:51:00Z"/>
          <w:sz w:val="20"/>
        </w:rPr>
      </w:pPr>
      <w:del w:id="2856" w:author="COLMENA MATEOS Adrian" w:date="2018-11-26T11:51:00Z">
        <w:r w:rsidRPr="00D40AFE" w:rsidDel="007D58DF">
          <w:rPr>
            <w:rFonts w:ascii="Arial" w:hAnsi="Arial" w:cs="Arial"/>
            <w:b/>
            <w:i/>
          </w:rPr>
          <w:delText>Ejemplo 10.</w:delText>
        </w:r>
        <w:r w:rsidRPr="00D40AFE" w:rsidDel="007D58DF">
          <w:rPr>
            <w:rFonts w:ascii="Arial" w:hAnsi="Arial" w:cs="Arial"/>
          </w:rPr>
          <w:delText xml:space="preserve"> Método</w:delText>
        </w:r>
        <w:r w:rsidRPr="00D40AFE" w:rsidDel="007D58DF">
          <w:delText xml:space="preserve"> </w:delText>
        </w:r>
        <w:r w:rsidRPr="00D40AFE" w:rsidDel="007D58DF">
          <w:rPr>
            <w:rFonts w:ascii="Lucida Sans Typewriter" w:hAnsi="Lucida Sans Typewriter"/>
            <w:szCs w:val="18"/>
          </w:rPr>
          <w:delText>main</w:delText>
        </w:r>
        <w:r w:rsidDel="007D58DF">
          <w:rPr>
            <w:sz w:val="20"/>
          </w:rPr>
          <w:delText xml:space="preserve"> </w:delText>
        </w:r>
        <w:r w:rsidRPr="00D40AFE" w:rsidDel="007D58DF">
          <w:rPr>
            <w:rFonts w:ascii="Arial" w:hAnsi="Arial" w:cs="Arial"/>
          </w:rPr>
          <w:delText>que implementa la clase</w:delText>
        </w:r>
        <w:r w:rsidRPr="00D40AFE" w:rsidDel="007D58DF">
          <w:delText xml:space="preserve"> </w:delText>
        </w:r>
        <w:r w:rsidRPr="00D40AFE" w:rsidDel="007D58DF">
          <w:rPr>
            <w:rFonts w:ascii="Lucida Sans Typewriter" w:hAnsi="Lucida Sans Typewriter"/>
          </w:rPr>
          <w:delText>ServicioEmpleado</w:delText>
        </w:r>
        <w:r w:rsidRPr="00B74E80" w:rsidDel="007D58DF">
          <w:rPr>
            <w:sz w:val="20"/>
          </w:rPr>
          <w:delText>.</w:delText>
        </w:r>
      </w:del>
    </w:p>
    <w:p w14:paraId="131FAD48" w14:textId="0BFF2A48" w:rsidR="00914633" w:rsidDel="007D58DF" w:rsidRDefault="00914633" w:rsidP="0033769B">
      <w:pPr>
        <w:spacing w:before="0" w:line="240" w:lineRule="auto"/>
        <w:ind w:left="0"/>
        <w:jc w:val="left"/>
        <w:rPr>
          <w:del w:id="2857" w:author="COLMENA MATEOS Adrian" w:date="2018-11-26T11:51:00Z"/>
          <w:rFonts w:cs="Courier New"/>
        </w:rPr>
      </w:pPr>
    </w:p>
    <w:p w14:paraId="414767DE" w14:textId="5705C76C" w:rsidR="00914633" w:rsidRPr="00D40AFE" w:rsidDel="007D58DF" w:rsidRDefault="00914633" w:rsidP="0033769B">
      <w:pPr>
        <w:spacing w:before="0" w:line="240" w:lineRule="auto"/>
        <w:ind w:left="0"/>
        <w:jc w:val="left"/>
        <w:rPr>
          <w:del w:id="2858" w:author="COLMENA MATEOS Adrian" w:date="2018-11-26T11:51:00Z"/>
          <w:rFonts w:ascii="Lucida Sans Typewriter" w:hAnsi="Lucida Sans Typewriter" w:cs="Arial"/>
          <w:szCs w:val="22"/>
          <w:lang w:val="en-US" w:eastAsia="en-US"/>
        </w:rPr>
      </w:pPr>
      <w:del w:id="2859" w:author="COLMENA MATEOS Adrian" w:date="2018-11-26T11:51:00Z">
        <w:r w:rsidRPr="00D40AFE" w:rsidDel="007D58DF">
          <w:rPr>
            <w:rFonts w:ascii="Lucida Sans Typewriter" w:hAnsi="Lucida Sans Typewriter" w:cs="Arial"/>
            <w:szCs w:val="22"/>
            <w:lang w:val="en-US" w:eastAsia="en-US"/>
          </w:rPr>
          <w:delText>import javax.persistence.*;</w:delText>
        </w:r>
      </w:del>
    </w:p>
    <w:p w14:paraId="6B6878C7" w14:textId="13C06E14" w:rsidR="00914633" w:rsidRPr="00D40AFE" w:rsidDel="007D58DF" w:rsidRDefault="00914633" w:rsidP="0033769B">
      <w:pPr>
        <w:spacing w:before="0" w:line="240" w:lineRule="auto"/>
        <w:ind w:left="0"/>
        <w:jc w:val="left"/>
        <w:rPr>
          <w:del w:id="2860" w:author="COLMENA MATEOS Adrian" w:date="2018-11-26T11:51:00Z"/>
          <w:rFonts w:ascii="Lucida Sans Typewriter" w:hAnsi="Lucida Sans Typewriter" w:cs="Arial"/>
          <w:szCs w:val="22"/>
          <w:lang w:val="en-US" w:eastAsia="en-US"/>
        </w:rPr>
      </w:pPr>
      <w:del w:id="2861" w:author="COLMENA MATEOS Adrian" w:date="2018-11-26T11:51:00Z">
        <w:r w:rsidRPr="00D40AFE" w:rsidDel="007D58DF">
          <w:rPr>
            <w:rFonts w:ascii="Lucida Sans Typewriter" w:hAnsi="Lucida Sans Typewriter" w:cs="Arial"/>
            <w:szCs w:val="22"/>
            <w:lang w:val="en-US" w:eastAsia="en-US"/>
          </w:rPr>
          <w:delText>import java.util.List;</w:delText>
        </w:r>
      </w:del>
    </w:p>
    <w:p w14:paraId="21EE4EED" w14:textId="584BA1B2" w:rsidR="00914633" w:rsidRPr="00D40AFE" w:rsidDel="007D58DF" w:rsidRDefault="00914633" w:rsidP="0033769B">
      <w:pPr>
        <w:spacing w:before="0" w:line="240" w:lineRule="auto"/>
        <w:ind w:left="0"/>
        <w:jc w:val="left"/>
        <w:rPr>
          <w:del w:id="2862" w:author="COLMENA MATEOS Adrian" w:date="2018-11-26T11:51:00Z"/>
          <w:rFonts w:ascii="Lucida Sans Typewriter" w:hAnsi="Lucida Sans Typewriter" w:cs="Arial"/>
          <w:szCs w:val="22"/>
          <w:lang w:val="en-US" w:eastAsia="en-US"/>
        </w:rPr>
      </w:pPr>
    </w:p>
    <w:p w14:paraId="4E568B7A" w14:textId="68871EDA" w:rsidR="00914633" w:rsidRPr="00D40AFE" w:rsidDel="007D58DF" w:rsidRDefault="00914633" w:rsidP="0033769B">
      <w:pPr>
        <w:spacing w:before="0" w:line="240" w:lineRule="auto"/>
        <w:ind w:left="0"/>
        <w:jc w:val="left"/>
        <w:rPr>
          <w:del w:id="2863" w:author="COLMENA MATEOS Adrian" w:date="2018-11-26T11:51:00Z"/>
          <w:rFonts w:ascii="Lucida Sans Typewriter" w:hAnsi="Lucida Sans Typewriter" w:cs="Arial"/>
          <w:szCs w:val="22"/>
          <w:lang w:val="en-US" w:eastAsia="en-US"/>
        </w:rPr>
      </w:pPr>
      <w:del w:id="2864" w:author="COLMENA MATEOS Adrian" w:date="2018-11-26T11:51:00Z">
        <w:r w:rsidRPr="00D40AFE" w:rsidDel="007D58DF">
          <w:rPr>
            <w:rFonts w:ascii="Lucida Sans Typewriter" w:hAnsi="Lucida Sans Typewriter" w:cs="Arial"/>
            <w:szCs w:val="22"/>
            <w:lang w:val="en-US" w:eastAsia="en-US"/>
          </w:rPr>
          <w:delText>public class EmpleadoTest {</w:delText>
        </w:r>
      </w:del>
    </w:p>
    <w:p w14:paraId="693195B1" w14:textId="22B76E55" w:rsidR="00914633" w:rsidRPr="00D40AFE" w:rsidDel="007D58DF" w:rsidRDefault="00914633" w:rsidP="0033769B">
      <w:pPr>
        <w:spacing w:before="0" w:line="240" w:lineRule="auto"/>
        <w:ind w:left="0"/>
        <w:jc w:val="left"/>
        <w:rPr>
          <w:del w:id="2865" w:author="COLMENA MATEOS Adrian" w:date="2018-11-26T11:51:00Z"/>
          <w:rFonts w:ascii="Lucida Sans Typewriter" w:hAnsi="Lucida Sans Typewriter" w:cs="Arial"/>
          <w:szCs w:val="22"/>
          <w:lang w:val="en-US" w:eastAsia="en-US"/>
        </w:rPr>
      </w:pPr>
    </w:p>
    <w:p w14:paraId="2E48A75B" w14:textId="72108440" w:rsidR="00914633" w:rsidRPr="00D40AFE" w:rsidDel="007D58DF" w:rsidRDefault="00914633" w:rsidP="0033769B">
      <w:pPr>
        <w:spacing w:before="0" w:line="240" w:lineRule="auto"/>
        <w:ind w:left="0"/>
        <w:jc w:val="left"/>
        <w:rPr>
          <w:del w:id="2866" w:author="COLMENA MATEOS Adrian" w:date="2018-11-26T11:51:00Z"/>
          <w:rFonts w:ascii="Lucida Sans Typewriter" w:hAnsi="Lucida Sans Typewriter" w:cs="Arial"/>
          <w:szCs w:val="22"/>
          <w:lang w:val="en-US" w:eastAsia="en-US"/>
        </w:rPr>
      </w:pPr>
      <w:del w:id="2867" w:author="COLMENA MATEOS Adrian" w:date="2018-11-26T11:51:00Z">
        <w:r w:rsidRPr="00D40AFE" w:rsidDel="007D58DF">
          <w:rPr>
            <w:rFonts w:ascii="Lucida Sans Typewriter" w:hAnsi="Lucida Sans Typewriter" w:cs="Arial"/>
            <w:szCs w:val="22"/>
            <w:lang w:val="en-US" w:eastAsia="en-US"/>
          </w:rPr>
          <w:delText>public static void main(String[] args) {</w:delText>
        </w:r>
      </w:del>
    </w:p>
    <w:p w14:paraId="344911CB" w14:textId="7EAE6F20" w:rsidR="00914633" w:rsidRPr="00D40AFE" w:rsidDel="007D58DF" w:rsidRDefault="00914633" w:rsidP="0033769B">
      <w:pPr>
        <w:spacing w:before="0" w:line="240" w:lineRule="auto"/>
        <w:ind w:left="0"/>
        <w:jc w:val="left"/>
        <w:rPr>
          <w:del w:id="2868" w:author="COLMENA MATEOS Adrian" w:date="2018-11-26T11:51:00Z"/>
          <w:rFonts w:ascii="Lucida Sans Typewriter" w:hAnsi="Lucida Sans Typewriter" w:cs="Arial"/>
          <w:szCs w:val="22"/>
          <w:lang w:val="en-US" w:eastAsia="en-US"/>
        </w:rPr>
      </w:pPr>
    </w:p>
    <w:p w14:paraId="723C7A60" w14:textId="256B343B" w:rsidR="00914633" w:rsidRPr="00D40AFE" w:rsidDel="007D58DF" w:rsidRDefault="00914633" w:rsidP="0033769B">
      <w:pPr>
        <w:spacing w:before="0" w:line="240" w:lineRule="auto"/>
        <w:ind w:left="0"/>
        <w:jc w:val="left"/>
        <w:rPr>
          <w:del w:id="2869" w:author="COLMENA MATEOS Adrian" w:date="2018-11-26T11:51:00Z"/>
          <w:rFonts w:ascii="Lucida Sans Typewriter" w:hAnsi="Lucida Sans Typewriter" w:cs="Arial"/>
          <w:szCs w:val="22"/>
          <w:lang w:val="en-US" w:eastAsia="en-US"/>
        </w:rPr>
      </w:pPr>
      <w:del w:id="2870" w:author="COLMENA MATEOS Adrian" w:date="2018-11-26T11:51:00Z">
        <w:r w:rsidRPr="00D40AFE" w:rsidDel="007D58DF">
          <w:rPr>
            <w:rFonts w:ascii="Lucida Sans Typewriter" w:hAnsi="Lucida Sans Typewriter" w:cs="Arial"/>
            <w:szCs w:val="22"/>
            <w:lang w:val="en-US" w:eastAsia="en-US"/>
          </w:rPr>
          <w:delText>EntityManagerFactory emf =</w:delText>
        </w:r>
      </w:del>
    </w:p>
    <w:p w14:paraId="152FA8B8" w14:textId="1CBF71FC" w:rsidR="00914633" w:rsidRPr="00D40AFE" w:rsidDel="007D58DF" w:rsidRDefault="00914633" w:rsidP="0033769B">
      <w:pPr>
        <w:spacing w:before="0" w:line="240" w:lineRule="auto"/>
        <w:ind w:left="0"/>
        <w:jc w:val="left"/>
        <w:rPr>
          <w:del w:id="2871" w:author="COLMENA MATEOS Adrian" w:date="2018-11-26T11:51:00Z"/>
          <w:rFonts w:ascii="Lucida Sans Typewriter" w:hAnsi="Lucida Sans Typewriter" w:cs="Arial"/>
          <w:szCs w:val="22"/>
          <w:lang w:val="en-US" w:eastAsia="en-US"/>
        </w:rPr>
      </w:pPr>
      <w:del w:id="2872" w:author="COLMENA MATEOS Adrian" w:date="2018-11-26T11:51:00Z">
        <w:r w:rsidRPr="00D40AFE" w:rsidDel="007D58DF">
          <w:rPr>
            <w:rFonts w:ascii="Lucida Sans Typewriter" w:hAnsi="Lucida Sans Typewriter" w:cs="Arial"/>
            <w:szCs w:val="22"/>
            <w:lang w:val="en-US" w:eastAsia="en-US"/>
          </w:rPr>
          <w:delText>Persistence.createEntityManagerFactory("ServicioEmpleado");</w:delText>
        </w:r>
      </w:del>
    </w:p>
    <w:p w14:paraId="6068476D" w14:textId="77848D03" w:rsidR="00914633" w:rsidRPr="00D40AFE" w:rsidDel="007D58DF" w:rsidRDefault="00914633" w:rsidP="0033769B">
      <w:pPr>
        <w:spacing w:before="0" w:line="240" w:lineRule="auto"/>
        <w:ind w:left="0"/>
        <w:jc w:val="left"/>
        <w:rPr>
          <w:del w:id="2873" w:author="COLMENA MATEOS Adrian" w:date="2018-11-26T11:51:00Z"/>
          <w:rFonts w:ascii="Lucida Sans Typewriter" w:hAnsi="Lucida Sans Typewriter" w:cs="Arial"/>
          <w:szCs w:val="22"/>
          <w:lang w:eastAsia="en-US"/>
        </w:rPr>
      </w:pPr>
      <w:del w:id="2874" w:author="COLMENA MATEOS Adrian" w:date="2018-11-26T11:51:00Z">
        <w:r w:rsidRPr="00D40AFE" w:rsidDel="007D58DF">
          <w:rPr>
            <w:rFonts w:ascii="Lucida Sans Typewriter" w:hAnsi="Lucida Sans Typewriter" w:cs="Arial"/>
            <w:szCs w:val="22"/>
            <w:lang w:eastAsia="en-US"/>
          </w:rPr>
          <w:delText>EntityManager em = emf.createEntityManager();</w:delText>
        </w:r>
      </w:del>
    </w:p>
    <w:p w14:paraId="1B88FD5D" w14:textId="33229C55" w:rsidR="00914633" w:rsidRPr="00D40AFE" w:rsidDel="007D58DF" w:rsidRDefault="00914633" w:rsidP="0033769B">
      <w:pPr>
        <w:spacing w:before="0" w:line="240" w:lineRule="auto"/>
        <w:ind w:left="0"/>
        <w:jc w:val="left"/>
        <w:rPr>
          <w:del w:id="2875" w:author="COLMENA MATEOS Adrian" w:date="2018-11-26T11:51:00Z"/>
          <w:rFonts w:ascii="Lucida Sans Typewriter" w:hAnsi="Lucida Sans Typewriter" w:cs="Arial"/>
          <w:szCs w:val="22"/>
          <w:lang w:eastAsia="en-US"/>
        </w:rPr>
      </w:pPr>
      <w:del w:id="2876" w:author="COLMENA MATEOS Adrian" w:date="2018-11-26T11:51:00Z">
        <w:r w:rsidRPr="00D40AFE" w:rsidDel="007D58DF">
          <w:rPr>
            <w:rFonts w:ascii="Lucida Sans Typewriter" w:hAnsi="Lucida Sans Typewriter" w:cs="Arial"/>
            <w:szCs w:val="22"/>
            <w:lang w:eastAsia="en-US"/>
          </w:rPr>
          <w:delText>ServicioEmpleado servicio = new ServicioEmpleado(em);</w:delText>
        </w:r>
      </w:del>
    </w:p>
    <w:p w14:paraId="716C8750" w14:textId="51D4469D" w:rsidR="00914633" w:rsidRPr="00D40AFE" w:rsidDel="007D58DF" w:rsidRDefault="00914633" w:rsidP="0033769B">
      <w:pPr>
        <w:spacing w:before="0" w:line="240" w:lineRule="auto"/>
        <w:ind w:left="0"/>
        <w:jc w:val="left"/>
        <w:rPr>
          <w:del w:id="2877" w:author="COLMENA MATEOS Adrian" w:date="2018-11-26T11:51:00Z"/>
          <w:rFonts w:ascii="Lucida Sans Typewriter" w:hAnsi="Lucida Sans Typewriter" w:cs="Arial"/>
          <w:szCs w:val="22"/>
          <w:lang w:eastAsia="en-US"/>
        </w:rPr>
      </w:pPr>
    </w:p>
    <w:p w14:paraId="6B90008B" w14:textId="57A5D7CA" w:rsidR="00914633" w:rsidRPr="00D40AFE" w:rsidDel="007D58DF" w:rsidRDefault="00914633" w:rsidP="0033769B">
      <w:pPr>
        <w:spacing w:before="0" w:line="240" w:lineRule="auto"/>
        <w:ind w:left="0"/>
        <w:jc w:val="left"/>
        <w:rPr>
          <w:del w:id="2878" w:author="COLMENA MATEOS Adrian" w:date="2018-11-26T11:51:00Z"/>
          <w:rFonts w:ascii="Lucida Sans Typewriter" w:hAnsi="Lucida Sans Typewriter" w:cs="Arial"/>
          <w:szCs w:val="22"/>
          <w:lang w:eastAsia="en-US"/>
        </w:rPr>
      </w:pPr>
      <w:del w:id="2879" w:author="COLMENA MATEOS Adrian" w:date="2018-11-26T11:51:00Z">
        <w:r w:rsidRPr="00D40AFE" w:rsidDel="007D58DF">
          <w:rPr>
            <w:rFonts w:ascii="Lucida Sans Typewriter" w:hAnsi="Lucida Sans Typewriter" w:cs="Arial"/>
            <w:szCs w:val="22"/>
            <w:lang w:eastAsia="en-US"/>
          </w:rPr>
          <w:delText>// crear y persistir un empleado</w:delText>
        </w:r>
      </w:del>
    </w:p>
    <w:p w14:paraId="0E71D7B3" w14:textId="105449A9" w:rsidR="00914633" w:rsidRPr="00D40AFE" w:rsidDel="007D58DF" w:rsidRDefault="00914633" w:rsidP="0033769B">
      <w:pPr>
        <w:spacing w:before="0" w:line="240" w:lineRule="auto"/>
        <w:ind w:left="0"/>
        <w:jc w:val="left"/>
        <w:rPr>
          <w:del w:id="2880" w:author="COLMENA MATEOS Adrian" w:date="2018-11-26T11:51:00Z"/>
          <w:rFonts w:ascii="Lucida Sans Typewriter" w:hAnsi="Lucida Sans Typewriter" w:cs="Arial"/>
          <w:szCs w:val="22"/>
          <w:lang w:val="en-US" w:eastAsia="en-US"/>
        </w:rPr>
      </w:pPr>
      <w:del w:id="2881" w:author="COLMENA MATEOS Adrian" w:date="2018-11-26T11:51:00Z">
        <w:r w:rsidRPr="00D40AFE" w:rsidDel="007D58DF">
          <w:rPr>
            <w:rFonts w:ascii="Lucida Sans Typewriter" w:hAnsi="Lucida Sans Typewriter" w:cs="Arial"/>
            <w:szCs w:val="22"/>
            <w:lang w:val="en-US" w:eastAsia="en-US"/>
          </w:rPr>
          <w:delText>em.getTransaction().begin();</w:delText>
        </w:r>
      </w:del>
    </w:p>
    <w:p w14:paraId="406CA39A" w14:textId="21228E1B" w:rsidR="00914633" w:rsidRPr="00D40AFE" w:rsidDel="007D58DF" w:rsidRDefault="00914633" w:rsidP="0033769B">
      <w:pPr>
        <w:spacing w:before="0" w:line="240" w:lineRule="auto"/>
        <w:ind w:left="0"/>
        <w:jc w:val="left"/>
        <w:rPr>
          <w:del w:id="2882" w:author="COLMENA MATEOS Adrian" w:date="2018-11-26T11:51:00Z"/>
          <w:rFonts w:ascii="Lucida Sans Typewriter" w:hAnsi="Lucida Sans Typewriter" w:cs="Arial"/>
          <w:szCs w:val="22"/>
          <w:lang w:val="en-US" w:eastAsia="en-US"/>
        </w:rPr>
      </w:pPr>
      <w:del w:id="2883" w:author="COLMENA MATEOS Adrian" w:date="2018-11-26T11:51:00Z">
        <w:r w:rsidRPr="00D40AFE" w:rsidDel="007D58DF">
          <w:rPr>
            <w:rFonts w:ascii="Lucida Sans Typewriter" w:hAnsi="Lucida Sans Typewriter" w:cs="Arial"/>
            <w:szCs w:val="22"/>
            <w:lang w:val="en-US" w:eastAsia="en-US"/>
          </w:rPr>
          <w:delText>Empleado emp = servicio.crearEmpleado(158, "John Doe", 45000);</w:delText>
        </w:r>
      </w:del>
    </w:p>
    <w:p w14:paraId="22CD1FEB" w14:textId="45B2707C" w:rsidR="00914633" w:rsidRPr="00D40AFE" w:rsidDel="007D58DF" w:rsidRDefault="00914633" w:rsidP="0033769B">
      <w:pPr>
        <w:spacing w:before="0" w:line="240" w:lineRule="auto"/>
        <w:ind w:left="0"/>
        <w:jc w:val="left"/>
        <w:rPr>
          <w:del w:id="2884" w:author="COLMENA MATEOS Adrian" w:date="2018-11-26T11:51:00Z"/>
          <w:rFonts w:ascii="Lucida Sans Typewriter" w:hAnsi="Lucida Sans Typewriter" w:cs="Arial"/>
          <w:szCs w:val="22"/>
          <w:lang w:val="en-US" w:eastAsia="en-US"/>
        </w:rPr>
      </w:pPr>
      <w:del w:id="2885" w:author="COLMENA MATEOS Adrian" w:date="2018-11-26T11:51:00Z">
        <w:r w:rsidRPr="00D40AFE" w:rsidDel="007D58DF">
          <w:rPr>
            <w:rFonts w:ascii="Lucida Sans Typewriter" w:hAnsi="Lucida Sans Typewriter" w:cs="Arial"/>
            <w:szCs w:val="22"/>
            <w:lang w:val="en-US" w:eastAsia="en-US"/>
          </w:rPr>
          <w:delText>em.getTransaction().commit();</w:delText>
        </w:r>
      </w:del>
    </w:p>
    <w:p w14:paraId="324E2D19" w14:textId="6992143E" w:rsidR="00914633" w:rsidRPr="00D40AFE" w:rsidDel="007D58DF" w:rsidRDefault="00914633" w:rsidP="0033769B">
      <w:pPr>
        <w:spacing w:before="0" w:line="240" w:lineRule="auto"/>
        <w:ind w:left="0"/>
        <w:jc w:val="left"/>
        <w:rPr>
          <w:del w:id="2886" w:author="COLMENA MATEOS Adrian" w:date="2018-11-26T11:51:00Z"/>
          <w:rFonts w:ascii="Lucida Sans Typewriter" w:hAnsi="Lucida Sans Typewriter" w:cs="Arial"/>
          <w:szCs w:val="22"/>
          <w:lang w:eastAsia="en-US"/>
        </w:rPr>
      </w:pPr>
      <w:del w:id="2887" w:author="COLMENA MATEOS Adrian" w:date="2018-11-26T11:51:00Z">
        <w:r w:rsidRPr="00D40AFE" w:rsidDel="007D58DF">
          <w:rPr>
            <w:rFonts w:ascii="Lucida Sans Typewriter" w:hAnsi="Lucida Sans Typewriter" w:cs="Arial"/>
            <w:szCs w:val="22"/>
            <w:lang w:eastAsia="en-US"/>
          </w:rPr>
          <w:delText>System.out.println("Empleado persistido " + emp);</w:delText>
        </w:r>
      </w:del>
    </w:p>
    <w:p w14:paraId="7C24F0CB" w14:textId="241F8E81" w:rsidR="00914633" w:rsidRPr="00D40AFE" w:rsidDel="007D58DF" w:rsidRDefault="00914633" w:rsidP="0033769B">
      <w:pPr>
        <w:spacing w:before="0" w:line="240" w:lineRule="auto"/>
        <w:ind w:left="0"/>
        <w:jc w:val="left"/>
        <w:rPr>
          <w:del w:id="2888" w:author="COLMENA MATEOS Adrian" w:date="2018-11-26T11:51:00Z"/>
          <w:rFonts w:ascii="Lucida Sans Typewriter" w:hAnsi="Lucida Sans Typewriter" w:cs="Arial"/>
          <w:szCs w:val="22"/>
          <w:lang w:eastAsia="en-US"/>
        </w:rPr>
      </w:pPr>
    </w:p>
    <w:p w14:paraId="30369E59" w14:textId="69AAA7A1" w:rsidR="00914633" w:rsidRPr="00D40AFE" w:rsidDel="007D58DF" w:rsidRDefault="00914633" w:rsidP="0033769B">
      <w:pPr>
        <w:spacing w:before="0" w:line="240" w:lineRule="auto"/>
        <w:ind w:left="0"/>
        <w:jc w:val="left"/>
        <w:rPr>
          <w:del w:id="2889" w:author="COLMENA MATEOS Adrian" w:date="2018-11-26T11:51:00Z"/>
          <w:rFonts w:ascii="Lucida Sans Typewriter" w:hAnsi="Lucida Sans Typewriter" w:cs="Arial"/>
          <w:szCs w:val="22"/>
          <w:lang w:eastAsia="en-US"/>
        </w:rPr>
      </w:pPr>
      <w:del w:id="2890" w:author="COLMENA MATEOS Adrian" w:date="2018-11-26T11:51:00Z">
        <w:r w:rsidRPr="00D40AFE" w:rsidDel="007D58DF">
          <w:rPr>
            <w:rFonts w:ascii="Lucida Sans Typewriter" w:hAnsi="Lucida Sans Typewriter" w:cs="Arial"/>
            <w:szCs w:val="22"/>
            <w:lang w:eastAsia="en-US"/>
          </w:rPr>
          <w:delText>// buscar un Empleado determinado</w:delText>
        </w:r>
      </w:del>
    </w:p>
    <w:p w14:paraId="3A6586E3" w14:textId="52EDB13D" w:rsidR="00914633" w:rsidRPr="00D40AFE" w:rsidDel="007D58DF" w:rsidRDefault="00914633" w:rsidP="0033769B">
      <w:pPr>
        <w:spacing w:before="0" w:line="240" w:lineRule="auto"/>
        <w:ind w:left="0"/>
        <w:jc w:val="left"/>
        <w:rPr>
          <w:del w:id="2891" w:author="COLMENA MATEOS Adrian" w:date="2018-11-26T11:51:00Z"/>
          <w:rFonts w:ascii="Lucida Sans Typewriter" w:hAnsi="Lucida Sans Typewriter" w:cs="Arial"/>
          <w:szCs w:val="22"/>
          <w:lang w:eastAsia="en-US"/>
        </w:rPr>
      </w:pPr>
      <w:del w:id="2892" w:author="COLMENA MATEOS Adrian" w:date="2018-11-26T11:51:00Z">
        <w:r w:rsidRPr="00D40AFE" w:rsidDel="007D58DF">
          <w:rPr>
            <w:rFonts w:ascii="Lucida Sans Typewriter" w:hAnsi="Lucida Sans Typewriter" w:cs="Arial"/>
            <w:szCs w:val="22"/>
            <w:lang w:eastAsia="en-US"/>
          </w:rPr>
          <w:delText>emp = servicio.buscarEmpleado(158);</w:delText>
        </w:r>
      </w:del>
    </w:p>
    <w:p w14:paraId="63F48209" w14:textId="03B564A1" w:rsidR="00914633" w:rsidRPr="00D40AFE" w:rsidDel="007D58DF" w:rsidRDefault="00914633" w:rsidP="0033769B">
      <w:pPr>
        <w:spacing w:before="0" w:line="240" w:lineRule="auto"/>
        <w:ind w:left="0"/>
        <w:jc w:val="left"/>
        <w:rPr>
          <w:del w:id="2893" w:author="COLMENA MATEOS Adrian" w:date="2018-11-26T11:51:00Z"/>
          <w:rFonts w:ascii="Lucida Sans Typewriter" w:hAnsi="Lucida Sans Typewriter" w:cs="Arial"/>
          <w:szCs w:val="22"/>
          <w:lang w:eastAsia="en-US"/>
        </w:rPr>
      </w:pPr>
      <w:del w:id="2894" w:author="COLMENA MATEOS Adrian" w:date="2018-11-26T11:51:00Z">
        <w:r w:rsidRPr="00D40AFE" w:rsidDel="007D58DF">
          <w:rPr>
            <w:rFonts w:ascii="Lucida Sans Typewriter" w:hAnsi="Lucida Sans Typewriter" w:cs="Arial"/>
            <w:szCs w:val="22"/>
            <w:lang w:eastAsia="en-US"/>
          </w:rPr>
          <w:delText>System.out.println("Encontrado " + emp);</w:delText>
        </w:r>
      </w:del>
    </w:p>
    <w:p w14:paraId="362D8FBA" w14:textId="60E22471" w:rsidR="00914633" w:rsidRPr="00D40AFE" w:rsidDel="007D58DF" w:rsidRDefault="00914633" w:rsidP="0033769B">
      <w:pPr>
        <w:spacing w:before="0" w:line="240" w:lineRule="auto"/>
        <w:ind w:left="0"/>
        <w:jc w:val="left"/>
        <w:rPr>
          <w:del w:id="2895" w:author="COLMENA MATEOS Adrian" w:date="2018-11-26T11:51:00Z"/>
          <w:rFonts w:ascii="Lucida Sans Typewriter" w:hAnsi="Lucida Sans Typewriter" w:cs="Arial"/>
          <w:szCs w:val="22"/>
          <w:lang w:eastAsia="en-US"/>
        </w:rPr>
      </w:pPr>
    </w:p>
    <w:p w14:paraId="0CEFA119" w14:textId="4442D7F2" w:rsidR="00914633" w:rsidRPr="00D40AFE" w:rsidDel="007D58DF" w:rsidRDefault="00914633" w:rsidP="0033769B">
      <w:pPr>
        <w:spacing w:before="0" w:line="240" w:lineRule="auto"/>
        <w:ind w:left="0"/>
        <w:jc w:val="left"/>
        <w:rPr>
          <w:del w:id="2896" w:author="COLMENA MATEOS Adrian" w:date="2018-11-26T11:51:00Z"/>
          <w:rFonts w:ascii="Lucida Sans Typewriter" w:hAnsi="Lucida Sans Typewriter" w:cs="Arial"/>
          <w:szCs w:val="22"/>
          <w:lang w:eastAsia="en-US"/>
        </w:rPr>
      </w:pPr>
      <w:del w:id="2897" w:author="COLMENA MATEOS Adrian" w:date="2018-11-26T11:51:00Z">
        <w:r w:rsidRPr="00D40AFE" w:rsidDel="007D58DF">
          <w:rPr>
            <w:rFonts w:ascii="Lucida Sans Typewriter" w:hAnsi="Lucida Sans Typewriter" w:cs="Arial"/>
            <w:szCs w:val="22"/>
            <w:lang w:eastAsia="en-US"/>
          </w:rPr>
          <w:delText>// buscar todos los empleados</w:delText>
        </w:r>
      </w:del>
    </w:p>
    <w:p w14:paraId="6003FD58" w14:textId="536341E5" w:rsidR="00914633" w:rsidRPr="00D40AFE" w:rsidDel="007D58DF" w:rsidRDefault="00914633" w:rsidP="0033769B">
      <w:pPr>
        <w:spacing w:before="0" w:line="240" w:lineRule="auto"/>
        <w:ind w:left="0"/>
        <w:jc w:val="left"/>
        <w:rPr>
          <w:del w:id="2898" w:author="COLMENA MATEOS Adrian" w:date="2018-11-26T11:51:00Z"/>
          <w:rFonts w:ascii="Lucida Sans Typewriter" w:hAnsi="Lucida Sans Typewriter" w:cs="Arial"/>
          <w:szCs w:val="22"/>
          <w:lang w:eastAsia="en-US"/>
        </w:rPr>
      </w:pPr>
      <w:del w:id="2899" w:author="COLMENA MATEOS Adrian" w:date="2018-11-26T11:51:00Z">
        <w:r w:rsidRPr="00D40AFE" w:rsidDel="007D58DF">
          <w:rPr>
            <w:rFonts w:ascii="Lucida Sans Typewriter" w:hAnsi="Lucida Sans Typewriter" w:cs="Arial"/>
            <w:szCs w:val="22"/>
            <w:lang w:eastAsia="en-US"/>
          </w:rPr>
          <w:delText>List&lt;Empleado&gt; emps = servicio. buscarTodosLosEmpleados ();</w:delText>
        </w:r>
      </w:del>
    </w:p>
    <w:p w14:paraId="141AFAD4" w14:textId="21E3C602" w:rsidR="00914633" w:rsidRPr="00D40AFE" w:rsidDel="007D58DF" w:rsidRDefault="00914633" w:rsidP="0033769B">
      <w:pPr>
        <w:spacing w:before="0" w:line="240" w:lineRule="auto"/>
        <w:ind w:left="0"/>
        <w:jc w:val="left"/>
        <w:rPr>
          <w:del w:id="2900" w:author="COLMENA MATEOS Adrian" w:date="2018-11-26T11:51:00Z"/>
          <w:rFonts w:ascii="Lucida Sans Typewriter" w:hAnsi="Lucida Sans Typewriter" w:cs="Arial"/>
          <w:szCs w:val="22"/>
          <w:lang w:eastAsia="en-US"/>
        </w:rPr>
      </w:pPr>
      <w:del w:id="2901" w:author="COLMENA MATEOS Adrian" w:date="2018-11-26T11:51:00Z">
        <w:r w:rsidRPr="00D40AFE" w:rsidDel="007D58DF">
          <w:rPr>
            <w:rFonts w:ascii="Lucida Sans Typewriter" w:hAnsi="Lucida Sans Typewriter" w:cs="Arial"/>
            <w:szCs w:val="22"/>
            <w:lang w:eastAsia="en-US"/>
          </w:rPr>
          <w:delText>for (Empleado e : emps)</w:delText>
        </w:r>
      </w:del>
    </w:p>
    <w:p w14:paraId="6A155308" w14:textId="3A301012" w:rsidR="00914633" w:rsidRPr="00D40AFE" w:rsidDel="007D58DF" w:rsidRDefault="00914633" w:rsidP="0033769B">
      <w:pPr>
        <w:spacing w:before="0" w:line="240" w:lineRule="auto"/>
        <w:ind w:left="0"/>
        <w:jc w:val="left"/>
        <w:rPr>
          <w:del w:id="2902" w:author="COLMENA MATEOS Adrian" w:date="2018-11-26T11:51:00Z"/>
          <w:rFonts w:ascii="Lucida Sans Typewriter" w:hAnsi="Lucida Sans Typewriter" w:cs="Arial"/>
          <w:szCs w:val="22"/>
          <w:lang w:eastAsia="en-US"/>
        </w:rPr>
      </w:pPr>
      <w:del w:id="2903" w:author="COLMENA MATEOS Adrian" w:date="2018-11-26T11:51:00Z">
        <w:r w:rsidRPr="00D40AFE" w:rsidDel="007D58DF">
          <w:rPr>
            <w:rFonts w:ascii="Lucida Sans Typewriter" w:hAnsi="Lucida Sans Typewriter" w:cs="Arial"/>
            <w:szCs w:val="22"/>
            <w:lang w:eastAsia="en-US"/>
          </w:rPr>
          <w:delText>System.out.println("Empleados encontrados: " + e);</w:delText>
        </w:r>
      </w:del>
    </w:p>
    <w:p w14:paraId="4F1F46B4" w14:textId="60E5581B" w:rsidR="00914633" w:rsidRPr="00D40AFE" w:rsidDel="007D58DF" w:rsidRDefault="00914633" w:rsidP="0033769B">
      <w:pPr>
        <w:spacing w:before="0" w:line="240" w:lineRule="auto"/>
        <w:ind w:left="0"/>
        <w:jc w:val="left"/>
        <w:rPr>
          <w:del w:id="2904" w:author="COLMENA MATEOS Adrian" w:date="2018-11-26T11:51:00Z"/>
          <w:rFonts w:ascii="Lucida Sans Typewriter" w:hAnsi="Lucida Sans Typewriter" w:cs="Arial"/>
          <w:szCs w:val="22"/>
          <w:lang w:eastAsia="en-US"/>
        </w:rPr>
      </w:pPr>
    </w:p>
    <w:p w14:paraId="7DE83756" w14:textId="5971EE48" w:rsidR="00914633" w:rsidRPr="00D40AFE" w:rsidDel="007D58DF" w:rsidRDefault="00914633" w:rsidP="0033769B">
      <w:pPr>
        <w:spacing w:before="0" w:line="240" w:lineRule="auto"/>
        <w:ind w:left="0"/>
        <w:jc w:val="left"/>
        <w:rPr>
          <w:del w:id="2905" w:author="COLMENA MATEOS Adrian" w:date="2018-11-26T11:51:00Z"/>
          <w:rFonts w:ascii="Lucida Sans Typewriter" w:hAnsi="Lucida Sans Typewriter" w:cs="Arial"/>
          <w:szCs w:val="22"/>
          <w:lang w:eastAsia="en-US"/>
        </w:rPr>
      </w:pPr>
      <w:del w:id="2906" w:author="COLMENA MATEOS Adrian" w:date="2018-11-26T11:51:00Z">
        <w:r w:rsidRPr="00D40AFE" w:rsidDel="007D58DF">
          <w:rPr>
            <w:rFonts w:ascii="Lucida Sans Typewriter" w:hAnsi="Lucida Sans Typewriter" w:cs="Arial"/>
            <w:szCs w:val="22"/>
            <w:lang w:eastAsia="en-US"/>
          </w:rPr>
          <w:delText>// modificar empleado</w:delText>
        </w:r>
      </w:del>
    </w:p>
    <w:p w14:paraId="509FD72D" w14:textId="02CF1E45" w:rsidR="00914633" w:rsidRPr="00D40AFE" w:rsidDel="007D58DF" w:rsidRDefault="00914633" w:rsidP="0033769B">
      <w:pPr>
        <w:spacing w:before="0" w:line="240" w:lineRule="auto"/>
        <w:ind w:left="0"/>
        <w:jc w:val="left"/>
        <w:rPr>
          <w:del w:id="2907" w:author="COLMENA MATEOS Adrian" w:date="2018-11-26T11:51:00Z"/>
          <w:rFonts w:ascii="Lucida Sans Typewriter" w:hAnsi="Lucida Sans Typewriter" w:cs="Arial"/>
          <w:szCs w:val="22"/>
          <w:lang w:eastAsia="en-US"/>
        </w:rPr>
      </w:pPr>
      <w:del w:id="2908" w:author="COLMENA MATEOS Adrian" w:date="2018-11-26T11:51:00Z">
        <w:r w:rsidRPr="00D40AFE" w:rsidDel="007D58DF">
          <w:rPr>
            <w:rFonts w:ascii="Lucida Sans Typewriter" w:hAnsi="Lucida Sans Typewriter" w:cs="Arial"/>
            <w:szCs w:val="22"/>
            <w:lang w:eastAsia="en-US"/>
          </w:rPr>
          <w:delText>em.getTransaction().begin();</w:delText>
        </w:r>
      </w:del>
    </w:p>
    <w:p w14:paraId="1F0EB9C8" w14:textId="5EC8F5EF" w:rsidR="00914633" w:rsidRPr="00D40AFE" w:rsidDel="007D58DF" w:rsidRDefault="00914633" w:rsidP="0033769B">
      <w:pPr>
        <w:spacing w:before="0" w:line="240" w:lineRule="auto"/>
        <w:ind w:left="0"/>
        <w:jc w:val="left"/>
        <w:rPr>
          <w:del w:id="2909" w:author="COLMENA MATEOS Adrian" w:date="2018-11-26T11:51:00Z"/>
          <w:rFonts w:ascii="Lucida Sans Typewriter" w:hAnsi="Lucida Sans Typewriter" w:cs="Arial"/>
          <w:szCs w:val="22"/>
          <w:lang w:eastAsia="en-US"/>
        </w:rPr>
      </w:pPr>
      <w:del w:id="2910" w:author="COLMENA MATEOS Adrian" w:date="2018-11-26T11:51:00Z">
        <w:r w:rsidRPr="00D40AFE" w:rsidDel="007D58DF">
          <w:rPr>
            <w:rFonts w:ascii="Lucida Sans Typewriter" w:hAnsi="Lucida Sans Typewriter" w:cs="Arial"/>
            <w:szCs w:val="22"/>
            <w:lang w:eastAsia="en-US"/>
          </w:rPr>
          <w:delText>emp = servicio.aumentarSalario (158, 1000);</w:delText>
        </w:r>
      </w:del>
    </w:p>
    <w:p w14:paraId="12F9FEBB" w14:textId="4DB2E824" w:rsidR="00914633" w:rsidRPr="00D40AFE" w:rsidDel="007D58DF" w:rsidRDefault="00914633" w:rsidP="0033769B">
      <w:pPr>
        <w:spacing w:before="0" w:line="240" w:lineRule="auto"/>
        <w:ind w:left="0"/>
        <w:jc w:val="left"/>
        <w:rPr>
          <w:del w:id="2911" w:author="COLMENA MATEOS Adrian" w:date="2018-11-26T11:51:00Z"/>
          <w:rFonts w:ascii="Lucida Sans Typewriter" w:hAnsi="Lucida Sans Typewriter" w:cs="Arial"/>
          <w:szCs w:val="22"/>
          <w:lang w:val="en-US" w:eastAsia="en-US"/>
        </w:rPr>
      </w:pPr>
      <w:del w:id="2912" w:author="COLMENA MATEOS Adrian" w:date="2018-11-26T11:51:00Z">
        <w:r w:rsidRPr="00D40AFE" w:rsidDel="007D58DF">
          <w:rPr>
            <w:rFonts w:ascii="Lucida Sans Typewriter" w:hAnsi="Lucida Sans Typewriter" w:cs="Arial"/>
            <w:szCs w:val="22"/>
            <w:lang w:val="en-US" w:eastAsia="en-US"/>
          </w:rPr>
          <w:delText>em.getTransaction().commit();</w:delText>
        </w:r>
      </w:del>
    </w:p>
    <w:p w14:paraId="1BAE13F1" w14:textId="63808D36" w:rsidR="00914633" w:rsidRPr="003469C5" w:rsidDel="007D58DF" w:rsidRDefault="00914633" w:rsidP="0033769B">
      <w:pPr>
        <w:spacing w:before="0" w:line="240" w:lineRule="auto"/>
        <w:ind w:left="0"/>
        <w:jc w:val="left"/>
        <w:rPr>
          <w:del w:id="2913" w:author="COLMENA MATEOS Adrian" w:date="2018-11-26T11:51:00Z"/>
          <w:rFonts w:ascii="Lucida Sans Typewriter" w:hAnsi="Lucida Sans Typewriter" w:cs="Arial"/>
          <w:szCs w:val="22"/>
          <w:lang w:val="en-US" w:eastAsia="en-US"/>
        </w:rPr>
      </w:pPr>
      <w:del w:id="2914" w:author="COLMENA MATEOS Adrian" w:date="2018-11-26T11:51:00Z">
        <w:r w:rsidRPr="003469C5" w:rsidDel="007D58DF">
          <w:rPr>
            <w:rFonts w:ascii="Lucida Sans Typewriter" w:hAnsi="Lucida Sans Typewriter" w:cs="Arial"/>
            <w:szCs w:val="22"/>
            <w:lang w:val="en-US" w:eastAsia="en-US"/>
          </w:rPr>
          <w:delText>System.out.println("Modificado " + emp);</w:delText>
        </w:r>
      </w:del>
    </w:p>
    <w:p w14:paraId="003FCD63" w14:textId="55B62C2E" w:rsidR="00914633" w:rsidRPr="003469C5" w:rsidDel="007D58DF" w:rsidRDefault="00914633" w:rsidP="0033769B">
      <w:pPr>
        <w:spacing w:before="0" w:line="240" w:lineRule="auto"/>
        <w:ind w:left="0"/>
        <w:jc w:val="left"/>
        <w:rPr>
          <w:del w:id="2915" w:author="COLMENA MATEOS Adrian" w:date="2018-11-26T11:51:00Z"/>
          <w:rFonts w:ascii="Lucida Sans Typewriter" w:hAnsi="Lucida Sans Typewriter" w:cs="Arial"/>
          <w:szCs w:val="22"/>
          <w:lang w:val="en-US" w:eastAsia="en-US"/>
        </w:rPr>
      </w:pPr>
    </w:p>
    <w:p w14:paraId="2AB6F15C" w14:textId="48C9B933" w:rsidR="00914633" w:rsidRPr="00D40AFE" w:rsidDel="007D58DF" w:rsidRDefault="00914633" w:rsidP="0033769B">
      <w:pPr>
        <w:spacing w:before="0" w:line="240" w:lineRule="auto"/>
        <w:ind w:left="0"/>
        <w:jc w:val="left"/>
        <w:rPr>
          <w:del w:id="2916" w:author="COLMENA MATEOS Adrian" w:date="2018-11-26T11:51:00Z"/>
          <w:rFonts w:ascii="Lucida Sans Typewriter" w:hAnsi="Lucida Sans Typewriter" w:cs="Arial"/>
          <w:szCs w:val="22"/>
          <w:lang w:eastAsia="en-US"/>
        </w:rPr>
      </w:pPr>
      <w:del w:id="2917" w:author="COLMENA MATEOS Adrian" w:date="2018-11-26T11:51:00Z">
        <w:r w:rsidRPr="00D40AFE" w:rsidDel="007D58DF">
          <w:rPr>
            <w:rFonts w:ascii="Lucida Sans Typewriter" w:hAnsi="Lucida Sans Typewriter" w:cs="Arial"/>
            <w:szCs w:val="22"/>
            <w:lang w:eastAsia="en-US"/>
          </w:rPr>
          <w:delText>// borrar un empleado</w:delText>
        </w:r>
      </w:del>
    </w:p>
    <w:p w14:paraId="47561836" w14:textId="7DD2C738" w:rsidR="00914633" w:rsidRPr="003469C5" w:rsidDel="007D58DF" w:rsidRDefault="00914633" w:rsidP="0033769B">
      <w:pPr>
        <w:spacing w:before="0" w:line="240" w:lineRule="auto"/>
        <w:ind w:left="0"/>
        <w:jc w:val="left"/>
        <w:rPr>
          <w:del w:id="2918" w:author="COLMENA MATEOS Adrian" w:date="2018-11-26T11:51:00Z"/>
          <w:rFonts w:ascii="Lucida Sans Typewriter" w:hAnsi="Lucida Sans Typewriter" w:cs="Arial"/>
          <w:szCs w:val="22"/>
          <w:lang w:eastAsia="en-US"/>
        </w:rPr>
      </w:pPr>
      <w:del w:id="2919" w:author="COLMENA MATEOS Adrian" w:date="2018-11-26T11:51:00Z">
        <w:r w:rsidRPr="003469C5" w:rsidDel="007D58DF">
          <w:rPr>
            <w:rFonts w:ascii="Lucida Sans Typewriter" w:hAnsi="Lucida Sans Typewriter" w:cs="Arial"/>
            <w:szCs w:val="22"/>
            <w:lang w:eastAsia="en-US"/>
          </w:rPr>
          <w:delText>em.getTransaction().begin();</w:delText>
        </w:r>
      </w:del>
    </w:p>
    <w:p w14:paraId="4CEBA3E9" w14:textId="1A31AC8D" w:rsidR="00914633" w:rsidRPr="003469C5" w:rsidDel="007D58DF" w:rsidRDefault="00914633" w:rsidP="0033769B">
      <w:pPr>
        <w:spacing w:before="0" w:line="240" w:lineRule="auto"/>
        <w:ind w:left="0"/>
        <w:jc w:val="left"/>
        <w:rPr>
          <w:del w:id="2920" w:author="COLMENA MATEOS Adrian" w:date="2018-11-26T11:51:00Z"/>
          <w:rFonts w:ascii="Lucida Sans Typewriter" w:hAnsi="Lucida Sans Typewriter" w:cs="Arial"/>
          <w:szCs w:val="22"/>
          <w:lang w:eastAsia="en-US"/>
        </w:rPr>
      </w:pPr>
      <w:del w:id="2921" w:author="COLMENA MATEOS Adrian" w:date="2018-11-26T11:51:00Z">
        <w:r w:rsidRPr="003469C5" w:rsidDel="007D58DF">
          <w:rPr>
            <w:rFonts w:ascii="Lucida Sans Typewriter" w:hAnsi="Lucida Sans Typewriter" w:cs="Arial"/>
            <w:szCs w:val="22"/>
            <w:lang w:eastAsia="en-US"/>
          </w:rPr>
          <w:delText>servicio.borrarEmpleado(158);</w:delText>
        </w:r>
      </w:del>
    </w:p>
    <w:p w14:paraId="06FC08C0" w14:textId="7EB564C7" w:rsidR="00914633" w:rsidRPr="003469C5" w:rsidDel="007D58DF" w:rsidRDefault="00914633" w:rsidP="0033769B">
      <w:pPr>
        <w:spacing w:before="0" w:line="240" w:lineRule="auto"/>
        <w:ind w:left="0"/>
        <w:jc w:val="left"/>
        <w:rPr>
          <w:del w:id="2922" w:author="COLMENA MATEOS Adrian" w:date="2018-11-26T11:51:00Z"/>
          <w:rFonts w:ascii="Lucida Sans Typewriter" w:hAnsi="Lucida Sans Typewriter" w:cs="Arial"/>
          <w:szCs w:val="22"/>
          <w:lang w:eastAsia="en-US"/>
        </w:rPr>
      </w:pPr>
      <w:del w:id="2923" w:author="COLMENA MATEOS Adrian" w:date="2018-11-26T11:51:00Z">
        <w:r w:rsidRPr="003469C5" w:rsidDel="007D58DF">
          <w:rPr>
            <w:rFonts w:ascii="Lucida Sans Typewriter" w:hAnsi="Lucida Sans Typewriter" w:cs="Arial"/>
            <w:szCs w:val="22"/>
            <w:lang w:eastAsia="en-US"/>
          </w:rPr>
          <w:delText>em.getTransaction().commit();</w:delText>
        </w:r>
      </w:del>
    </w:p>
    <w:p w14:paraId="0DE85ED5" w14:textId="0FE8120B" w:rsidR="00914633" w:rsidRPr="00D40AFE" w:rsidDel="007D58DF" w:rsidRDefault="00914633" w:rsidP="0033769B">
      <w:pPr>
        <w:spacing w:before="0" w:line="240" w:lineRule="auto"/>
        <w:ind w:left="0"/>
        <w:jc w:val="left"/>
        <w:rPr>
          <w:del w:id="2924" w:author="COLMENA MATEOS Adrian" w:date="2018-11-26T11:51:00Z"/>
          <w:rFonts w:ascii="Lucida Sans Typewriter" w:hAnsi="Lucida Sans Typewriter" w:cs="Arial"/>
          <w:szCs w:val="22"/>
          <w:lang w:eastAsia="en-US"/>
        </w:rPr>
      </w:pPr>
      <w:del w:id="2925" w:author="COLMENA MATEOS Adrian" w:date="2018-11-26T11:51:00Z">
        <w:r w:rsidRPr="00D40AFE" w:rsidDel="007D58DF">
          <w:rPr>
            <w:rFonts w:ascii="Lucida Sans Typewriter" w:hAnsi="Lucida Sans Typewriter" w:cs="Arial"/>
            <w:szCs w:val="22"/>
            <w:lang w:eastAsia="en-US"/>
          </w:rPr>
          <w:delText>System.out.println("Empleado 158 borrado");</w:delText>
        </w:r>
      </w:del>
    </w:p>
    <w:p w14:paraId="268AC3E2" w14:textId="5508EB43" w:rsidR="00914633" w:rsidRPr="00D40AFE" w:rsidDel="007D58DF" w:rsidRDefault="00914633" w:rsidP="0033769B">
      <w:pPr>
        <w:spacing w:before="0" w:line="240" w:lineRule="auto"/>
        <w:ind w:left="0"/>
        <w:jc w:val="left"/>
        <w:rPr>
          <w:del w:id="2926" w:author="COLMENA MATEOS Adrian" w:date="2018-11-26T11:51:00Z"/>
          <w:rFonts w:ascii="Lucida Sans Typewriter" w:hAnsi="Lucida Sans Typewriter" w:cs="Arial"/>
          <w:szCs w:val="22"/>
          <w:lang w:eastAsia="en-US"/>
        </w:rPr>
      </w:pPr>
    </w:p>
    <w:p w14:paraId="348978EA" w14:textId="52365D2E" w:rsidR="00914633" w:rsidRPr="00D40AFE" w:rsidDel="007D58DF" w:rsidRDefault="00914633" w:rsidP="0033769B">
      <w:pPr>
        <w:spacing w:before="0" w:line="240" w:lineRule="auto"/>
        <w:ind w:left="0"/>
        <w:jc w:val="left"/>
        <w:rPr>
          <w:del w:id="2927" w:author="COLMENA MATEOS Adrian" w:date="2018-11-26T11:51:00Z"/>
          <w:rFonts w:ascii="Lucida Sans Typewriter" w:hAnsi="Lucida Sans Typewriter" w:cs="Arial"/>
          <w:szCs w:val="22"/>
          <w:lang w:eastAsia="en-US"/>
        </w:rPr>
      </w:pPr>
      <w:del w:id="2928" w:author="COLMENA MATEOS Adrian" w:date="2018-11-26T11:51:00Z">
        <w:r w:rsidRPr="00D40AFE" w:rsidDel="007D58DF">
          <w:rPr>
            <w:rFonts w:ascii="Lucida Sans Typewriter" w:hAnsi="Lucida Sans Typewriter" w:cs="Arial"/>
            <w:szCs w:val="22"/>
            <w:lang w:eastAsia="en-US"/>
          </w:rPr>
          <w:delText>// cerrar el EM y EMF</w:delText>
        </w:r>
      </w:del>
    </w:p>
    <w:p w14:paraId="18F06B3F" w14:textId="0AA18083" w:rsidR="00914633" w:rsidRPr="00D40AFE" w:rsidDel="007D58DF" w:rsidRDefault="00914633" w:rsidP="0033769B">
      <w:pPr>
        <w:spacing w:before="0" w:line="240" w:lineRule="auto"/>
        <w:ind w:left="0"/>
        <w:jc w:val="left"/>
        <w:rPr>
          <w:del w:id="2929" w:author="COLMENA MATEOS Adrian" w:date="2018-11-26T11:51:00Z"/>
          <w:rFonts w:ascii="Lucida Sans Typewriter" w:hAnsi="Lucida Sans Typewriter" w:cs="Arial"/>
          <w:szCs w:val="22"/>
          <w:lang w:eastAsia="en-US"/>
        </w:rPr>
      </w:pPr>
      <w:del w:id="2930" w:author="COLMENA MATEOS Adrian" w:date="2018-11-26T11:51:00Z">
        <w:r w:rsidRPr="00D40AFE" w:rsidDel="007D58DF">
          <w:rPr>
            <w:rFonts w:ascii="Lucida Sans Typewriter" w:hAnsi="Lucida Sans Typewriter" w:cs="Arial"/>
            <w:szCs w:val="22"/>
            <w:lang w:eastAsia="en-US"/>
          </w:rPr>
          <w:delText>em.close();</w:delText>
        </w:r>
      </w:del>
    </w:p>
    <w:p w14:paraId="5A4F193E" w14:textId="70CBCA0C" w:rsidR="00914633" w:rsidRPr="00D40AFE" w:rsidDel="007D58DF" w:rsidRDefault="00914633" w:rsidP="0033769B">
      <w:pPr>
        <w:spacing w:before="0" w:line="240" w:lineRule="auto"/>
        <w:ind w:left="0"/>
        <w:jc w:val="left"/>
        <w:rPr>
          <w:del w:id="2931" w:author="COLMENA MATEOS Adrian" w:date="2018-11-26T11:51:00Z"/>
          <w:rFonts w:ascii="Lucida Sans Typewriter" w:hAnsi="Lucida Sans Typewriter" w:cs="Arial"/>
          <w:szCs w:val="22"/>
          <w:lang w:eastAsia="en-US"/>
        </w:rPr>
      </w:pPr>
      <w:del w:id="2932" w:author="COLMENA MATEOS Adrian" w:date="2018-11-26T11:51:00Z">
        <w:r w:rsidRPr="00D40AFE" w:rsidDel="007D58DF">
          <w:rPr>
            <w:rFonts w:ascii="Lucida Sans Typewriter" w:hAnsi="Lucida Sans Typewriter" w:cs="Arial"/>
            <w:szCs w:val="22"/>
            <w:lang w:eastAsia="en-US"/>
          </w:rPr>
          <w:delText>emf.close();</w:delText>
        </w:r>
      </w:del>
    </w:p>
    <w:p w14:paraId="278832B2" w14:textId="551331DC" w:rsidR="00914633" w:rsidRPr="00D40AFE" w:rsidDel="007D58DF" w:rsidRDefault="00914633" w:rsidP="0033769B">
      <w:pPr>
        <w:spacing w:before="0" w:line="240" w:lineRule="auto"/>
        <w:ind w:left="0"/>
        <w:jc w:val="left"/>
        <w:rPr>
          <w:del w:id="2933" w:author="COLMENA MATEOS Adrian" w:date="2018-11-26T11:51:00Z"/>
          <w:rFonts w:ascii="Lucida Sans Typewriter" w:hAnsi="Lucida Sans Typewriter" w:cs="Arial"/>
          <w:szCs w:val="22"/>
          <w:lang w:eastAsia="en-US"/>
        </w:rPr>
      </w:pPr>
      <w:del w:id="2934" w:author="COLMENA MATEOS Adrian" w:date="2018-11-26T11:51:00Z">
        <w:r w:rsidRPr="00D40AFE" w:rsidDel="007D58DF">
          <w:rPr>
            <w:rFonts w:ascii="Lucida Sans Typewriter" w:hAnsi="Lucida Sans Typewriter" w:cs="Arial"/>
            <w:szCs w:val="22"/>
            <w:lang w:eastAsia="en-US"/>
          </w:rPr>
          <w:delText>}</w:delText>
        </w:r>
      </w:del>
    </w:p>
    <w:p w14:paraId="2F0DA1F8" w14:textId="4CD17EFF" w:rsidR="00914633" w:rsidRPr="00D40AFE" w:rsidDel="007D58DF" w:rsidRDefault="00914633" w:rsidP="0033769B">
      <w:pPr>
        <w:spacing w:before="0" w:line="240" w:lineRule="auto"/>
        <w:ind w:left="0"/>
        <w:jc w:val="left"/>
        <w:rPr>
          <w:del w:id="2935" w:author="COLMENA MATEOS Adrian" w:date="2018-11-26T11:51:00Z"/>
          <w:rFonts w:ascii="Lucida Sans Typewriter" w:hAnsi="Lucida Sans Typewriter" w:cs="Arial"/>
          <w:szCs w:val="22"/>
          <w:lang w:eastAsia="en-US"/>
        </w:rPr>
      </w:pPr>
      <w:del w:id="2936" w:author="COLMENA MATEOS Adrian" w:date="2018-11-26T11:51:00Z">
        <w:r w:rsidRPr="00D40AFE" w:rsidDel="007D58DF">
          <w:rPr>
            <w:rFonts w:ascii="Lucida Sans Typewriter" w:hAnsi="Lucida Sans Typewriter" w:cs="Arial"/>
            <w:szCs w:val="22"/>
            <w:lang w:eastAsia="en-US"/>
          </w:rPr>
          <w:delText>}</w:delText>
        </w:r>
      </w:del>
    </w:p>
    <w:p w14:paraId="390B6FA0" w14:textId="1C01D73A" w:rsidR="00914633" w:rsidDel="007D58DF" w:rsidRDefault="00914633" w:rsidP="0033769B">
      <w:pPr>
        <w:spacing w:before="0" w:line="240" w:lineRule="auto"/>
        <w:ind w:left="0"/>
        <w:jc w:val="left"/>
        <w:rPr>
          <w:del w:id="2937" w:author="COLMENA MATEOS Adrian" w:date="2018-11-26T11:51:00Z"/>
          <w:rFonts w:ascii="Arial" w:hAnsi="Arial" w:cs="Arial"/>
          <w:sz w:val="22"/>
          <w:szCs w:val="22"/>
          <w:lang w:eastAsia="en-US"/>
        </w:rPr>
      </w:pPr>
    </w:p>
    <w:p w14:paraId="06C62060" w14:textId="64642791" w:rsidR="00914633" w:rsidDel="007D58DF" w:rsidRDefault="00914633" w:rsidP="0033769B">
      <w:pPr>
        <w:spacing w:before="0" w:line="240" w:lineRule="auto"/>
        <w:ind w:left="0"/>
        <w:jc w:val="left"/>
        <w:rPr>
          <w:del w:id="2938" w:author="COLMENA MATEOS Adrian" w:date="2018-11-26T11:51:00Z"/>
          <w:rFonts w:cs="Arial"/>
          <w:szCs w:val="18"/>
          <w:lang w:eastAsia="en-US"/>
        </w:rPr>
      </w:pPr>
      <w:del w:id="2939" w:author="COLMENA MATEOS Adrian" w:date="2018-11-26T11:51:00Z">
        <w:r w:rsidDel="007D58DF">
          <w:rPr>
            <w:rFonts w:cs="Arial"/>
            <w:szCs w:val="18"/>
            <w:lang w:eastAsia="en-US"/>
          </w:rPr>
          <w:delText>Como se puede ver, al final del programa tanto el EntityManager como el EntityManagerFactory son cerrados mediante el comando close(), lo cual es muy importante, ya que nos asegura la correcta realización de las acciones y que todos los cambios han sido registrados.</w:delText>
        </w:r>
      </w:del>
    </w:p>
    <w:p w14:paraId="79D4AEC8" w14:textId="714EDE02" w:rsidR="00914633" w:rsidDel="007D58DF" w:rsidRDefault="00914633" w:rsidP="0033769B">
      <w:pPr>
        <w:spacing w:before="0" w:line="240" w:lineRule="auto"/>
        <w:ind w:left="0"/>
        <w:jc w:val="left"/>
        <w:rPr>
          <w:del w:id="2940" w:author="COLMENA MATEOS Adrian" w:date="2018-11-26T11:51:00Z"/>
          <w:rFonts w:cs="Arial"/>
          <w:szCs w:val="18"/>
          <w:lang w:eastAsia="en-US"/>
        </w:rPr>
      </w:pPr>
    </w:p>
    <w:p w14:paraId="6F42196D" w14:textId="79A7E7FC" w:rsidR="00914633" w:rsidDel="007D58DF" w:rsidRDefault="00914633" w:rsidP="0033769B">
      <w:pPr>
        <w:spacing w:before="0" w:line="240" w:lineRule="auto"/>
        <w:ind w:left="0"/>
        <w:jc w:val="left"/>
        <w:rPr>
          <w:del w:id="2941" w:author="COLMENA MATEOS Adrian" w:date="2018-11-26T11:51:00Z"/>
        </w:rPr>
      </w:pPr>
      <w:bookmarkStart w:id="2942" w:name="_Toc530655806"/>
      <w:del w:id="2943" w:author="COLMENA MATEOS Adrian" w:date="2018-11-26T11:51:00Z">
        <w:r w:rsidDel="007D58DF">
          <w:delText>Uniendo todas las piezas.</w:delText>
        </w:r>
        <w:bookmarkEnd w:id="2942"/>
      </w:del>
    </w:p>
    <w:p w14:paraId="55D664A8" w14:textId="7D72A536" w:rsidR="00914633" w:rsidDel="007D58DF" w:rsidRDefault="00914633" w:rsidP="0033769B">
      <w:pPr>
        <w:spacing w:before="0" w:line="240" w:lineRule="auto"/>
        <w:ind w:left="0"/>
        <w:jc w:val="left"/>
        <w:rPr>
          <w:del w:id="2944" w:author="COLMENA MATEOS Adrian" w:date="2018-11-26T11:51:00Z"/>
        </w:rPr>
      </w:pPr>
      <w:del w:id="2945" w:author="COLMENA MATEOS Adrian" w:date="2018-11-26T11:51:00Z">
        <w:r w:rsidDel="007D58DF">
          <w:delText>Una vez conocidas todas las piezas clave de JPA, es hora de introducirlas todas para realizar una aplicación   con Java SE, que será lo que se llevará a cabo en esta última parte del capítulo.</w:delText>
        </w:r>
      </w:del>
    </w:p>
    <w:p w14:paraId="1CE056D4" w14:textId="3238F138" w:rsidR="00914633" w:rsidDel="007D58DF" w:rsidRDefault="00914633" w:rsidP="0033769B">
      <w:pPr>
        <w:spacing w:before="0" w:line="240" w:lineRule="auto"/>
        <w:ind w:left="0"/>
        <w:jc w:val="left"/>
        <w:rPr>
          <w:del w:id="2946" w:author="COLMENA MATEOS Adrian" w:date="2018-11-26T11:51:00Z"/>
        </w:rPr>
      </w:pPr>
    </w:p>
    <w:p w14:paraId="656FB5AA" w14:textId="5E293832" w:rsidR="00914633" w:rsidDel="007D58DF" w:rsidRDefault="00914633" w:rsidP="0033769B">
      <w:pPr>
        <w:spacing w:before="0" w:line="240" w:lineRule="auto"/>
        <w:ind w:left="0"/>
        <w:jc w:val="left"/>
        <w:rPr>
          <w:del w:id="2947" w:author="COLMENA MATEOS Adrian" w:date="2018-11-26T11:51:00Z"/>
        </w:rPr>
      </w:pPr>
      <w:bookmarkStart w:id="2948" w:name="_Toc530655807"/>
      <w:del w:id="2949" w:author="COLMENA MATEOS Adrian" w:date="2018-11-23T08:53:00Z">
        <w:r w:rsidDel="00204249">
          <w:delText>Unidad de Persistencia</w:delText>
        </w:r>
      </w:del>
      <w:bookmarkEnd w:id="2948"/>
    </w:p>
    <w:p w14:paraId="099932DF" w14:textId="24DD6D7B" w:rsidR="00914633" w:rsidDel="007D58DF" w:rsidRDefault="00914633" w:rsidP="0033769B">
      <w:pPr>
        <w:spacing w:before="0" w:line="240" w:lineRule="auto"/>
        <w:ind w:left="0"/>
        <w:jc w:val="left"/>
        <w:rPr>
          <w:del w:id="2950" w:author="COLMENA MATEOS Adrian" w:date="2018-11-26T11:51:00Z"/>
        </w:rPr>
      </w:pPr>
      <w:del w:id="2951" w:author="COLMENA MATEOS Adrian" w:date="2018-11-26T11:51:00Z">
        <w:r w:rsidDel="007D58DF">
          <w:delText>La configuración que describe</w:delText>
        </w:r>
      </w:del>
      <w:del w:id="2952" w:author="COLMENA MATEOS Adrian" w:date="2018-11-23T08:49:00Z">
        <w:r w:rsidDel="00D40AFE">
          <w:delText xml:space="preserve"> la</w:delText>
        </w:r>
      </w:del>
      <w:del w:id="2953" w:author="COLMENA MATEOS Adrian" w:date="2018-11-26T11:51:00Z">
        <w:r w:rsidDel="007D58DF">
          <w:delText xml:space="preserve"> </w:delText>
        </w:r>
      </w:del>
      <w:del w:id="2954" w:author="COLMENA MATEOS Adrian" w:date="2018-11-23T08:49:00Z">
        <w:r w:rsidDel="00D40AFE">
          <w:delText>unidad de persistencia</w:delText>
        </w:r>
      </w:del>
      <w:del w:id="2955" w:author="COLMENA MATEOS Adrian" w:date="2018-11-26T11:51:00Z">
        <w:r w:rsidDel="007D58DF">
          <w:delText xml:space="preserve"> está definida en un archivo XML llamado </w:delText>
        </w:r>
        <w:r w:rsidRPr="00734744" w:rsidDel="007D58DF">
          <w:rPr>
            <w:i/>
          </w:rPr>
          <w:delText>persistence.xml</w:delText>
        </w:r>
        <w:r w:rsidDel="007D58DF">
          <w:delText xml:space="preserve">. Cada </w:delText>
        </w:r>
      </w:del>
      <w:del w:id="2956" w:author="COLMENA MATEOS Adrian" w:date="2018-11-23T08:50:00Z">
        <w:r w:rsidDel="00D40AFE">
          <w:delText>unidad de persistencia</w:delText>
        </w:r>
      </w:del>
      <w:del w:id="2957" w:author="COLMENA MATEOS Adrian" w:date="2018-11-26T11:51:00Z">
        <w:r w:rsidDel="007D58DF">
          <w:delText xml:space="preserve"> tiene un nombre propio, de manera que cuando una aplicación quiere especificar la configuración para una entidad, únicamente necesita hacer referencia al nombre de </w:delText>
        </w:r>
      </w:del>
      <w:del w:id="2958" w:author="COLMENA MATEOS Adrian" w:date="2018-11-23T08:50:00Z">
        <w:r w:rsidDel="00D40AFE">
          <w:delText>la unidad de persistencia</w:delText>
        </w:r>
      </w:del>
      <w:del w:id="2959" w:author="COLMENA MATEOS Adrian" w:date="2018-11-26T11:51:00Z">
        <w:r w:rsidDel="007D58DF">
          <w:delText xml:space="preserve"> en la que se define dicha configuración. Un archivo </w:delText>
        </w:r>
        <w:r w:rsidRPr="00734744" w:rsidDel="007D58DF">
          <w:rPr>
            <w:i/>
          </w:rPr>
          <w:delText>persistence.xml</w:delText>
        </w:r>
        <w:r w:rsidDel="007D58DF">
          <w:delText xml:space="preserve"> puede contener una o varias configuraciones de </w:delText>
        </w:r>
      </w:del>
      <w:del w:id="2960" w:author="COLMENA MATEOS Adrian" w:date="2018-11-23T08:50:00Z">
        <w:r w:rsidDel="00D40AFE">
          <w:delText>unidad de persistencia</w:delText>
        </w:r>
      </w:del>
      <w:del w:id="2961" w:author="COLMENA MATEOS Adrian" w:date="2018-11-23T08:55:00Z">
        <w:r w:rsidDel="00204249">
          <w:delText xml:space="preserve">, </w:delText>
        </w:r>
      </w:del>
      <w:del w:id="2962" w:author="COLMENA MATEOS Adrian" w:date="2018-11-26T11:51:00Z">
        <w:r w:rsidDel="007D58DF">
          <w:delText xml:space="preserve">pero cada </w:delText>
        </w:r>
      </w:del>
      <w:del w:id="2963" w:author="COLMENA MATEOS Adrian" w:date="2018-11-23T08:50:00Z">
        <w:r w:rsidDel="00D40AFE">
          <w:delText>unidad de persistencia</w:delText>
        </w:r>
      </w:del>
      <w:del w:id="2964" w:author="COLMENA MATEOS Adrian" w:date="2018-11-26T11:51:00Z">
        <w:r w:rsidDel="007D58DF">
          <w:delText xml:space="preserve"> es distinta e independiente de las otras y no se encuentran relacionadas entre ellas.</w:delText>
        </w:r>
      </w:del>
    </w:p>
    <w:p w14:paraId="55414F01" w14:textId="5DBDCF63" w:rsidR="00914633" w:rsidDel="007D58DF" w:rsidRDefault="00914633" w:rsidP="0033769B">
      <w:pPr>
        <w:spacing w:before="0" w:line="240" w:lineRule="auto"/>
        <w:ind w:left="0"/>
        <w:jc w:val="left"/>
        <w:rPr>
          <w:del w:id="2965" w:author="COLMENA MATEOS Adrian" w:date="2018-11-26T11:51:00Z"/>
        </w:rPr>
      </w:pPr>
    </w:p>
    <w:p w14:paraId="4593F8ED" w14:textId="146E4151" w:rsidR="00914633" w:rsidDel="007D58DF" w:rsidRDefault="00914633" w:rsidP="0033769B">
      <w:pPr>
        <w:spacing w:before="0" w:line="240" w:lineRule="auto"/>
        <w:ind w:left="0"/>
        <w:jc w:val="left"/>
        <w:rPr>
          <w:del w:id="2966" w:author="COLMENA MATEOS Adrian" w:date="2018-11-26T11:51:00Z"/>
        </w:rPr>
      </w:pPr>
      <w:del w:id="2967" w:author="COLMENA MATEOS Adrian" w:date="2018-11-26T11:51:00Z">
        <w:r w:rsidDel="007D58DF">
          <w:delText xml:space="preserve">Para este caso, únicamente son necesarias tres </w:delText>
        </w:r>
      </w:del>
      <w:del w:id="2968" w:author="COLMENA MATEOS Adrian" w:date="2018-11-23T08:50:00Z">
        <w:r w:rsidDel="00D40AFE">
          <w:delText>unidades de persistencia</w:delText>
        </w:r>
      </w:del>
      <w:del w:id="2969" w:author="COLMENA MATEOS Adrian" w:date="2018-11-26T11:51:00Z">
        <w:r w:rsidDel="007D58DF">
          <w:delText xml:space="preserve">, llamadas </w:delText>
        </w:r>
        <w:r w:rsidRPr="00734744" w:rsidDel="007D58DF">
          <w:rPr>
            <w:i/>
          </w:rPr>
          <w:delText>transaction-type</w:delText>
        </w:r>
        <w:r w:rsidDel="007D58DF">
          <w:delText xml:space="preserve">, </w:delText>
        </w:r>
        <w:r w:rsidRPr="00734744" w:rsidDel="007D58DF">
          <w:rPr>
            <w:i/>
          </w:rPr>
          <w:delText>class</w:delText>
        </w:r>
        <w:r w:rsidDel="007D58DF">
          <w:delText xml:space="preserve"> y </w:delText>
        </w:r>
        <w:r w:rsidRPr="00734744" w:rsidDel="007D58DF">
          <w:rPr>
            <w:i/>
          </w:rPr>
          <w:delText>properties</w:delText>
        </w:r>
        <w:r w:rsidDel="007D58DF">
          <w:delText xml:space="preserve">. El Ejemplo 11 muestra las partes más relevantes del archivo </w:delText>
        </w:r>
        <w:r w:rsidRPr="00EC2FFB" w:rsidDel="007D58DF">
          <w:rPr>
            <w:i/>
          </w:rPr>
          <w:delText>persistence.xml</w:delText>
        </w:r>
        <w:r w:rsidR="002C2319" w:rsidDel="007D58DF">
          <w:delText xml:space="preserve"> para este caso.</w:delText>
        </w:r>
      </w:del>
    </w:p>
    <w:p w14:paraId="58C17975" w14:textId="64CC8908" w:rsidR="00914633" w:rsidDel="007D58DF" w:rsidRDefault="00914633" w:rsidP="0033769B">
      <w:pPr>
        <w:spacing w:before="0" w:line="240" w:lineRule="auto"/>
        <w:ind w:left="0"/>
        <w:jc w:val="left"/>
        <w:rPr>
          <w:del w:id="2970" w:author="COLMENA MATEOS Adrian" w:date="2018-11-26T11:51:00Z"/>
        </w:rPr>
      </w:pPr>
    </w:p>
    <w:p w14:paraId="115D63C9" w14:textId="136E1D59" w:rsidR="00914633" w:rsidRPr="00D40AFE" w:rsidDel="007D58DF" w:rsidRDefault="00914633" w:rsidP="0033769B">
      <w:pPr>
        <w:spacing w:before="0" w:line="240" w:lineRule="auto"/>
        <w:ind w:left="0"/>
        <w:jc w:val="left"/>
        <w:rPr>
          <w:del w:id="2971" w:author="COLMENA MATEOS Adrian" w:date="2018-11-26T11:51:00Z"/>
          <w:rFonts w:ascii="Arial" w:hAnsi="Arial" w:cs="Arial"/>
        </w:rPr>
      </w:pPr>
      <w:del w:id="2972" w:author="COLMENA MATEOS Adrian" w:date="2018-11-26T11:51:00Z">
        <w:r w:rsidRPr="00D40AFE" w:rsidDel="007D58DF">
          <w:rPr>
            <w:rFonts w:ascii="Arial" w:hAnsi="Arial" w:cs="Arial"/>
            <w:b/>
            <w:i/>
          </w:rPr>
          <w:delText xml:space="preserve">Ejemplo 11. </w:delText>
        </w:r>
        <w:r w:rsidRPr="00D40AFE" w:rsidDel="007D58DF">
          <w:rPr>
            <w:rFonts w:ascii="Arial" w:hAnsi="Arial" w:cs="Arial"/>
          </w:rPr>
          <w:delText xml:space="preserve">Elementos en el archivo </w:delText>
        </w:r>
        <w:r w:rsidRPr="00D40AFE" w:rsidDel="007D58DF">
          <w:rPr>
            <w:rFonts w:ascii="Arial" w:hAnsi="Arial" w:cs="Arial"/>
            <w:i/>
          </w:rPr>
          <w:delText>persistence.xml</w:delText>
        </w:r>
        <w:r w:rsidRPr="00D40AFE" w:rsidDel="007D58DF">
          <w:rPr>
            <w:rFonts w:ascii="Arial" w:hAnsi="Arial" w:cs="Arial"/>
          </w:rPr>
          <w:delText>.</w:delText>
        </w:r>
      </w:del>
    </w:p>
    <w:p w14:paraId="46C9C72C" w14:textId="0268997B" w:rsidR="00914633" w:rsidDel="007D58DF" w:rsidRDefault="00914633" w:rsidP="0033769B">
      <w:pPr>
        <w:spacing w:before="0" w:line="240" w:lineRule="auto"/>
        <w:ind w:left="0"/>
        <w:jc w:val="left"/>
        <w:rPr>
          <w:del w:id="2973" w:author="COLMENA MATEOS Adrian" w:date="2018-11-26T11:51:00Z"/>
          <w:sz w:val="20"/>
        </w:rPr>
      </w:pPr>
    </w:p>
    <w:p w14:paraId="45EAC2D1" w14:textId="01D4B55D" w:rsidR="00914633" w:rsidRPr="00D40AFE" w:rsidDel="007D58DF" w:rsidRDefault="00914633" w:rsidP="0033769B">
      <w:pPr>
        <w:spacing w:before="0" w:line="240" w:lineRule="auto"/>
        <w:ind w:left="0"/>
        <w:jc w:val="left"/>
        <w:rPr>
          <w:del w:id="2974" w:author="COLMENA MATEOS Adrian" w:date="2018-11-26T11:51:00Z"/>
          <w:rFonts w:ascii="Lucida Sans Typewriter" w:hAnsi="Lucida Sans Typewriter" w:cs="Arial"/>
          <w:szCs w:val="22"/>
          <w:lang w:val="en-US" w:eastAsia="en-US"/>
        </w:rPr>
      </w:pPr>
      <w:del w:id="2975" w:author="COLMENA MATEOS Adrian" w:date="2018-11-26T11:51:00Z">
        <w:r w:rsidRPr="00D40AFE" w:rsidDel="007D58DF">
          <w:rPr>
            <w:rFonts w:ascii="Lucida Sans Typewriter" w:hAnsi="Lucida Sans Typewriter" w:cs="Arial"/>
            <w:szCs w:val="22"/>
            <w:lang w:val="en-US" w:eastAsia="en-US"/>
          </w:rPr>
          <w:delText>&lt;persistence&gt;</w:delText>
        </w:r>
      </w:del>
    </w:p>
    <w:p w14:paraId="5A40B1FA" w14:textId="6F0ECAAF" w:rsidR="00914633" w:rsidRPr="00D40AFE" w:rsidDel="007D58DF" w:rsidRDefault="00914633" w:rsidP="0033769B">
      <w:pPr>
        <w:spacing w:before="0" w:line="240" w:lineRule="auto"/>
        <w:ind w:left="0"/>
        <w:jc w:val="left"/>
        <w:rPr>
          <w:del w:id="2976" w:author="COLMENA MATEOS Adrian" w:date="2018-11-26T11:51:00Z"/>
          <w:rFonts w:ascii="Lucida Sans Typewriter" w:hAnsi="Lucida Sans Typewriter" w:cs="Arial"/>
          <w:szCs w:val="22"/>
          <w:lang w:val="en-US" w:eastAsia="en-US"/>
        </w:rPr>
      </w:pPr>
      <w:del w:id="2977" w:author="COLMENA MATEOS Adrian" w:date="2018-11-26T11:51:00Z">
        <w:r w:rsidRPr="00D40AFE" w:rsidDel="007D58DF">
          <w:rPr>
            <w:rFonts w:ascii="Lucida Sans Typewriter" w:hAnsi="Lucida Sans Typewriter" w:cs="Arial"/>
            <w:szCs w:val="22"/>
            <w:lang w:val="en-US" w:eastAsia="en-US"/>
          </w:rPr>
          <w:delText>&lt;persistence-unit name="ServicioEmpleado "</w:delText>
        </w:r>
      </w:del>
    </w:p>
    <w:p w14:paraId="7EF8ACCB" w14:textId="25829CD4" w:rsidR="00914633" w:rsidRPr="00D40AFE" w:rsidDel="007D58DF" w:rsidRDefault="00914633" w:rsidP="0033769B">
      <w:pPr>
        <w:spacing w:before="0" w:line="240" w:lineRule="auto"/>
        <w:ind w:left="0"/>
        <w:jc w:val="left"/>
        <w:rPr>
          <w:del w:id="2978" w:author="COLMENA MATEOS Adrian" w:date="2018-11-26T11:51:00Z"/>
          <w:rFonts w:ascii="Lucida Sans Typewriter" w:hAnsi="Lucida Sans Typewriter" w:cs="Arial"/>
          <w:szCs w:val="22"/>
          <w:lang w:val="en-US" w:eastAsia="en-US"/>
        </w:rPr>
      </w:pPr>
      <w:del w:id="2979" w:author="COLMENA MATEOS Adrian" w:date="2018-11-26T11:51:00Z">
        <w:r w:rsidRPr="00D40AFE" w:rsidDel="007D58DF">
          <w:rPr>
            <w:rFonts w:ascii="Lucida Sans Typewriter" w:hAnsi="Lucida Sans Typewriter" w:cs="Arial"/>
            <w:szCs w:val="22"/>
            <w:lang w:val="en-US" w:eastAsia="en-US"/>
          </w:rPr>
          <w:delText>transaction-type="RESOURCE_LOCAL"&gt;</w:delText>
        </w:r>
      </w:del>
    </w:p>
    <w:p w14:paraId="2509D3F2" w14:textId="70E58B37" w:rsidR="00914633" w:rsidRPr="00D40AFE" w:rsidDel="007D58DF" w:rsidRDefault="00914633" w:rsidP="0033769B">
      <w:pPr>
        <w:spacing w:before="0" w:line="240" w:lineRule="auto"/>
        <w:ind w:left="0"/>
        <w:jc w:val="left"/>
        <w:rPr>
          <w:del w:id="2980" w:author="COLMENA MATEOS Adrian" w:date="2018-11-26T11:51:00Z"/>
          <w:rFonts w:ascii="Lucida Sans Typewriter" w:hAnsi="Lucida Sans Typewriter" w:cs="Arial"/>
          <w:szCs w:val="22"/>
          <w:lang w:val="en-US" w:eastAsia="en-US"/>
        </w:rPr>
      </w:pPr>
      <w:del w:id="2981" w:author="COLMENA MATEOS Adrian" w:date="2018-11-26T11:51:00Z">
        <w:r w:rsidRPr="00D40AFE" w:rsidDel="007D58DF">
          <w:rPr>
            <w:rFonts w:ascii="Lucida Sans Typewriter" w:hAnsi="Lucida Sans Typewriter" w:cs="Arial"/>
            <w:szCs w:val="22"/>
            <w:lang w:val="en-US" w:eastAsia="en-US"/>
          </w:rPr>
          <w:delText>&lt;class&gt;examples.model.</w:delText>
        </w:r>
        <w:r w:rsidR="00196AFB" w:rsidRPr="00D40AFE" w:rsidDel="007D58DF">
          <w:rPr>
            <w:rFonts w:ascii="Lucida Sans Typewriter" w:hAnsi="Lucida Sans Typewriter" w:cs="Arial"/>
            <w:szCs w:val="22"/>
            <w:lang w:val="en-US" w:eastAsia="en-US"/>
          </w:rPr>
          <w:delText>Empleado</w:delText>
        </w:r>
        <w:r w:rsidRPr="00D40AFE" w:rsidDel="007D58DF">
          <w:rPr>
            <w:rFonts w:ascii="Lucida Sans Typewriter" w:hAnsi="Lucida Sans Typewriter" w:cs="Arial"/>
            <w:szCs w:val="22"/>
            <w:lang w:val="en-US" w:eastAsia="en-US"/>
          </w:rPr>
          <w:delText>&lt;/class&gt;</w:delText>
        </w:r>
      </w:del>
    </w:p>
    <w:p w14:paraId="0514A97C" w14:textId="311AA488" w:rsidR="00914633" w:rsidRPr="00D40AFE" w:rsidDel="007D58DF" w:rsidRDefault="00914633" w:rsidP="0033769B">
      <w:pPr>
        <w:spacing w:before="0" w:line="240" w:lineRule="auto"/>
        <w:ind w:left="0"/>
        <w:jc w:val="left"/>
        <w:rPr>
          <w:del w:id="2982" w:author="COLMENA MATEOS Adrian" w:date="2018-11-26T11:51:00Z"/>
          <w:rFonts w:ascii="Lucida Sans Typewriter" w:hAnsi="Lucida Sans Typewriter" w:cs="Arial"/>
          <w:szCs w:val="22"/>
          <w:lang w:val="en-US" w:eastAsia="en-US"/>
        </w:rPr>
      </w:pPr>
      <w:del w:id="2983" w:author="COLMENA MATEOS Adrian" w:date="2018-11-26T11:51:00Z">
        <w:r w:rsidRPr="00D40AFE" w:rsidDel="007D58DF">
          <w:rPr>
            <w:rFonts w:ascii="Lucida Sans Typewriter" w:hAnsi="Lucida Sans Typewriter" w:cs="Arial"/>
            <w:szCs w:val="22"/>
            <w:lang w:val="en-US" w:eastAsia="en-US"/>
          </w:rPr>
          <w:delText>&lt;properties&gt;</w:delText>
        </w:r>
      </w:del>
    </w:p>
    <w:p w14:paraId="04B6A0DD" w14:textId="6626D071" w:rsidR="00914633" w:rsidRPr="00D40AFE" w:rsidDel="007D58DF" w:rsidRDefault="00914633" w:rsidP="0033769B">
      <w:pPr>
        <w:spacing w:before="0" w:line="240" w:lineRule="auto"/>
        <w:ind w:left="0"/>
        <w:jc w:val="left"/>
        <w:rPr>
          <w:del w:id="2984" w:author="COLMENA MATEOS Adrian" w:date="2018-11-26T11:51:00Z"/>
          <w:rFonts w:ascii="Lucida Sans Typewriter" w:hAnsi="Lucida Sans Typewriter" w:cs="Arial"/>
          <w:szCs w:val="22"/>
          <w:lang w:val="en-US" w:eastAsia="en-US"/>
        </w:rPr>
      </w:pPr>
      <w:del w:id="2985" w:author="COLMENA MATEOS Adrian" w:date="2018-11-26T11:51:00Z">
        <w:r w:rsidRPr="00D40AFE" w:rsidDel="007D58DF">
          <w:rPr>
            <w:rFonts w:ascii="Lucida Sans Typewriter" w:hAnsi="Lucida Sans Typewriter" w:cs="Arial"/>
            <w:szCs w:val="22"/>
            <w:lang w:val="en-US" w:eastAsia="en-US"/>
          </w:rPr>
          <w:delText>&lt;property name="javax.persistence.jdbc.driver"</w:delText>
        </w:r>
      </w:del>
    </w:p>
    <w:p w14:paraId="6D45F535" w14:textId="7A17737C" w:rsidR="00914633" w:rsidRPr="00D40AFE" w:rsidDel="007D58DF" w:rsidRDefault="00914633" w:rsidP="0033769B">
      <w:pPr>
        <w:spacing w:before="0" w:line="240" w:lineRule="auto"/>
        <w:ind w:left="0"/>
        <w:jc w:val="left"/>
        <w:rPr>
          <w:del w:id="2986" w:author="COLMENA MATEOS Adrian" w:date="2018-11-26T11:51:00Z"/>
          <w:rFonts w:ascii="Lucida Sans Typewriter" w:hAnsi="Lucida Sans Typewriter" w:cs="Arial"/>
          <w:szCs w:val="22"/>
          <w:lang w:val="en-US" w:eastAsia="en-US"/>
        </w:rPr>
      </w:pPr>
      <w:del w:id="2987" w:author="COLMENA MATEOS Adrian" w:date="2018-11-26T11:51:00Z">
        <w:r w:rsidRPr="00D40AFE" w:rsidDel="007D58DF">
          <w:rPr>
            <w:rFonts w:ascii="Lucida Sans Typewriter" w:hAnsi="Lucida Sans Typewriter" w:cs="Arial"/>
            <w:szCs w:val="22"/>
            <w:lang w:val="en-US" w:eastAsia="en-US"/>
          </w:rPr>
          <w:delText>value="org.apache.derby.jdbc.ClientDriver"/&gt;</w:delText>
        </w:r>
      </w:del>
    </w:p>
    <w:p w14:paraId="2FDCD190" w14:textId="70B66696" w:rsidR="00914633" w:rsidRPr="00D40AFE" w:rsidDel="007D58DF" w:rsidRDefault="00914633" w:rsidP="0033769B">
      <w:pPr>
        <w:spacing w:before="0" w:line="240" w:lineRule="auto"/>
        <w:ind w:left="0"/>
        <w:jc w:val="left"/>
        <w:rPr>
          <w:del w:id="2988" w:author="COLMENA MATEOS Adrian" w:date="2018-11-26T11:51:00Z"/>
          <w:rFonts w:ascii="Lucida Sans Typewriter" w:hAnsi="Lucida Sans Typewriter" w:cs="Arial"/>
          <w:szCs w:val="22"/>
          <w:lang w:val="en-US" w:eastAsia="en-US"/>
        </w:rPr>
      </w:pPr>
      <w:del w:id="2989" w:author="COLMENA MATEOS Adrian" w:date="2018-11-26T11:51:00Z">
        <w:r w:rsidRPr="00D40AFE" w:rsidDel="007D58DF">
          <w:rPr>
            <w:rFonts w:ascii="Lucida Sans Typewriter" w:hAnsi="Lucida Sans Typewriter" w:cs="Arial"/>
            <w:szCs w:val="22"/>
            <w:lang w:val="en-US" w:eastAsia="en-US"/>
          </w:rPr>
          <w:delText>&lt;property name="javax.persistence.jdbc.url"</w:delText>
        </w:r>
      </w:del>
    </w:p>
    <w:p w14:paraId="45605CF3" w14:textId="7CD62FFA" w:rsidR="00914633" w:rsidRPr="00D40AFE" w:rsidDel="007D58DF" w:rsidRDefault="00914633" w:rsidP="0033769B">
      <w:pPr>
        <w:spacing w:before="0" w:line="240" w:lineRule="auto"/>
        <w:ind w:left="0"/>
        <w:jc w:val="left"/>
        <w:rPr>
          <w:del w:id="2990" w:author="COLMENA MATEOS Adrian" w:date="2018-11-26T11:51:00Z"/>
          <w:rFonts w:ascii="Lucida Sans Typewriter" w:hAnsi="Lucida Sans Typewriter" w:cs="Arial"/>
          <w:szCs w:val="22"/>
          <w:lang w:val="en-US" w:eastAsia="en-US"/>
        </w:rPr>
      </w:pPr>
      <w:del w:id="2991" w:author="COLMENA MATEOS Adrian" w:date="2018-11-26T11:51:00Z">
        <w:r w:rsidRPr="00D40AFE" w:rsidDel="007D58DF">
          <w:rPr>
            <w:rFonts w:ascii="Lucida Sans Typewriter" w:hAnsi="Lucida Sans Typewriter" w:cs="Arial"/>
            <w:szCs w:val="22"/>
            <w:lang w:val="en-US" w:eastAsia="en-US"/>
          </w:rPr>
          <w:delText>value="jdbc:mysql://localhost:3306/EmpServDB;create=true"/&gt;</w:delText>
        </w:r>
      </w:del>
    </w:p>
    <w:p w14:paraId="1CDAB5BD" w14:textId="3FFB8E98" w:rsidR="00914633" w:rsidRPr="00D40AFE" w:rsidDel="007D58DF" w:rsidRDefault="00914633" w:rsidP="0033769B">
      <w:pPr>
        <w:spacing w:before="0" w:line="240" w:lineRule="auto"/>
        <w:ind w:left="0"/>
        <w:jc w:val="left"/>
        <w:rPr>
          <w:del w:id="2992" w:author="COLMENA MATEOS Adrian" w:date="2018-11-26T11:51:00Z"/>
          <w:rFonts w:ascii="Lucida Sans Typewriter" w:hAnsi="Lucida Sans Typewriter" w:cs="Arial"/>
          <w:szCs w:val="22"/>
          <w:lang w:val="en-US" w:eastAsia="en-US"/>
        </w:rPr>
      </w:pPr>
      <w:del w:id="2993" w:author="COLMENA MATEOS Adrian" w:date="2018-11-26T11:51:00Z">
        <w:r w:rsidRPr="00D40AFE" w:rsidDel="007D58DF">
          <w:rPr>
            <w:rFonts w:ascii="Lucida Sans Typewriter" w:hAnsi="Lucida Sans Typewriter" w:cs="Arial"/>
            <w:szCs w:val="22"/>
            <w:lang w:val="en-US" w:eastAsia="en-US"/>
          </w:rPr>
          <w:delText>&lt;property name="javax.persistence.jdbc.user" value="APP"/&gt;</w:delText>
        </w:r>
      </w:del>
    </w:p>
    <w:p w14:paraId="0D7AD6E0" w14:textId="309A31F7" w:rsidR="00914633" w:rsidRPr="00D40AFE" w:rsidDel="007D58DF" w:rsidRDefault="00914633" w:rsidP="0033769B">
      <w:pPr>
        <w:spacing w:before="0" w:line="240" w:lineRule="auto"/>
        <w:ind w:left="0"/>
        <w:jc w:val="left"/>
        <w:rPr>
          <w:del w:id="2994" w:author="COLMENA MATEOS Adrian" w:date="2018-11-26T11:51:00Z"/>
          <w:rFonts w:ascii="Lucida Sans Typewriter" w:hAnsi="Lucida Sans Typewriter" w:cs="Arial"/>
          <w:szCs w:val="22"/>
          <w:lang w:val="en-US" w:eastAsia="en-US"/>
        </w:rPr>
      </w:pPr>
      <w:del w:id="2995" w:author="COLMENA MATEOS Adrian" w:date="2018-11-26T11:51:00Z">
        <w:r w:rsidRPr="00D40AFE" w:rsidDel="007D58DF">
          <w:rPr>
            <w:rFonts w:ascii="Lucida Sans Typewriter" w:hAnsi="Lucida Sans Typewriter" w:cs="Arial"/>
            <w:szCs w:val="22"/>
            <w:lang w:val="en-US" w:eastAsia="en-US"/>
          </w:rPr>
          <w:delText>&lt;property name="javax.persistence.jdbc.password" value="APP"/&gt;</w:delText>
        </w:r>
      </w:del>
    </w:p>
    <w:p w14:paraId="3C92003B" w14:textId="267B94EB" w:rsidR="00914633" w:rsidRPr="00D40AFE" w:rsidDel="007D58DF" w:rsidRDefault="00914633" w:rsidP="0033769B">
      <w:pPr>
        <w:spacing w:before="0" w:line="240" w:lineRule="auto"/>
        <w:ind w:left="0"/>
        <w:jc w:val="left"/>
        <w:rPr>
          <w:del w:id="2996" w:author="COLMENA MATEOS Adrian" w:date="2018-11-26T11:51:00Z"/>
          <w:rFonts w:ascii="Lucida Sans Typewriter" w:hAnsi="Lucida Sans Typewriter" w:cs="Arial"/>
          <w:szCs w:val="22"/>
          <w:lang w:eastAsia="en-US"/>
        </w:rPr>
      </w:pPr>
      <w:del w:id="2997" w:author="COLMENA MATEOS Adrian" w:date="2018-11-26T11:51:00Z">
        <w:r w:rsidRPr="00D40AFE" w:rsidDel="007D58DF">
          <w:rPr>
            <w:rFonts w:ascii="Lucida Sans Typewriter" w:hAnsi="Lucida Sans Typewriter" w:cs="Arial"/>
            <w:szCs w:val="22"/>
            <w:lang w:eastAsia="en-US"/>
          </w:rPr>
          <w:delText>&lt;/properties&gt;</w:delText>
        </w:r>
      </w:del>
    </w:p>
    <w:p w14:paraId="481F9B65" w14:textId="6E0CBA15" w:rsidR="00914633" w:rsidRPr="00D40AFE" w:rsidDel="007D58DF" w:rsidRDefault="00914633" w:rsidP="0033769B">
      <w:pPr>
        <w:spacing w:before="0" w:line="240" w:lineRule="auto"/>
        <w:ind w:left="0"/>
        <w:jc w:val="left"/>
        <w:rPr>
          <w:del w:id="2998" w:author="COLMENA MATEOS Adrian" w:date="2018-11-26T11:51:00Z"/>
          <w:rFonts w:ascii="Lucida Sans Typewriter" w:hAnsi="Lucida Sans Typewriter" w:cs="Arial"/>
          <w:szCs w:val="22"/>
          <w:lang w:eastAsia="en-US"/>
        </w:rPr>
      </w:pPr>
      <w:del w:id="2999" w:author="COLMENA MATEOS Adrian" w:date="2018-11-26T11:51:00Z">
        <w:r w:rsidRPr="00D40AFE" w:rsidDel="007D58DF">
          <w:rPr>
            <w:rFonts w:ascii="Lucida Sans Typewriter" w:hAnsi="Lucida Sans Typewriter" w:cs="Arial"/>
            <w:szCs w:val="22"/>
            <w:lang w:eastAsia="en-US"/>
          </w:rPr>
          <w:delText>&lt;/persistence-unit&gt;</w:delText>
        </w:r>
      </w:del>
    </w:p>
    <w:p w14:paraId="554F1519" w14:textId="1C982C55" w:rsidR="00D40AFE" w:rsidRPr="00D40AFE" w:rsidDel="007D58DF" w:rsidRDefault="00914633" w:rsidP="0033769B">
      <w:pPr>
        <w:spacing w:before="0" w:line="240" w:lineRule="auto"/>
        <w:ind w:left="0"/>
        <w:jc w:val="left"/>
        <w:rPr>
          <w:ins w:id="3000" w:author="BERMEJO SOLIS Alba" w:date="2018-11-21T12:36:00Z"/>
          <w:del w:id="3001" w:author="COLMENA MATEOS Adrian" w:date="2018-11-26T11:51:00Z"/>
          <w:rFonts w:ascii="Lucida Sans Typewriter" w:hAnsi="Lucida Sans Typewriter" w:cs="Arial"/>
          <w:sz w:val="16"/>
        </w:rPr>
      </w:pPr>
      <w:del w:id="3002" w:author="COLMENA MATEOS Adrian" w:date="2018-11-26T11:51:00Z">
        <w:r w:rsidRPr="00D40AFE" w:rsidDel="007D58DF">
          <w:rPr>
            <w:rFonts w:ascii="Lucida Sans Typewriter" w:hAnsi="Lucida Sans Typewriter" w:cs="Arial"/>
            <w:szCs w:val="22"/>
            <w:lang w:eastAsia="en-US"/>
          </w:rPr>
          <w:delText xml:space="preserve">  &lt;/persistence&gt;</w:delText>
        </w:r>
      </w:del>
    </w:p>
    <w:p w14:paraId="3580A2C3" w14:textId="5E34F378" w:rsidR="00914633" w:rsidDel="007D58DF" w:rsidRDefault="00914633" w:rsidP="0033769B">
      <w:pPr>
        <w:spacing w:before="0" w:line="240" w:lineRule="auto"/>
        <w:ind w:left="0"/>
        <w:jc w:val="left"/>
        <w:rPr>
          <w:del w:id="3003" w:author="COLMENA MATEOS Adrian" w:date="2018-11-26T11:51:00Z"/>
        </w:rPr>
      </w:pPr>
      <w:del w:id="3004" w:author="COLMENA MATEOS Adrian" w:date="2018-11-26T11:51:00Z">
        <w:r w:rsidRPr="00891BEE" w:rsidDel="007D58DF">
          <w:delText>El atributo “</w:delText>
        </w:r>
        <w:r w:rsidRPr="00891BEE" w:rsidDel="007D58DF">
          <w:rPr>
            <w:i/>
          </w:rPr>
          <w:delText>name</w:delText>
        </w:r>
        <w:r w:rsidRPr="00891BEE" w:rsidDel="007D58DF">
          <w:delText xml:space="preserve">” de </w:delText>
        </w:r>
      </w:del>
      <w:del w:id="3005" w:author="COLMENA MATEOS Adrian" w:date="2018-11-23T08:51:00Z">
        <w:r w:rsidRPr="00891BEE" w:rsidDel="00D40AFE">
          <w:delText>la unidad de persistencia</w:delText>
        </w:r>
      </w:del>
      <w:del w:id="3006" w:author="COLMENA MATEOS Adrian" w:date="2018-11-26T11:51:00Z">
        <w:r w:rsidRPr="00891BEE" w:rsidDel="007D58DF">
          <w:delText xml:space="preserve"> indica su nombre y es la l</w:delText>
        </w:r>
        <w:r w:rsidDel="007D58DF">
          <w:delText>ínea que se especifica cuando se crea el EntityManagerFactory, en este caso “ServicioEmpleado”. El atributo “</w:delText>
        </w:r>
        <w:r w:rsidRPr="00A949B0" w:rsidDel="007D58DF">
          <w:rPr>
            <w:i/>
          </w:rPr>
          <w:delText>transaction-type</w:delText>
        </w:r>
        <w:r w:rsidDel="007D58DF">
          <w:delText xml:space="preserve">” indica que la </w:delText>
        </w:r>
      </w:del>
      <w:del w:id="3007" w:author="COLMENA MATEOS Adrian" w:date="2018-11-23T08:53:00Z">
        <w:r w:rsidDel="00204249">
          <w:delText>unidad de persistencia</w:delText>
        </w:r>
      </w:del>
      <w:del w:id="3008" w:author="COLMENA MATEOS Adrian" w:date="2018-11-26T11:51:00Z">
        <w:r w:rsidDel="007D58DF">
          <w:delText xml:space="preserve"> usa el nivel de recursos del EntityTransaction en lugar de las transacciones de JTA. El elemento “</w:delText>
        </w:r>
        <w:r w:rsidRPr="00A949B0" w:rsidDel="007D58DF">
          <w:rPr>
            <w:i/>
          </w:rPr>
          <w:delText>class</w:delText>
        </w:r>
        <w:r w:rsidDel="007D58DF">
          <w:delText xml:space="preserve">” enumera las clases que forman parte de la </w:delText>
        </w:r>
      </w:del>
      <w:del w:id="3009" w:author="COLMENA MATEOS Adrian" w:date="2018-11-23T08:53:00Z">
        <w:r w:rsidDel="00204249">
          <w:delText>unidad de persistencia</w:delText>
        </w:r>
      </w:del>
      <w:del w:id="3010" w:author="COLMENA MATEOS Adrian" w:date="2018-11-26T11:51:00Z">
        <w:r w:rsidDel="007D58DF">
          <w:delText xml:space="preserve">. Cuando hay más de una entidad se pueden enumerar múltiples clases en esta lista. En Java EE container no suelen ser necesarias ya que el </w:delText>
        </w:r>
        <w:r w:rsidRPr="00A949B0" w:rsidDel="007D58DF">
          <w:rPr>
            <w:i/>
          </w:rPr>
          <w:delText>container</w:delText>
        </w:r>
        <w:r w:rsidDel="007D58DF">
          <w:delText xml:space="preserve"> buscará automáticamente las clases anotadas como </w:delText>
        </w:r>
        <w:r w:rsidRPr="00A949B0" w:rsidDel="007D58DF">
          <w:rPr>
            <w:i/>
          </w:rPr>
          <w:delText>@Entity</w:delText>
        </w:r>
        <w:r w:rsidDel="007D58DF">
          <w:delText xml:space="preserve"> como parte del proceso de despliegue de la aplicación, pero son necesarias para la ejecución portátil en Java SE. Para este caso sólo existe una entidad Empleado.</w:delText>
        </w:r>
      </w:del>
    </w:p>
    <w:p w14:paraId="22F0E6D6" w14:textId="306D3922" w:rsidR="00914633" w:rsidDel="007D58DF" w:rsidRDefault="00914633" w:rsidP="0033769B">
      <w:pPr>
        <w:spacing w:before="0" w:line="240" w:lineRule="auto"/>
        <w:ind w:left="0"/>
        <w:jc w:val="left"/>
        <w:rPr>
          <w:del w:id="3011" w:author="COLMENA MATEOS Adrian" w:date="2018-11-26T11:51:00Z"/>
        </w:rPr>
      </w:pPr>
    </w:p>
    <w:p w14:paraId="0ED46AF9" w14:textId="46A73F26" w:rsidR="00914633" w:rsidDel="007D58DF" w:rsidRDefault="00914633" w:rsidP="0033769B">
      <w:pPr>
        <w:spacing w:before="0" w:line="240" w:lineRule="auto"/>
        <w:ind w:left="0"/>
        <w:jc w:val="left"/>
        <w:rPr>
          <w:del w:id="3012" w:author="COLMENA MATEOS Adrian" w:date="2018-11-26T11:51:00Z"/>
        </w:rPr>
      </w:pPr>
      <w:del w:id="3013" w:author="COLMENA MATEOS Adrian" w:date="2018-11-26T11:51:00Z">
        <w:r w:rsidDel="007D58DF">
          <w:delText xml:space="preserve">La última sección del código es únicamente una lista de propiedades que pueden ser estándar o específicas del distribuidor. Los datos para acceder a la base de datos JDBC deben estar especificados en este archivo al ejecutar la aplicación para que el entorno sepa dónde debe realizar las acciones y la conexión se lleve a cabo con éxito. </w:delText>
        </w:r>
      </w:del>
    </w:p>
    <w:p w14:paraId="06189406" w14:textId="192E7F6E" w:rsidR="00914633" w:rsidDel="007D58DF" w:rsidRDefault="00914633" w:rsidP="0033769B">
      <w:pPr>
        <w:spacing w:before="0" w:line="240" w:lineRule="auto"/>
        <w:ind w:left="0"/>
        <w:jc w:val="left"/>
        <w:rPr>
          <w:del w:id="3014" w:author="COLMENA MATEOS Adrian" w:date="2018-11-26T11:51:00Z"/>
        </w:rPr>
      </w:pPr>
    </w:p>
    <w:p w14:paraId="77F35B2E" w14:textId="27DB64A5" w:rsidR="00914633" w:rsidDel="007D58DF" w:rsidRDefault="00914633" w:rsidP="0033769B">
      <w:pPr>
        <w:spacing w:before="0" w:line="240" w:lineRule="auto"/>
        <w:ind w:left="0"/>
        <w:jc w:val="left"/>
        <w:rPr>
          <w:del w:id="3015" w:author="COLMENA MATEOS Adrian" w:date="2018-11-26T11:51:00Z"/>
        </w:rPr>
      </w:pPr>
      <w:bookmarkStart w:id="3016" w:name="_Toc530655808"/>
      <w:del w:id="3017" w:author="COLMENA MATEOS Adrian" w:date="2018-11-26T11:51:00Z">
        <w:r w:rsidDel="007D58DF">
          <w:delText>Archivo de Persistencia</w:delText>
        </w:r>
        <w:bookmarkEnd w:id="3016"/>
      </w:del>
    </w:p>
    <w:p w14:paraId="4DFDEBF8" w14:textId="1B5C7F40" w:rsidR="00914633" w:rsidDel="007D58DF" w:rsidRDefault="00914633" w:rsidP="0033769B">
      <w:pPr>
        <w:spacing w:before="0" w:line="240" w:lineRule="auto"/>
        <w:ind w:left="0"/>
        <w:jc w:val="left"/>
        <w:rPr>
          <w:del w:id="3018" w:author="COLMENA MATEOS Adrian" w:date="2018-11-26T11:51:00Z"/>
        </w:rPr>
      </w:pPr>
      <w:del w:id="3019" w:author="COLMENA MATEOS Adrian" w:date="2018-11-26T11:51:00Z">
        <w:r w:rsidDel="007D58DF">
          <w:delText xml:space="preserve">Los objetos de persistencia están reunidos en lo que se conoce como archivo de persistencia, un archivo JAR que contiene el archivo </w:delText>
        </w:r>
        <w:r w:rsidRPr="00A949B0" w:rsidDel="007D58DF">
          <w:rPr>
            <w:i/>
          </w:rPr>
          <w:delText>persistence.xml</w:delText>
        </w:r>
        <w:r w:rsidDel="007D58DF">
          <w:delText xml:space="preserve"> en directorio META-INF y que normalmente contiene los </w:delText>
        </w:r>
        <w:r w:rsidRPr="00A949B0" w:rsidDel="007D58DF">
          <w:rPr>
            <w:i/>
          </w:rPr>
          <w:delText>class files</w:delText>
        </w:r>
        <w:r w:rsidDel="007D58DF">
          <w:delText xml:space="preserve">. Ya que la aplicación se ejecuta como una aplicación simple de Java SE, todo lo que hay que hacer es poner el archivo de persistencia, las clases utilizadas por las </w:delText>
        </w:r>
        <w:r w:rsidRPr="00A949B0" w:rsidDel="007D58DF">
          <w:rPr>
            <w:i/>
          </w:rPr>
          <w:delText xml:space="preserve">entities </w:delText>
        </w:r>
        <w:r w:rsidDel="007D58DF">
          <w:delText xml:space="preserve">y el JAR proveedor de persistencia, en el </w:delText>
        </w:r>
        <w:r w:rsidRPr="00A949B0" w:rsidDel="007D58DF">
          <w:rPr>
            <w:i/>
          </w:rPr>
          <w:delText>claspath</w:delText>
        </w:r>
        <w:r w:rsidDel="007D58DF">
          <w:delText xml:space="preserve"> al ejecutar el programa.</w:delText>
        </w:r>
      </w:del>
    </w:p>
    <w:p w14:paraId="76320215" w14:textId="468A8ACC" w:rsidR="00914633" w:rsidDel="007D58DF" w:rsidRDefault="00914633" w:rsidP="0033769B">
      <w:pPr>
        <w:spacing w:before="0" w:line="240" w:lineRule="auto"/>
        <w:ind w:left="0"/>
        <w:jc w:val="left"/>
        <w:rPr>
          <w:del w:id="3020" w:author="COLMENA MATEOS Adrian" w:date="2018-11-26T11:51:00Z"/>
        </w:rPr>
      </w:pPr>
    </w:p>
    <w:p w14:paraId="2E9C718F" w14:textId="0E05837E" w:rsidR="00914633" w:rsidRPr="00A949B0" w:rsidDel="007D58DF" w:rsidRDefault="00914633" w:rsidP="0033769B">
      <w:pPr>
        <w:spacing w:before="0" w:line="240" w:lineRule="auto"/>
        <w:ind w:left="0"/>
        <w:jc w:val="left"/>
        <w:rPr>
          <w:del w:id="3021" w:author="COLMENA MATEOS Adrian" w:date="2018-11-26T11:51:00Z"/>
        </w:rPr>
      </w:pPr>
      <w:bookmarkStart w:id="3022" w:name="_Toc530655809"/>
      <w:del w:id="3023" w:author="COLMENA MATEOS Adrian" w:date="2018-11-26T11:51:00Z">
        <w:r w:rsidDel="007D58DF">
          <w:delText>Conclusiones</w:delText>
        </w:r>
        <w:bookmarkEnd w:id="3022"/>
      </w:del>
    </w:p>
    <w:p w14:paraId="7672CC67" w14:textId="75AA7DAC" w:rsidR="00BC42BC" w:rsidRDefault="00DE35B9" w:rsidP="00DE35B9">
      <w:pPr>
        <w:pStyle w:val="Ttulo2"/>
        <w:rPr>
          <w:ins w:id="3024" w:author="COLMENA MATEOS Adrian" w:date="2018-11-26T12:41:00Z"/>
          <w:lang w:val="es-ES"/>
        </w:rPr>
      </w:pPr>
      <w:bookmarkStart w:id="3025" w:name="_Toc532387532"/>
      <w:ins w:id="3026" w:author="COLMENA MATEOS Adrian" w:date="2018-11-26T12:41:00Z">
        <w:r>
          <w:rPr>
            <w:lang w:val="es-ES"/>
          </w:rPr>
          <w:t>Crea</w:t>
        </w:r>
      </w:ins>
      <w:ins w:id="3027" w:author="COLMENA MATEOS Adrian" w:date="2018-11-26T13:02:00Z">
        <w:r w:rsidR="00A73FEE">
          <w:rPr>
            <w:lang w:val="es-ES"/>
          </w:rPr>
          <w:t>ción de</w:t>
        </w:r>
      </w:ins>
      <w:ins w:id="3028" w:author="COLMENA MATEOS Adrian" w:date="2018-11-26T12:41:00Z">
        <w:r>
          <w:rPr>
            <w:lang w:val="es-ES"/>
          </w:rPr>
          <w:t xml:space="preserve"> una entidad</w:t>
        </w:r>
      </w:ins>
      <w:ins w:id="3029" w:author="COLMENA MATEOS Adrian" w:date="2018-11-26T13:02:00Z">
        <w:r w:rsidR="00A73FEE">
          <w:rPr>
            <w:lang w:val="es-ES"/>
          </w:rPr>
          <w:t xml:space="preserve"> y conexión</w:t>
        </w:r>
      </w:ins>
      <w:bookmarkEnd w:id="3025"/>
    </w:p>
    <w:p w14:paraId="198FC668" w14:textId="6535B052" w:rsidR="00DE35B9" w:rsidRDefault="00DE35B9" w:rsidP="00DE35B9">
      <w:pPr>
        <w:rPr>
          <w:ins w:id="3030" w:author="COLMENA MATEOS Adrian" w:date="2018-11-26T16:35:00Z"/>
          <w:i/>
        </w:rPr>
      </w:pPr>
      <w:ins w:id="3031" w:author="COLMENA MATEOS Adrian" w:date="2018-11-26T12:42:00Z">
        <w:r>
          <w:t>Para crear una entidad, es necesario crear</w:t>
        </w:r>
      </w:ins>
      <w:ins w:id="3032" w:author="COLMENA MATEOS Adrian" w:date="2018-11-26T13:04:00Z">
        <w:r w:rsidR="00A73FEE">
          <w:t xml:space="preserve"> un paquete </w:t>
        </w:r>
      </w:ins>
      <w:ins w:id="3033" w:author="COLMENA MATEOS Adrian" w:date="2018-11-26T13:05:00Z">
        <w:r w:rsidR="00A73FEE">
          <w:t>(com.JPAmanual.entidad) y</w:t>
        </w:r>
      </w:ins>
      <w:ins w:id="3034" w:author="COLMENA MATEOS Adrian" w:date="2018-11-26T12:42:00Z">
        <w:r>
          <w:t xml:space="preserve"> una clase java común </w:t>
        </w:r>
      </w:ins>
      <w:ins w:id="3035" w:author="COLMENA MATEOS Adrian" w:date="2018-11-26T13:05:00Z">
        <w:r w:rsidR="00A73FEE">
          <w:t xml:space="preserve">(Animal) </w:t>
        </w:r>
      </w:ins>
      <w:ins w:id="3036" w:author="COLMENA MATEOS Adrian" w:date="2018-11-26T12:42:00Z">
        <w:r>
          <w:t xml:space="preserve">con la anotación </w:t>
        </w:r>
        <w:r w:rsidRPr="00DE35B9">
          <w:rPr>
            <w:i/>
          </w:rPr>
          <w:t>@Entity</w:t>
        </w:r>
        <w:r>
          <w:t xml:space="preserve">, y la anotación </w:t>
        </w:r>
      </w:ins>
      <w:ins w:id="3037" w:author="COLMENA MATEOS Adrian" w:date="2018-11-26T12:43:00Z">
        <w:r>
          <w:rPr>
            <w:i/>
          </w:rPr>
          <w:t xml:space="preserve">@Id </w:t>
        </w:r>
        <w:r>
          <w:t xml:space="preserve">para su clave primaria. Es necesario definir los campos de la tabla, a la que hace referencia la entidad, como propiedades de la clase. </w:t>
        </w:r>
      </w:ins>
      <w:ins w:id="3038" w:author="COLMENA MATEOS Adrian" w:date="2018-11-26T12:45:00Z">
        <w:r>
          <w:t xml:space="preserve">Añadir también su constructor, un constructor vacío y los métodos </w:t>
        </w:r>
        <w:r w:rsidRPr="00DE35B9">
          <w:rPr>
            <w:i/>
          </w:rPr>
          <w:t>getters</w:t>
        </w:r>
        <w:r>
          <w:t xml:space="preserve"> y </w:t>
        </w:r>
        <w:r w:rsidRPr="00DE35B9">
          <w:rPr>
            <w:i/>
          </w:rPr>
          <w:t>setters</w:t>
        </w:r>
        <w:r>
          <w:t xml:space="preserve"> de </w:t>
        </w:r>
      </w:ins>
      <w:ins w:id="3039" w:author="COLMENA MATEOS Adrian" w:date="2018-11-26T12:46:00Z">
        <w:r>
          <w:t>todas las propiedades</w:t>
        </w:r>
      </w:ins>
      <w:ins w:id="3040" w:author="COLMENA MATEOS Adrian" w:date="2018-11-26T12:45:00Z">
        <w:r>
          <w:t>.</w:t>
        </w:r>
      </w:ins>
      <w:ins w:id="3041" w:author="COLMENA MATEOS Adrian" w:date="2018-11-26T12:47:00Z">
        <w:r>
          <w:t xml:space="preserve"> </w:t>
        </w:r>
      </w:ins>
      <w:ins w:id="3042" w:author="COLMENA MATEOS Adrian" w:date="2018-11-26T12:48:00Z">
        <w:r>
          <w:t xml:space="preserve">La entidad necesita implementar la interfaz </w:t>
        </w:r>
        <w:r>
          <w:rPr>
            <w:i/>
          </w:rPr>
          <w:t>Serializable,</w:t>
        </w:r>
      </w:ins>
      <w:ins w:id="3043" w:author="COLMENA MATEOS Adrian" w:date="2018-11-26T12:49:00Z">
        <w:r>
          <w:t xml:space="preserve"> que obliga a sobrescribir (</w:t>
        </w:r>
        <w:r w:rsidRPr="00DE35B9">
          <w:rPr>
            <w:i/>
          </w:rPr>
          <w:t>@Override</w:t>
        </w:r>
        <w:r>
          <w:t xml:space="preserve">) los métodos </w:t>
        </w:r>
      </w:ins>
      <w:ins w:id="3044" w:author="COLMENA MATEOS Adrian" w:date="2018-11-26T12:50:00Z">
        <w:r>
          <w:rPr>
            <w:i/>
          </w:rPr>
          <w:t>equals, hashCode y toString.</w:t>
        </w:r>
      </w:ins>
    </w:p>
    <w:p w14:paraId="57BA3917" w14:textId="77777777" w:rsidR="00191406" w:rsidRDefault="00191406" w:rsidP="00DE35B9">
      <w:pPr>
        <w:rPr>
          <w:ins w:id="3045" w:author="COLMENA MATEOS Adrian" w:date="2018-11-26T16:33:00Z"/>
          <w:i/>
        </w:rPr>
      </w:pPr>
    </w:p>
    <w:p w14:paraId="14A25C9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46" w:author="COLMENA MATEOS Adrian" w:date="2018-11-26T16:43:00Z"/>
          <w:rFonts w:ascii="Courier New" w:hAnsi="Courier New" w:cs="Courier New"/>
          <w:szCs w:val="18"/>
          <w:lang w:eastAsia="en-US"/>
        </w:rPr>
      </w:pPr>
      <w:ins w:id="3047" w:author="COLMENA MATEOS Adrian" w:date="2018-11-26T16:43:00Z">
        <w:r w:rsidRPr="00202653">
          <w:rPr>
            <w:rFonts w:ascii="Courier New" w:hAnsi="Courier New" w:cs="Courier New"/>
            <w:b/>
            <w:bCs/>
            <w:color w:val="7F0055"/>
            <w:szCs w:val="18"/>
            <w:lang w:eastAsia="en-US"/>
          </w:rPr>
          <w:t>package</w:t>
        </w:r>
        <w:r w:rsidRPr="00202653">
          <w:rPr>
            <w:rFonts w:ascii="Courier New" w:hAnsi="Courier New" w:cs="Courier New"/>
            <w:color w:val="000000"/>
            <w:szCs w:val="18"/>
            <w:lang w:eastAsia="en-US"/>
          </w:rPr>
          <w:t xml:space="preserve"> com.JPAmanual.entidad;</w:t>
        </w:r>
      </w:ins>
    </w:p>
    <w:p w14:paraId="33C7DDE2"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48" w:author="COLMENA MATEOS Adrian" w:date="2018-11-26T16:43:00Z"/>
          <w:rFonts w:ascii="Courier New" w:hAnsi="Courier New" w:cs="Courier New"/>
          <w:szCs w:val="18"/>
          <w:lang w:eastAsia="en-US"/>
        </w:rPr>
      </w:pPr>
    </w:p>
    <w:p w14:paraId="159801B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49" w:author="COLMENA MATEOS Adrian" w:date="2018-11-26T16:43:00Z"/>
          <w:rFonts w:ascii="Courier New" w:hAnsi="Courier New" w:cs="Courier New"/>
          <w:szCs w:val="18"/>
          <w:lang w:eastAsia="en-US"/>
        </w:rPr>
      </w:pPr>
      <w:ins w:id="3050" w:author="COLMENA MATEOS Adrian" w:date="2018-11-26T16:43:00Z">
        <w:r w:rsidRPr="00202653">
          <w:rPr>
            <w:rFonts w:ascii="Courier New" w:hAnsi="Courier New" w:cs="Courier New"/>
            <w:b/>
            <w:bCs/>
            <w:color w:val="7F0055"/>
            <w:szCs w:val="18"/>
            <w:lang w:eastAsia="en-US"/>
          </w:rPr>
          <w:t>import</w:t>
        </w:r>
        <w:r w:rsidRPr="00202653">
          <w:rPr>
            <w:rFonts w:ascii="Courier New" w:hAnsi="Courier New" w:cs="Courier New"/>
            <w:color w:val="000000"/>
            <w:szCs w:val="18"/>
            <w:lang w:eastAsia="en-US"/>
          </w:rPr>
          <w:t xml:space="preserve"> java.io.Serializable;</w:t>
        </w:r>
      </w:ins>
    </w:p>
    <w:p w14:paraId="0385ADE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51" w:author="COLMENA MATEOS Adrian" w:date="2018-11-26T16:43:00Z"/>
          <w:rFonts w:ascii="Courier New" w:hAnsi="Courier New" w:cs="Courier New"/>
          <w:szCs w:val="18"/>
          <w:lang w:eastAsia="en-US"/>
        </w:rPr>
      </w:pPr>
      <w:ins w:id="3052" w:author="COLMENA MATEOS Adrian" w:date="2018-11-26T16:43:00Z">
        <w:r w:rsidRPr="00202653">
          <w:rPr>
            <w:rFonts w:ascii="Courier New" w:hAnsi="Courier New" w:cs="Courier New"/>
            <w:b/>
            <w:bCs/>
            <w:color w:val="7F0055"/>
            <w:szCs w:val="18"/>
            <w:lang w:eastAsia="en-US"/>
          </w:rPr>
          <w:t>import</w:t>
        </w:r>
        <w:r w:rsidRPr="00202653">
          <w:rPr>
            <w:rFonts w:ascii="Courier New" w:hAnsi="Courier New" w:cs="Courier New"/>
            <w:color w:val="000000"/>
            <w:szCs w:val="18"/>
            <w:lang w:eastAsia="en-US"/>
          </w:rPr>
          <w:t xml:space="preserve"> javax.persistence.Entity;</w:t>
        </w:r>
      </w:ins>
    </w:p>
    <w:p w14:paraId="3A6E5A0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53" w:author="COLMENA MATEOS Adrian" w:date="2018-11-26T16:43:00Z"/>
          <w:rFonts w:ascii="Courier New" w:hAnsi="Courier New" w:cs="Courier New"/>
          <w:szCs w:val="18"/>
          <w:lang w:eastAsia="en-US"/>
        </w:rPr>
      </w:pPr>
      <w:ins w:id="3054" w:author="COLMENA MATEOS Adrian" w:date="2018-11-26T16:43:00Z">
        <w:r w:rsidRPr="00202653">
          <w:rPr>
            <w:rFonts w:ascii="Courier New" w:hAnsi="Courier New" w:cs="Courier New"/>
            <w:b/>
            <w:bCs/>
            <w:color w:val="7F0055"/>
            <w:szCs w:val="18"/>
            <w:lang w:eastAsia="en-US"/>
          </w:rPr>
          <w:t>import</w:t>
        </w:r>
        <w:r w:rsidRPr="00202653">
          <w:rPr>
            <w:rFonts w:ascii="Courier New" w:hAnsi="Courier New" w:cs="Courier New"/>
            <w:color w:val="000000"/>
            <w:szCs w:val="18"/>
            <w:lang w:eastAsia="en-US"/>
          </w:rPr>
          <w:t xml:space="preserve"> javax.persistence.Id;</w:t>
        </w:r>
      </w:ins>
    </w:p>
    <w:p w14:paraId="367FAA56"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55" w:author="COLMENA MATEOS Adrian" w:date="2018-11-26T16:43:00Z"/>
          <w:rFonts w:ascii="Courier New" w:hAnsi="Courier New" w:cs="Courier New"/>
          <w:szCs w:val="18"/>
          <w:lang w:eastAsia="en-US"/>
        </w:rPr>
      </w:pPr>
    </w:p>
    <w:p w14:paraId="5AB6742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56" w:author="COLMENA MATEOS Adrian" w:date="2018-11-26T16:43:00Z"/>
          <w:rFonts w:ascii="Courier New" w:hAnsi="Courier New" w:cs="Courier New"/>
          <w:szCs w:val="18"/>
          <w:lang w:val="en-US" w:eastAsia="en-US"/>
        </w:rPr>
      </w:pPr>
      <w:ins w:id="3057" w:author="COLMENA MATEOS Adrian" w:date="2018-11-26T16:43:00Z">
        <w:r w:rsidRPr="00202653">
          <w:rPr>
            <w:rFonts w:ascii="Courier New" w:hAnsi="Courier New" w:cs="Courier New"/>
            <w:b/>
            <w:bCs/>
            <w:color w:val="7F0055"/>
            <w:szCs w:val="18"/>
            <w:lang w:val="en-US" w:eastAsia="en-US"/>
          </w:rPr>
          <w:t>import</w:t>
        </w:r>
        <w:r w:rsidRPr="00202653">
          <w:rPr>
            <w:rFonts w:ascii="Courier New" w:hAnsi="Courier New" w:cs="Courier New"/>
            <w:color w:val="000000"/>
            <w:szCs w:val="18"/>
            <w:lang w:val="en-US" w:eastAsia="en-US"/>
          </w:rPr>
          <w:t xml:space="preserve"> javax.persistence.NamedQueries;</w:t>
        </w:r>
      </w:ins>
    </w:p>
    <w:p w14:paraId="24926D2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58" w:author="COLMENA MATEOS Adrian" w:date="2018-11-26T16:43:00Z"/>
          <w:rFonts w:ascii="Courier New" w:hAnsi="Courier New" w:cs="Courier New"/>
          <w:szCs w:val="18"/>
          <w:lang w:val="en-US" w:eastAsia="en-US"/>
        </w:rPr>
      </w:pPr>
      <w:ins w:id="3059" w:author="COLMENA MATEOS Adrian" w:date="2018-11-26T16:43:00Z">
        <w:r w:rsidRPr="00202653">
          <w:rPr>
            <w:rFonts w:ascii="Courier New" w:hAnsi="Courier New" w:cs="Courier New"/>
            <w:b/>
            <w:bCs/>
            <w:color w:val="7F0055"/>
            <w:szCs w:val="18"/>
            <w:lang w:val="en-US" w:eastAsia="en-US"/>
          </w:rPr>
          <w:t>import</w:t>
        </w:r>
        <w:r w:rsidRPr="00202653">
          <w:rPr>
            <w:rFonts w:ascii="Courier New" w:hAnsi="Courier New" w:cs="Courier New"/>
            <w:color w:val="000000"/>
            <w:szCs w:val="18"/>
            <w:lang w:val="en-US" w:eastAsia="en-US"/>
          </w:rPr>
          <w:t xml:space="preserve"> javax.persistence.NamedQuery;</w:t>
        </w:r>
      </w:ins>
    </w:p>
    <w:p w14:paraId="2073715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0" w:author="COLMENA MATEOS Adrian" w:date="2018-11-26T16:43:00Z"/>
          <w:rFonts w:ascii="Courier New" w:hAnsi="Courier New" w:cs="Courier New"/>
          <w:szCs w:val="18"/>
          <w:lang w:val="en-US" w:eastAsia="en-US"/>
        </w:rPr>
      </w:pPr>
    </w:p>
    <w:p w14:paraId="07CF6169"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1" w:author="COLMENA MATEOS Adrian" w:date="2018-11-26T16:43:00Z"/>
          <w:rFonts w:ascii="Courier New" w:hAnsi="Courier New" w:cs="Courier New"/>
          <w:szCs w:val="18"/>
          <w:lang w:val="en-US" w:eastAsia="en-US"/>
        </w:rPr>
      </w:pPr>
      <w:ins w:id="3062" w:author="COLMENA MATEOS Adrian" w:date="2018-11-26T16:43:00Z">
        <w:r w:rsidRPr="00202653">
          <w:rPr>
            <w:rFonts w:ascii="Courier New" w:hAnsi="Courier New" w:cs="Courier New"/>
            <w:color w:val="646464"/>
            <w:szCs w:val="18"/>
            <w:lang w:val="en-US" w:eastAsia="en-US"/>
          </w:rPr>
          <w:t>@Entity</w:t>
        </w:r>
      </w:ins>
    </w:p>
    <w:p w14:paraId="4896DF1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3" w:author="COLMENA MATEOS Adrian" w:date="2018-11-26T16:43:00Z"/>
          <w:rFonts w:ascii="Courier New" w:hAnsi="Courier New" w:cs="Courier New"/>
          <w:szCs w:val="18"/>
          <w:lang w:val="en-US" w:eastAsia="en-US"/>
        </w:rPr>
      </w:pPr>
      <w:ins w:id="3064" w:author="COLMENA MATEOS Adrian" w:date="2018-11-26T16:43:00Z">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class</w:t>
        </w:r>
        <w:r w:rsidRPr="00202653">
          <w:rPr>
            <w:rFonts w:ascii="Courier New" w:hAnsi="Courier New" w:cs="Courier New"/>
            <w:color w:val="000000"/>
            <w:szCs w:val="18"/>
            <w:lang w:val="en-US" w:eastAsia="en-US"/>
          </w:rPr>
          <w:t xml:space="preserve"> Animal </w:t>
        </w:r>
        <w:r w:rsidRPr="00202653">
          <w:rPr>
            <w:rFonts w:ascii="Courier New" w:hAnsi="Courier New" w:cs="Courier New"/>
            <w:b/>
            <w:bCs/>
            <w:color w:val="7F0055"/>
            <w:szCs w:val="18"/>
            <w:lang w:val="en-US" w:eastAsia="en-US"/>
          </w:rPr>
          <w:t>implements</w:t>
        </w:r>
        <w:r w:rsidRPr="00202653">
          <w:rPr>
            <w:rFonts w:ascii="Courier New" w:hAnsi="Courier New" w:cs="Courier New"/>
            <w:color w:val="000000"/>
            <w:szCs w:val="18"/>
            <w:lang w:val="en-US" w:eastAsia="en-US"/>
          </w:rPr>
          <w:t xml:space="preserve"> Serializable {</w:t>
        </w:r>
      </w:ins>
    </w:p>
    <w:p w14:paraId="5EF9EAB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5" w:author="COLMENA MATEOS Adrian" w:date="2018-11-26T16:43:00Z"/>
          <w:rFonts w:ascii="Courier New" w:hAnsi="Courier New" w:cs="Courier New"/>
          <w:szCs w:val="18"/>
          <w:lang w:val="en-US" w:eastAsia="en-US"/>
        </w:rPr>
      </w:pPr>
    </w:p>
    <w:p w14:paraId="34AF765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6" w:author="COLMENA MATEOS Adrian" w:date="2018-11-26T16:43:00Z"/>
          <w:rFonts w:ascii="Courier New" w:hAnsi="Courier New" w:cs="Courier New"/>
          <w:szCs w:val="18"/>
          <w:lang w:val="en-US" w:eastAsia="en-US"/>
        </w:rPr>
      </w:pPr>
      <w:ins w:id="3067"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private</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static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final</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long</w:t>
        </w:r>
        <w:r w:rsidRPr="00202653">
          <w:rPr>
            <w:rFonts w:ascii="Courier New" w:hAnsi="Courier New" w:cs="Courier New"/>
            <w:color w:val="000000"/>
            <w:szCs w:val="18"/>
            <w:lang w:val="en-US" w:eastAsia="en-US"/>
          </w:rPr>
          <w:t xml:space="preserve"> </w:t>
        </w:r>
        <w:r w:rsidRPr="00202653">
          <w:rPr>
            <w:rFonts w:ascii="Courier New" w:hAnsi="Courier New" w:cs="Courier New"/>
            <w:b/>
            <w:bCs/>
            <w:i/>
            <w:iCs/>
            <w:color w:val="0000C0"/>
            <w:szCs w:val="18"/>
            <w:lang w:val="en-US" w:eastAsia="en-US"/>
          </w:rPr>
          <w:t>serialVersionUID</w:t>
        </w:r>
        <w:r w:rsidRPr="00202653">
          <w:rPr>
            <w:rFonts w:ascii="Courier New" w:hAnsi="Courier New" w:cs="Courier New"/>
            <w:color w:val="000000"/>
            <w:szCs w:val="18"/>
            <w:lang w:val="en-US" w:eastAsia="en-US"/>
          </w:rPr>
          <w:t xml:space="preserve"> = 1L;</w:t>
        </w:r>
      </w:ins>
    </w:p>
    <w:p w14:paraId="4A5C5A26"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68" w:author="COLMENA MATEOS Adrian" w:date="2018-11-26T16:43:00Z"/>
          <w:rFonts w:ascii="Courier New" w:hAnsi="Courier New" w:cs="Courier New"/>
          <w:szCs w:val="18"/>
          <w:lang w:val="en-US" w:eastAsia="en-US"/>
        </w:rPr>
      </w:pPr>
      <w:ins w:id="3069"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646464"/>
            <w:szCs w:val="18"/>
            <w:lang w:val="en-US" w:eastAsia="en-US"/>
          </w:rPr>
          <w:t>@Id</w:t>
        </w:r>
      </w:ins>
    </w:p>
    <w:p w14:paraId="53FB3C85"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0" w:author="COLMENA MATEOS Adrian" w:date="2018-11-26T16:43:00Z"/>
          <w:rFonts w:ascii="Courier New" w:hAnsi="Courier New" w:cs="Courier New"/>
          <w:szCs w:val="18"/>
          <w:lang w:val="en-US" w:eastAsia="en-US"/>
        </w:rPr>
      </w:pPr>
      <w:ins w:id="3071"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private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w:t>
        </w:r>
      </w:ins>
    </w:p>
    <w:p w14:paraId="684D968D"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2" w:author="COLMENA MATEOS Adrian" w:date="2018-11-26T16:43:00Z"/>
          <w:rFonts w:ascii="Courier New" w:hAnsi="Courier New" w:cs="Courier New"/>
          <w:szCs w:val="18"/>
          <w:lang w:val="en-US" w:eastAsia="en-US"/>
        </w:rPr>
      </w:pPr>
      <w:ins w:id="3073"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private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0000C0"/>
            <w:szCs w:val="18"/>
            <w:lang w:val="en-US" w:eastAsia="en-US"/>
          </w:rPr>
          <w:t>nombre</w:t>
        </w:r>
        <w:r w:rsidRPr="00202653">
          <w:rPr>
            <w:rFonts w:ascii="Courier New" w:hAnsi="Courier New" w:cs="Courier New"/>
            <w:color w:val="000000"/>
            <w:szCs w:val="18"/>
            <w:lang w:val="en-US" w:eastAsia="en-US"/>
          </w:rPr>
          <w:t>;</w:t>
        </w:r>
      </w:ins>
    </w:p>
    <w:p w14:paraId="03959012"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4" w:author="COLMENA MATEOS Adrian" w:date="2018-11-26T16:43:00Z"/>
          <w:rFonts w:ascii="Courier New" w:hAnsi="Courier New" w:cs="Courier New"/>
          <w:szCs w:val="18"/>
          <w:lang w:val="en-US" w:eastAsia="en-US"/>
        </w:rPr>
      </w:pPr>
      <w:ins w:id="3075"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private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0000C0"/>
            <w:szCs w:val="18"/>
            <w:lang w:val="en-US" w:eastAsia="en-US"/>
          </w:rPr>
          <w:t>clase</w:t>
        </w:r>
        <w:r w:rsidRPr="00202653">
          <w:rPr>
            <w:rFonts w:ascii="Courier New" w:hAnsi="Courier New" w:cs="Courier New"/>
            <w:color w:val="000000"/>
            <w:szCs w:val="18"/>
            <w:lang w:val="en-US" w:eastAsia="en-US"/>
          </w:rPr>
          <w:t>;</w:t>
        </w:r>
      </w:ins>
    </w:p>
    <w:p w14:paraId="1BC4A4C9"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6" w:author="COLMENA MATEOS Adrian" w:date="2018-11-26T16:43:00Z"/>
          <w:rFonts w:ascii="Courier New" w:hAnsi="Courier New" w:cs="Courier New"/>
          <w:szCs w:val="18"/>
          <w:lang w:val="en-US" w:eastAsia="en-US"/>
        </w:rPr>
      </w:pPr>
      <w:ins w:id="3077"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private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0000C0"/>
            <w:szCs w:val="18"/>
            <w:lang w:val="en-US" w:eastAsia="en-US"/>
          </w:rPr>
          <w:t>hábitat</w:t>
        </w:r>
        <w:r w:rsidRPr="00202653">
          <w:rPr>
            <w:rFonts w:ascii="Courier New" w:hAnsi="Courier New" w:cs="Courier New"/>
            <w:color w:val="000000"/>
            <w:szCs w:val="18"/>
            <w:lang w:val="en-US" w:eastAsia="en-US"/>
          </w:rPr>
          <w:t>;</w:t>
        </w:r>
      </w:ins>
    </w:p>
    <w:p w14:paraId="61F266D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8" w:author="COLMENA MATEOS Adrian" w:date="2018-11-26T16:43:00Z"/>
          <w:rFonts w:ascii="Courier New" w:hAnsi="Courier New" w:cs="Courier New"/>
          <w:szCs w:val="18"/>
          <w:lang w:val="en-US" w:eastAsia="en-US"/>
        </w:rPr>
      </w:pPr>
    </w:p>
    <w:p w14:paraId="2B61472A"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79" w:author="COLMENA MATEOS Adrian" w:date="2018-11-26T16:43:00Z"/>
          <w:rFonts w:ascii="Courier New" w:hAnsi="Courier New" w:cs="Courier New"/>
          <w:szCs w:val="18"/>
          <w:lang w:val="en-US" w:eastAsia="en-US"/>
        </w:rPr>
      </w:pPr>
      <w:ins w:id="3080" w:author="COLMENA MATEOS Adrian" w:date="2018-11-26T16:43:00Z">
        <w:r w:rsidRPr="00202653">
          <w:rPr>
            <w:rFonts w:ascii="Courier New" w:hAnsi="Courier New" w:cs="Courier New"/>
            <w:color w:val="000000"/>
            <w:szCs w:val="18"/>
            <w:lang w:val="en-US" w:eastAsia="en-US"/>
          </w:rPr>
          <w:lastRenderedPageBreak/>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Animal() {</w:t>
        </w:r>
      </w:ins>
    </w:p>
    <w:p w14:paraId="4DF3DB0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81" w:author="COLMENA MATEOS Adrian" w:date="2018-11-26T16:43:00Z"/>
          <w:rFonts w:ascii="Courier New" w:hAnsi="Courier New" w:cs="Courier New"/>
          <w:szCs w:val="18"/>
          <w:lang w:val="en-US" w:eastAsia="en-US"/>
        </w:rPr>
      </w:pPr>
      <w:ins w:id="3082" w:author="COLMENA MATEOS Adrian" w:date="2018-11-26T16:43:00Z">
        <w:r w:rsidRPr="00202653">
          <w:rPr>
            <w:rFonts w:ascii="Courier New" w:hAnsi="Courier New" w:cs="Courier New"/>
            <w:color w:val="000000"/>
            <w:szCs w:val="18"/>
            <w:lang w:val="en-US" w:eastAsia="en-US"/>
          </w:rPr>
          <w:tab/>
          <w:t>}</w:t>
        </w:r>
      </w:ins>
    </w:p>
    <w:p w14:paraId="1F270519"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83" w:author="COLMENA MATEOS Adrian" w:date="2018-11-26T16:43:00Z"/>
          <w:rFonts w:ascii="Courier New" w:hAnsi="Courier New" w:cs="Courier New"/>
          <w:szCs w:val="18"/>
          <w:lang w:val="en-US" w:eastAsia="en-US"/>
        </w:rPr>
      </w:pPr>
    </w:p>
    <w:p w14:paraId="36FB4A3A"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84" w:author="COLMENA MATEOS Adrian" w:date="2018-11-26T16:43:00Z"/>
          <w:rFonts w:ascii="Courier New" w:hAnsi="Courier New" w:cs="Courier New"/>
          <w:szCs w:val="18"/>
          <w:lang w:val="en-US" w:eastAsia="en-US"/>
        </w:rPr>
      </w:pPr>
      <w:ins w:id="3085"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Animal(String </w:t>
        </w:r>
        <w:r w:rsidRPr="00202653">
          <w:rPr>
            <w:rFonts w:ascii="Courier New" w:hAnsi="Courier New" w:cs="Courier New"/>
            <w:color w:val="6A3E3E"/>
            <w:szCs w:val="18"/>
            <w:lang w:val="en-US" w:eastAsia="en-US"/>
          </w:rPr>
          <w:t>id</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6A3E3E"/>
            <w:szCs w:val="18"/>
            <w:lang w:val="en-US" w:eastAsia="en-US"/>
          </w:rPr>
          <w:t>nombre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6A3E3E"/>
            <w:szCs w:val="18"/>
            <w:lang w:val="en-US" w:eastAsia="en-US"/>
          </w:rPr>
          <w:t>clase</w:t>
        </w:r>
        <w:r w:rsidRPr="00202653">
          <w:rPr>
            <w:rFonts w:ascii="Courier New" w:hAnsi="Courier New" w:cs="Courier New"/>
            <w:color w:val="000000"/>
            <w:szCs w:val="18"/>
            <w:lang w:val="en-US" w:eastAsia="en-US"/>
          </w:rPr>
          <w:t xml:space="preserve">, String </w:t>
        </w:r>
        <w:r w:rsidRPr="00202653">
          <w:rPr>
            <w:rFonts w:ascii="Courier New" w:hAnsi="Courier New" w:cs="Courier New"/>
            <w:color w:val="6A3E3E"/>
            <w:szCs w:val="18"/>
            <w:lang w:val="en-US" w:eastAsia="en-US"/>
          </w:rPr>
          <w:t>hábitat</w:t>
        </w:r>
        <w:r w:rsidRPr="00202653">
          <w:rPr>
            <w:rFonts w:ascii="Courier New" w:hAnsi="Courier New" w:cs="Courier New"/>
            <w:color w:val="000000"/>
            <w:szCs w:val="18"/>
            <w:lang w:val="en-US" w:eastAsia="en-US"/>
          </w:rPr>
          <w:t>) {</w:t>
        </w:r>
      </w:ins>
    </w:p>
    <w:p w14:paraId="615B6B1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86" w:author="COLMENA MATEOS Adrian" w:date="2018-11-26T16:43:00Z"/>
          <w:rFonts w:ascii="Courier New" w:hAnsi="Courier New" w:cs="Courier New"/>
          <w:szCs w:val="18"/>
          <w:lang w:eastAsia="en-US"/>
        </w:rPr>
      </w:pPr>
      <w:ins w:id="3087"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eastAsia="en-US"/>
          </w:rPr>
          <w:t>this</w:t>
        </w:r>
        <w:r w:rsidRPr="00202653">
          <w:rPr>
            <w:rFonts w:ascii="Courier New" w:hAnsi="Courier New" w:cs="Courier New"/>
            <w:color w:val="000000"/>
            <w:szCs w:val="18"/>
            <w:lang w:eastAsia="en-US"/>
          </w:rPr>
          <w:t>.</w:t>
        </w:r>
        <w:r w:rsidRPr="00202653">
          <w:rPr>
            <w:rFonts w:ascii="Courier New" w:hAnsi="Courier New" w:cs="Courier New"/>
            <w:color w:val="0000C0"/>
            <w:szCs w:val="18"/>
            <w:lang w:eastAsia="en-US"/>
          </w:rPr>
          <w:t>id</w:t>
        </w:r>
        <w:r w:rsidRPr="00202653">
          <w:rPr>
            <w:rFonts w:ascii="Courier New" w:hAnsi="Courier New" w:cs="Courier New"/>
            <w:color w:val="000000"/>
            <w:szCs w:val="18"/>
            <w:lang w:eastAsia="en-US"/>
          </w:rPr>
          <w:t xml:space="preserve"> = </w:t>
        </w:r>
        <w:r w:rsidRPr="00202653">
          <w:rPr>
            <w:rFonts w:ascii="Courier New" w:hAnsi="Courier New" w:cs="Courier New"/>
            <w:color w:val="6A3E3E"/>
            <w:szCs w:val="18"/>
            <w:lang w:eastAsia="en-US"/>
          </w:rPr>
          <w:t>id</w:t>
        </w:r>
        <w:r w:rsidRPr="00202653">
          <w:rPr>
            <w:rFonts w:ascii="Courier New" w:hAnsi="Courier New" w:cs="Courier New"/>
            <w:color w:val="000000"/>
            <w:szCs w:val="18"/>
            <w:lang w:eastAsia="en-US"/>
          </w:rPr>
          <w:t>;</w:t>
        </w:r>
      </w:ins>
    </w:p>
    <w:p w14:paraId="0B28FB6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88" w:author="COLMENA MATEOS Adrian" w:date="2018-11-26T16:43:00Z"/>
          <w:rFonts w:ascii="Courier New" w:hAnsi="Courier New" w:cs="Courier New"/>
          <w:szCs w:val="18"/>
          <w:lang w:eastAsia="en-US"/>
        </w:rPr>
      </w:pPr>
      <w:ins w:id="3089" w:author="COLMENA MATEOS Adrian" w:date="2018-11-26T16:43:00Z">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r>
        <w:r w:rsidRPr="00202653">
          <w:rPr>
            <w:rFonts w:ascii="Courier New" w:hAnsi="Courier New" w:cs="Courier New"/>
            <w:b/>
            <w:bCs/>
            <w:color w:val="7F0055"/>
            <w:szCs w:val="18"/>
            <w:lang w:eastAsia="en-US"/>
          </w:rPr>
          <w:t>this</w:t>
        </w:r>
        <w:r w:rsidRPr="00202653">
          <w:rPr>
            <w:rFonts w:ascii="Courier New" w:hAnsi="Courier New" w:cs="Courier New"/>
            <w:color w:val="000000"/>
            <w:szCs w:val="18"/>
            <w:lang w:eastAsia="en-US"/>
          </w:rPr>
          <w:t>.</w:t>
        </w:r>
        <w:r w:rsidRPr="00202653">
          <w:rPr>
            <w:rFonts w:ascii="Courier New" w:hAnsi="Courier New" w:cs="Courier New"/>
            <w:color w:val="0000C0"/>
            <w:szCs w:val="18"/>
            <w:lang w:eastAsia="en-US"/>
          </w:rPr>
          <w:t>nombre</w:t>
        </w:r>
        <w:r w:rsidRPr="00202653">
          <w:rPr>
            <w:rFonts w:ascii="Courier New" w:hAnsi="Courier New" w:cs="Courier New"/>
            <w:color w:val="000000"/>
            <w:szCs w:val="18"/>
            <w:lang w:eastAsia="en-US"/>
          </w:rPr>
          <w:t xml:space="preserve"> = </w:t>
        </w:r>
        <w:r w:rsidRPr="00202653">
          <w:rPr>
            <w:rFonts w:ascii="Courier New" w:hAnsi="Courier New" w:cs="Courier New"/>
            <w:color w:val="6A3E3E"/>
            <w:szCs w:val="18"/>
            <w:lang w:eastAsia="en-US"/>
          </w:rPr>
          <w:t>nombre</w:t>
        </w:r>
        <w:r w:rsidRPr="00202653">
          <w:rPr>
            <w:rFonts w:ascii="Courier New" w:hAnsi="Courier New" w:cs="Courier New"/>
            <w:color w:val="000000"/>
            <w:szCs w:val="18"/>
            <w:lang w:eastAsia="en-US"/>
          </w:rPr>
          <w:t>;</w:t>
        </w:r>
      </w:ins>
    </w:p>
    <w:p w14:paraId="3E42277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0" w:author="COLMENA MATEOS Adrian" w:date="2018-11-26T16:43:00Z"/>
          <w:rFonts w:ascii="Courier New" w:hAnsi="Courier New" w:cs="Courier New"/>
          <w:szCs w:val="18"/>
          <w:lang w:val="en-US" w:eastAsia="en-US"/>
        </w:rPr>
      </w:pPr>
      <w:ins w:id="3091" w:author="COLMENA MATEOS Adrian" w:date="2018-11-26T16:43:00Z">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clase</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clase</w:t>
        </w:r>
        <w:r w:rsidRPr="00202653">
          <w:rPr>
            <w:rFonts w:ascii="Courier New" w:hAnsi="Courier New" w:cs="Courier New"/>
            <w:color w:val="000000"/>
            <w:szCs w:val="18"/>
            <w:lang w:val="en-US" w:eastAsia="en-US"/>
          </w:rPr>
          <w:t>;</w:t>
        </w:r>
      </w:ins>
    </w:p>
    <w:p w14:paraId="0AEFDF4A"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2" w:author="COLMENA MATEOS Adrian" w:date="2018-11-26T16:43:00Z"/>
          <w:rFonts w:ascii="Courier New" w:hAnsi="Courier New" w:cs="Courier New"/>
          <w:szCs w:val="18"/>
          <w:lang w:val="en-US" w:eastAsia="en-US"/>
        </w:rPr>
      </w:pPr>
      <w:ins w:id="3093"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hábitat</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hábitat</w:t>
        </w:r>
        <w:r w:rsidRPr="00202653">
          <w:rPr>
            <w:rFonts w:ascii="Courier New" w:hAnsi="Courier New" w:cs="Courier New"/>
            <w:color w:val="000000"/>
            <w:szCs w:val="18"/>
            <w:lang w:val="en-US" w:eastAsia="en-US"/>
          </w:rPr>
          <w:t>;</w:t>
        </w:r>
      </w:ins>
    </w:p>
    <w:p w14:paraId="2F55C71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4" w:author="COLMENA MATEOS Adrian" w:date="2018-11-26T16:43:00Z"/>
          <w:rFonts w:ascii="Courier New" w:hAnsi="Courier New" w:cs="Courier New"/>
          <w:szCs w:val="18"/>
          <w:lang w:val="en-US" w:eastAsia="en-US"/>
        </w:rPr>
      </w:pPr>
      <w:ins w:id="3095" w:author="COLMENA MATEOS Adrian" w:date="2018-11-26T16:43:00Z">
        <w:r w:rsidRPr="00202653">
          <w:rPr>
            <w:rFonts w:ascii="Courier New" w:hAnsi="Courier New" w:cs="Courier New"/>
            <w:color w:val="000000"/>
            <w:szCs w:val="18"/>
            <w:lang w:val="en-US" w:eastAsia="en-US"/>
          </w:rPr>
          <w:tab/>
          <w:t>}</w:t>
        </w:r>
      </w:ins>
    </w:p>
    <w:p w14:paraId="08C29EF6"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6" w:author="COLMENA MATEOS Adrian" w:date="2018-11-26T16:43:00Z"/>
          <w:rFonts w:ascii="Courier New" w:hAnsi="Courier New" w:cs="Courier New"/>
          <w:szCs w:val="18"/>
          <w:lang w:val="en-US" w:eastAsia="en-US"/>
        </w:rPr>
      </w:pPr>
    </w:p>
    <w:p w14:paraId="2D58F74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7" w:author="COLMENA MATEOS Adrian" w:date="2018-11-26T16:43:00Z"/>
          <w:rFonts w:ascii="Courier New" w:hAnsi="Courier New" w:cs="Courier New"/>
          <w:szCs w:val="18"/>
          <w:lang w:val="en-US" w:eastAsia="en-US"/>
        </w:rPr>
      </w:pPr>
      <w:ins w:id="3098"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String getId() {</w:t>
        </w:r>
      </w:ins>
    </w:p>
    <w:p w14:paraId="4913CD5D"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099" w:author="COLMENA MATEOS Adrian" w:date="2018-11-26T16:43:00Z"/>
          <w:rFonts w:ascii="Courier New" w:hAnsi="Courier New" w:cs="Courier New"/>
          <w:szCs w:val="18"/>
          <w:lang w:val="en-US" w:eastAsia="en-US"/>
        </w:rPr>
      </w:pPr>
      <w:ins w:id="3100"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w:t>
        </w:r>
      </w:ins>
    </w:p>
    <w:p w14:paraId="17BA4FD0"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01" w:author="COLMENA MATEOS Adrian" w:date="2018-11-26T16:43:00Z"/>
          <w:rFonts w:ascii="Courier New" w:hAnsi="Courier New" w:cs="Courier New"/>
          <w:szCs w:val="18"/>
          <w:lang w:val="en-US" w:eastAsia="en-US"/>
        </w:rPr>
      </w:pPr>
      <w:ins w:id="3102" w:author="COLMENA MATEOS Adrian" w:date="2018-11-26T16:43:00Z">
        <w:r w:rsidRPr="00202653">
          <w:rPr>
            <w:rFonts w:ascii="Courier New" w:hAnsi="Courier New" w:cs="Courier New"/>
            <w:color w:val="000000"/>
            <w:szCs w:val="18"/>
            <w:lang w:val="en-US" w:eastAsia="en-US"/>
          </w:rPr>
          <w:tab/>
          <w:t>}</w:t>
        </w:r>
      </w:ins>
    </w:p>
    <w:p w14:paraId="6194AF09"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03" w:author="COLMENA MATEOS Adrian" w:date="2018-11-26T16:43:00Z"/>
          <w:rFonts w:ascii="Courier New" w:hAnsi="Courier New" w:cs="Courier New"/>
          <w:szCs w:val="18"/>
          <w:lang w:val="en-US" w:eastAsia="en-US"/>
        </w:rPr>
      </w:pPr>
    </w:p>
    <w:p w14:paraId="200BC942"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04" w:author="COLMENA MATEOS Adrian" w:date="2018-11-26T16:43:00Z"/>
          <w:rFonts w:ascii="Courier New" w:hAnsi="Courier New" w:cs="Courier New"/>
          <w:szCs w:val="18"/>
          <w:lang w:val="en-US" w:eastAsia="en-US"/>
        </w:rPr>
      </w:pPr>
      <w:ins w:id="3105"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void</w:t>
        </w:r>
        <w:r w:rsidRPr="00202653">
          <w:rPr>
            <w:rFonts w:ascii="Courier New" w:hAnsi="Courier New" w:cs="Courier New"/>
            <w:color w:val="000000"/>
            <w:szCs w:val="18"/>
            <w:lang w:val="en-US" w:eastAsia="en-US"/>
          </w:rPr>
          <w:t xml:space="preserve"> setId(String </w:t>
        </w:r>
        <w:r w:rsidRPr="00202653">
          <w:rPr>
            <w:rFonts w:ascii="Courier New" w:hAnsi="Courier New" w:cs="Courier New"/>
            <w:color w:val="6A3E3E"/>
            <w:szCs w:val="18"/>
            <w:lang w:val="en-US" w:eastAsia="en-US"/>
          </w:rPr>
          <w:t>id</w:t>
        </w:r>
        <w:r w:rsidRPr="00202653">
          <w:rPr>
            <w:rFonts w:ascii="Courier New" w:hAnsi="Courier New" w:cs="Courier New"/>
            <w:color w:val="000000"/>
            <w:szCs w:val="18"/>
            <w:lang w:val="en-US" w:eastAsia="en-US"/>
          </w:rPr>
          <w:t>) {</w:t>
        </w:r>
      </w:ins>
    </w:p>
    <w:p w14:paraId="7F34AC69"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06" w:author="COLMENA MATEOS Adrian" w:date="2018-11-26T16:43:00Z"/>
          <w:rFonts w:ascii="Courier New" w:hAnsi="Courier New" w:cs="Courier New"/>
          <w:szCs w:val="18"/>
          <w:lang w:val="en-US" w:eastAsia="en-US"/>
        </w:rPr>
      </w:pPr>
      <w:ins w:id="3107"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id</w:t>
        </w:r>
        <w:r w:rsidRPr="00202653">
          <w:rPr>
            <w:rFonts w:ascii="Courier New" w:hAnsi="Courier New" w:cs="Courier New"/>
            <w:color w:val="000000"/>
            <w:szCs w:val="18"/>
            <w:lang w:val="en-US" w:eastAsia="en-US"/>
          </w:rPr>
          <w:t>;</w:t>
        </w:r>
      </w:ins>
    </w:p>
    <w:p w14:paraId="22C72445"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08" w:author="COLMENA MATEOS Adrian" w:date="2018-11-26T16:43:00Z"/>
          <w:rFonts w:ascii="Courier New" w:hAnsi="Courier New" w:cs="Courier New"/>
          <w:szCs w:val="18"/>
          <w:lang w:val="en-US" w:eastAsia="en-US"/>
        </w:rPr>
      </w:pPr>
      <w:ins w:id="3109" w:author="COLMENA MATEOS Adrian" w:date="2018-11-26T16:43:00Z">
        <w:r w:rsidRPr="00202653">
          <w:rPr>
            <w:rFonts w:ascii="Courier New" w:hAnsi="Courier New" w:cs="Courier New"/>
            <w:color w:val="000000"/>
            <w:szCs w:val="18"/>
            <w:lang w:val="en-US" w:eastAsia="en-US"/>
          </w:rPr>
          <w:tab/>
          <w:t>}</w:t>
        </w:r>
      </w:ins>
    </w:p>
    <w:p w14:paraId="4CC722BD"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0" w:author="COLMENA MATEOS Adrian" w:date="2018-11-26T16:43:00Z"/>
          <w:rFonts w:ascii="Courier New" w:hAnsi="Courier New" w:cs="Courier New"/>
          <w:szCs w:val="18"/>
          <w:lang w:val="en-US" w:eastAsia="en-US"/>
        </w:rPr>
      </w:pPr>
    </w:p>
    <w:p w14:paraId="0E8C84E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1" w:author="COLMENA MATEOS Adrian" w:date="2018-11-26T16:43:00Z"/>
          <w:rFonts w:ascii="Courier New" w:hAnsi="Courier New" w:cs="Courier New"/>
          <w:szCs w:val="18"/>
          <w:lang w:val="en-US" w:eastAsia="en-US"/>
        </w:rPr>
      </w:pPr>
      <w:ins w:id="3112"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String getNombre() {</w:t>
        </w:r>
      </w:ins>
    </w:p>
    <w:p w14:paraId="3FD450E3"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3" w:author="COLMENA MATEOS Adrian" w:date="2018-11-26T16:43:00Z"/>
          <w:rFonts w:ascii="Courier New" w:hAnsi="Courier New" w:cs="Courier New"/>
          <w:szCs w:val="18"/>
          <w:lang w:val="en-US" w:eastAsia="en-US"/>
        </w:rPr>
      </w:pPr>
      <w:ins w:id="3114"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color w:val="0000C0"/>
            <w:szCs w:val="18"/>
            <w:lang w:val="en-US" w:eastAsia="en-US"/>
          </w:rPr>
          <w:t>nombre</w:t>
        </w:r>
        <w:r w:rsidRPr="00202653">
          <w:rPr>
            <w:rFonts w:ascii="Courier New" w:hAnsi="Courier New" w:cs="Courier New"/>
            <w:color w:val="000000"/>
            <w:szCs w:val="18"/>
            <w:lang w:val="en-US" w:eastAsia="en-US"/>
          </w:rPr>
          <w:t>;</w:t>
        </w:r>
      </w:ins>
    </w:p>
    <w:p w14:paraId="4F2FF7A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5" w:author="COLMENA MATEOS Adrian" w:date="2018-11-26T16:43:00Z"/>
          <w:rFonts w:ascii="Courier New" w:hAnsi="Courier New" w:cs="Courier New"/>
          <w:szCs w:val="18"/>
          <w:lang w:val="en-US" w:eastAsia="en-US"/>
        </w:rPr>
      </w:pPr>
      <w:ins w:id="3116" w:author="COLMENA MATEOS Adrian" w:date="2018-11-26T16:43:00Z">
        <w:r w:rsidRPr="00202653">
          <w:rPr>
            <w:rFonts w:ascii="Courier New" w:hAnsi="Courier New" w:cs="Courier New"/>
            <w:color w:val="000000"/>
            <w:szCs w:val="18"/>
            <w:lang w:val="en-US" w:eastAsia="en-US"/>
          </w:rPr>
          <w:tab/>
          <w:t>}</w:t>
        </w:r>
      </w:ins>
    </w:p>
    <w:p w14:paraId="7E3D47D7"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7" w:author="COLMENA MATEOS Adrian" w:date="2018-11-26T16:43:00Z"/>
          <w:rFonts w:ascii="Courier New" w:hAnsi="Courier New" w:cs="Courier New"/>
          <w:szCs w:val="18"/>
          <w:lang w:val="en-US" w:eastAsia="en-US"/>
        </w:rPr>
      </w:pPr>
    </w:p>
    <w:p w14:paraId="0FF9F27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18" w:author="COLMENA MATEOS Adrian" w:date="2018-11-26T16:43:00Z"/>
          <w:rFonts w:ascii="Courier New" w:hAnsi="Courier New" w:cs="Courier New"/>
          <w:szCs w:val="18"/>
          <w:lang w:val="en-US" w:eastAsia="en-US"/>
        </w:rPr>
      </w:pPr>
      <w:ins w:id="3119"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void</w:t>
        </w:r>
        <w:r w:rsidRPr="00202653">
          <w:rPr>
            <w:rFonts w:ascii="Courier New" w:hAnsi="Courier New" w:cs="Courier New"/>
            <w:color w:val="000000"/>
            <w:szCs w:val="18"/>
            <w:lang w:val="en-US" w:eastAsia="en-US"/>
          </w:rPr>
          <w:t xml:space="preserve"> setNombre(String </w:t>
        </w:r>
        <w:r w:rsidRPr="00202653">
          <w:rPr>
            <w:rFonts w:ascii="Courier New" w:hAnsi="Courier New" w:cs="Courier New"/>
            <w:color w:val="6A3E3E"/>
            <w:szCs w:val="18"/>
            <w:lang w:val="en-US" w:eastAsia="en-US"/>
          </w:rPr>
          <w:t>nombre</w:t>
        </w:r>
        <w:r w:rsidRPr="00202653">
          <w:rPr>
            <w:rFonts w:ascii="Courier New" w:hAnsi="Courier New" w:cs="Courier New"/>
            <w:color w:val="000000"/>
            <w:szCs w:val="18"/>
            <w:lang w:val="en-US" w:eastAsia="en-US"/>
          </w:rPr>
          <w:t>) {</w:t>
        </w:r>
      </w:ins>
    </w:p>
    <w:p w14:paraId="02D6FCA0"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0" w:author="COLMENA MATEOS Adrian" w:date="2018-11-26T16:43:00Z"/>
          <w:rFonts w:ascii="Courier New" w:hAnsi="Courier New" w:cs="Courier New"/>
          <w:szCs w:val="18"/>
          <w:lang w:val="en-US" w:eastAsia="en-US"/>
        </w:rPr>
      </w:pPr>
      <w:ins w:id="3121"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nombre</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nombre</w:t>
        </w:r>
        <w:r w:rsidRPr="00202653">
          <w:rPr>
            <w:rFonts w:ascii="Courier New" w:hAnsi="Courier New" w:cs="Courier New"/>
            <w:color w:val="000000"/>
            <w:szCs w:val="18"/>
            <w:lang w:val="en-US" w:eastAsia="en-US"/>
          </w:rPr>
          <w:t>;</w:t>
        </w:r>
      </w:ins>
    </w:p>
    <w:p w14:paraId="0CA6273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2" w:author="COLMENA MATEOS Adrian" w:date="2018-11-26T16:43:00Z"/>
          <w:rFonts w:ascii="Courier New" w:hAnsi="Courier New" w:cs="Courier New"/>
          <w:szCs w:val="18"/>
          <w:lang w:val="en-US" w:eastAsia="en-US"/>
        </w:rPr>
      </w:pPr>
      <w:ins w:id="3123" w:author="COLMENA MATEOS Adrian" w:date="2018-11-26T16:43:00Z">
        <w:r w:rsidRPr="00202653">
          <w:rPr>
            <w:rFonts w:ascii="Courier New" w:hAnsi="Courier New" w:cs="Courier New"/>
            <w:color w:val="000000"/>
            <w:szCs w:val="18"/>
            <w:lang w:val="en-US" w:eastAsia="en-US"/>
          </w:rPr>
          <w:tab/>
          <w:t>}</w:t>
        </w:r>
      </w:ins>
    </w:p>
    <w:p w14:paraId="5D3C5A4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4" w:author="COLMENA MATEOS Adrian" w:date="2018-11-26T16:43:00Z"/>
          <w:rFonts w:ascii="Courier New" w:hAnsi="Courier New" w:cs="Courier New"/>
          <w:szCs w:val="18"/>
          <w:lang w:val="en-US" w:eastAsia="en-US"/>
        </w:rPr>
      </w:pPr>
    </w:p>
    <w:p w14:paraId="6F61389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5" w:author="COLMENA MATEOS Adrian" w:date="2018-11-26T16:43:00Z"/>
          <w:rFonts w:ascii="Courier New" w:hAnsi="Courier New" w:cs="Courier New"/>
          <w:szCs w:val="18"/>
          <w:lang w:val="en-US" w:eastAsia="en-US"/>
        </w:rPr>
      </w:pPr>
      <w:ins w:id="3126"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String getClase() {</w:t>
        </w:r>
      </w:ins>
    </w:p>
    <w:p w14:paraId="7FC40636"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7" w:author="COLMENA MATEOS Adrian" w:date="2018-11-26T16:43:00Z"/>
          <w:rFonts w:ascii="Courier New" w:hAnsi="Courier New" w:cs="Courier New"/>
          <w:szCs w:val="18"/>
          <w:lang w:val="en-US" w:eastAsia="en-US"/>
        </w:rPr>
      </w:pPr>
      <w:ins w:id="3128"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color w:val="0000C0"/>
            <w:szCs w:val="18"/>
            <w:lang w:val="en-US" w:eastAsia="en-US"/>
          </w:rPr>
          <w:t>clase</w:t>
        </w:r>
        <w:r w:rsidRPr="00202653">
          <w:rPr>
            <w:rFonts w:ascii="Courier New" w:hAnsi="Courier New" w:cs="Courier New"/>
            <w:color w:val="000000"/>
            <w:szCs w:val="18"/>
            <w:lang w:val="en-US" w:eastAsia="en-US"/>
          </w:rPr>
          <w:t>;</w:t>
        </w:r>
      </w:ins>
    </w:p>
    <w:p w14:paraId="1E2F496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29" w:author="COLMENA MATEOS Adrian" w:date="2018-11-26T16:43:00Z"/>
          <w:rFonts w:ascii="Courier New" w:hAnsi="Courier New" w:cs="Courier New"/>
          <w:szCs w:val="18"/>
          <w:lang w:val="en-US" w:eastAsia="en-US"/>
        </w:rPr>
      </w:pPr>
      <w:ins w:id="3130" w:author="COLMENA MATEOS Adrian" w:date="2018-11-26T16:43:00Z">
        <w:r w:rsidRPr="00202653">
          <w:rPr>
            <w:rFonts w:ascii="Courier New" w:hAnsi="Courier New" w:cs="Courier New"/>
            <w:color w:val="000000"/>
            <w:szCs w:val="18"/>
            <w:lang w:val="en-US" w:eastAsia="en-US"/>
          </w:rPr>
          <w:tab/>
          <w:t>}</w:t>
        </w:r>
      </w:ins>
    </w:p>
    <w:p w14:paraId="172054D5"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1" w:author="COLMENA MATEOS Adrian" w:date="2018-11-26T16:43:00Z"/>
          <w:rFonts w:ascii="Courier New" w:hAnsi="Courier New" w:cs="Courier New"/>
          <w:szCs w:val="18"/>
          <w:lang w:val="en-US" w:eastAsia="en-US"/>
        </w:rPr>
      </w:pPr>
    </w:p>
    <w:p w14:paraId="4E632361"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2" w:author="COLMENA MATEOS Adrian" w:date="2018-11-26T16:43:00Z"/>
          <w:rFonts w:ascii="Courier New" w:hAnsi="Courier New" w:cs="Courier New"/>
          <w:szCs w:val="18"/>
          <w:lang w:val="en-US" w:eastAsia="en-US"/>
        </w:rPr>
      </w:pPr>
      <w:ins w:id="3133"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void</w:t>
        </w:r>
        <w:r w:rsidRPr="00202653">
          <w:rPr>
            <w:rFonts w:ascii="Courier New" w:hAnsi="Courier New" w:cs="Courier New"/>
            <w:color w:val="000000"/>
            <w:szCs w:val="18"/>
            <w:lang w:val="en-US" w:eastAsia="en-US"/>
          </w:rPr>
          <w:t xml:space="preserve"> setClase(String </w:t>
        </w:r>
        <w:r w:rsidRPr="00202653">
          <w:rPr>
            <w:rFonts w:ascii="Courier New" w:hAnsi="Courier New" w:cs="Courier New"/>
            <w:color w:val="6A3E3E"/>
            <w:szCs w:val="18"/>
            <w:lang w:val="en-US" w:eastAsia="en-US"/>
          </w:rPr>
          <w:t>clase</w:t>
        </w:r>
        <w:r w:rsidRPr="00202653">
          <w:rPr>
            <w:rFonts w:ascii="Courier New" w:hAnsi="Courier New" w:cs="Courier New"/>
            <w:color w:val="000000"/>
            <w:szCs w:val="18"/>
            <w:lang w:val="en-US" w:eastAsia="en-US"/>
          </w:rPr>
          <w:t>) {</w:t>
        </w:r>
      </w:ins>
    </w:p>
    <w:p w14:paraId="4C511C53"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4" w:author="COLMENA MATEOS Adrian" w:date="2018-11-26T16:43:00Z"/>
          <w:rFonts w:ascii="Courier New" w:hAnsi="Courier New" w:cs="Courier New"/>
          <w:szCs w:val="18"/>
          <w:lang w:val="en-US" w:eastAsia="en-US"/>
        </w:rPr>
      </w:pPr>
      <w:ins w:id="3135"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clase</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clase</w:t>
        </w:r>
        <w:r w:rsidRPr="00202653">
          <w:rPr>
            <w:rFonts w:ascii="Courier New" w:hAnsi="Courier New" w:cs="Courier New"/>
            <w:color w:val="000000"/>
            <w:szCs w:val="18"/>
            <w:lang w:val="en-US" w:eastAsia="en-US"/>
          </w:rPr>
          <w:t>;</w:t>
        </w:r>
      </w:ins>
    </w:p>
    <w:p w14:paraId="5EB87F0E"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6" w:author="COLMENA MATEOS Adrian" w:date="2018-11-26T16:43:00Z"/>
          <w:rFonts w:ascii="Courier New" w:hAnsi="Courier New" w:cs="Courier New"/>
          <w:szCs w:val="18"/>
          <w:lang w:val="en-US" w:eastAsia="en-US"/>
        </w:rPr>
      </w:pPr>
      <w:ins w:id="3137" w:author="COLMENA MATEOS Adrian" w:date="2018-11-26T16:43:00Z">
        <w:r w:rsidRPr="00202653">
          <w:rPr>
            <w:rFonts w:ascii="Courier New" w:hAnsi="Courier New" w:cs="Courier New"/>
            <w:color w:val="000000"/>
            <w:szCs w:val="18"/>
            <w:lang w:val="en-US" w:eastAsia="en-US"/>
          </w:rPr>
          <w:tab/>
          <w:t>}</w:t>
        </w:r>
      </w:ins>
    </w:p>
    <w:p w14:paraId="66EF334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8" w:author="COLMENA MATEOS Adrian" w:date="2018-11-26T16:43:00Z"/>
          <w:rFonts w:ascii="Courier New" w:hAnsi="Courier New" w:cs="Courier New"/>
          <w:szCs w:val="18"/>
          <w:lang w:val="en-US" w:eastAsia="en-US"/>
        </w:rPr>
      </w:pPr>
    </w:p>
    <w:p w14:paraId="018FC41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39" w:author="COLMENA MATEOS Adrian" w:date="2018-11-26T16:43:00Z"/>
          <w:rFonts w:ascii="Courier New" w:hAnsi="Courier New" w:cs="Courier New"/>
          <w:szCs w:val="18"/>
          <w:lang w:val="en-US" w:eastAsia="en-US"/>
        </w:rPr>
      </w:pPr>
      <w:ins w:id="3140"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String getHábitat() {</w:t>
        </w:r>
      </w:ins>
    </w:p>
    <w:p w14:paraId="0361E21A"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41" w:author="COLMENA MATEOS Adrian" w:date="2018-11-26T16:43:00Z"/>
          <w:rFonts w:ascii="Courier New" w:hAnsi="Courier New" w:cs="Courier New"/>
          <w:szCs w:val="18"/>
          <w:lang w:val="en-US" w:eastAsia="en-US"/>
        </w:rPr>
      </w:pPr>
      <w:ins w:id="3142"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color w:val="0000C0"/>
            <w:szCs w:val="18"/>
            <w:lang w:val="en-US" w:eastAsia="en-US"/>
          </w:rPr>
          <w:t>hábitat</w:t>
        </w:r>
        <w:r w:rsidRPr="00202653">
          <w:rPr>
            <w:rFonts w:ascii="Courier New" w:hAnsi="Courier New" w:cs="Courier New"/>
            <w:color w:val="000000"/>
            <w:szCs w:val="18"/>
            <w:lang w:val="en-US" w:eastAsia="en-US"/>
          </w:rPr>
          <w:t>;</w:t>
        </w:r>
      </w:ins>
    </w:p>
    <w:p w14:paraId="5D2BA0B7"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43" w:author="COLMENA MATEOS Adrian" w:date="2018-11-26T16:43:00Z"/>
          <w:rFonts w:ascii="Courier New" w:hAnsi="Courier New" w:cs="Courier New"/>
          <w:szCs w:val="18"/>
          <w:lang w:val="en-US" w:eastAsia="en-US"/>
        </w:rPr>
      </w:pPr>
      <w:ins w:id="3144" w:author="COLMENA MATEOS Adrian" w:date="2018-11-26T16:43:00Z">
        <w:r w:rsidRPr="00202653">
          <w:rPr>
            <w:rFonts w:ascii="Courier New" w:hAnsi="Courier New" w:cs="Courier New"/>
            <w:color w:val="000000"/>
            <w:szCs w:val="18"/>
            <w:lang w:val="en-US" w:eastAsia="en-US"/>
          </w:rPr>
          <w:tab/>
          <w:t>}</w:t>
        </w:r>
      </w:ins>
    </w:p>
    <w:p w14:paraId="6DC1645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45" w:author="COLMENA MATEOS Adrian" w:date="2018-11-26T16:43:00Z"/>
          <w:rFonts w:ascii="Courier New" w:hAnsi="Courier New" w:cs="Courier New"/>
          <w:szCs w:val="18"/>
          <w:lang w:val="en-US" w:eastAsia="en-US"/>
        </w:rPr>
      </w:pPr>
    </w:p>
    <w:p w14:paraId="2F32CEE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46" w:author="COLMENA MATEOS Adrian" w:date="2018-11-26T16:43:00Z"/>
          <w:rFonts w:ascii="Courier New" w:hAnsi="Courier New" w:cs="Courier New"/>
          <w:szCs w:val="18"/>
          <w:lang w:val="en-US" w:eastAsia="en-US"/>
        </w:rPr>
      </w:pPr>
      <w:ins w:id="3147"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void</w:t>
        </w:r>
        <w:r w:rsidRPr="00202653">
          <w:rPr>
            <w:rFonts w:ascii="Courier New" w:hAnsi="Courier New" w:cs="Courier New"/>
            <w:color w:val="000000"/>
            <w:szCs w:val="18"/>
            <w:lang w:val="en-US" w:eastAsia="en-US"/>
          </w:rPr>
          <w:t xml:space="preserve"> setHábitat(String </w:t>
        </w:r>
        <w:r w:rsidRPr="00202653">
          <w:rPr>
            <w:rFonts w:ascii="Courier New" w:hAnsi="Courier New" w:cs="Courier New"/>
            <w:color w:val="6A3E3E"/>
            <w:szCs w:val="18"/>
            <w:lang w:val="en-US" w:eastAsia="en-US"/>
          </w:rPr>
          <w:t>hábitat</w:t>
        </w:r>
        <w:r w:rsidRPr="00202653">
          <w:rPr>
            <w:rFonts w:ascii="Courier New" w:hAnsi="Courier New" w:cs="Courier New"/>
            <w:color w:val="000000"/>
            <w:szCs w:val="18"/>
            <w:lang w:val="en-US" w:eastAsia="en-US"/>
          </w:rPr>
          <w:t>) {</w:t>
        </w:r>
      </w:ins>
    </w:p>
    <w:p w14:paraId="4B38F67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48" w:author="COLMENA MATEOS Adrian" w:date="2018-11-26T16:43:00Z"/>
          <w:rFonts w:ascii="Courier New" w:hAnsi="Courier New" w:cs="Courier New"/>
          <w:szCs w:val="18"/>
          <w:lang w:eastAsia="en-US"/>
        </w:rPr>
      </w:pPr>
      <w:ins w:id="3149"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eastAsia="en-US"/>
          </w:rPr>
          <w:t>this</w:t>
        </w:r>
        <w:r w:rsidRPr="00202653">
          <w:rPr>
            <w:rFonts w:ascii="Courier New" w:hAnsi="Courier New" w:cs="Courier New"/>
            <w:color w:val="000000"/>
            <w:szCs w:val="18"/>
            <w:lang w:eastAsia="en-US"/>
          </w:rPr>
          <w:t>.</w:t>
        </w:r>
        <w:r w:rsidRPr="00202653">
          <w:rPr>
            <w:rFonts w:ascii="Courier New" w:hAnsi="Courier New" w:cs="Courier New"/>
            <w:color w:val="0000C0"/>
            <w:szCs w:val="18"/>
            <w:lang w:eastAsia="en-US"/>
          </w:rPr>
          <w:t>hábitat</w:t>
        </w:r>
        <w:r w:rsidRPr="00202653">
          <w:rPr>
            <w:rFonts w:ascii="Courier New" w:hAnsi="Courier New" w:cs="Courier New"/>
            <w:color w:val="000000"/>
            <w:szCs w:val="18"/>
            <w:lang w:eastAsia="en-US"/>
          </w:rPr>
          <w:t xml:space="preserve"> = </w:t>
        </w:r>
        <w:r w:rsidRPr="00202653">
          <w:rPr>
            <w:rFonts w:ascii="Courier New" w:hAnsi="Courier New" w:cs="Courier New"/>
            <w:color w:val="6A3E3E"/>
            <w:szCs w:val="18"/>
            <w:lang w:eastAsia="en-US"/>
          </w:rPr>
          <w:t>hábitat</w:t>
        </w:r>
        <w:r w:rsidRPr="00202653">
          <w:rPr>
            <w:rFonts w:ascii="Courier New" w:hAnsi="Courier New" w:cs="Courier New"/>
            <w:color w:val="000000"/>
            <w:szCs w:val="18"/>
            <w:lang w:eastAsia="en-US"/>
          </w:rPr>
          <w:t>;</w:t>
        </w:r>
      </w:ins>
    </w:p>
    <w:p w14:paraId="635539E8"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0" w:author="COLMENA MATEOS Adrian" w:date="2018-11-26T16:43:00Z"/>
          <w:rFonts w:ascii="Courier New" w:hAnsi="Courier New" w:cs="Courier New"/>
          <w:szCs w:val="18"/>
          <w:lang w:eastAsia="en-US"/>
        </w:rPr>
      </w:pPr>
      <w:ins w:id="3151" w:author="COLMENA MATEOS Adrian" w:date="2018-11-26T16:43:00Z">
        <w:r w:rsidRPr="00202653">
          <w:rPr>
            <w:rFonts w:ascii="Courier New" w:hAnsi="Courier New" w:cs="Courier New"/>
            <w:color w:val="000000"/>
            <w:szCs w:val="18"/>
            <w:lang w:eastAsia="en-US"/>
          </w:rPr>
          <w:tab/>
          <w:t>}</w:t>
        </w:r>
      </w:ins>
    </w:p>
    <w:p w14:paraId="579B55F7"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2" w:author="COLMENA MATEOS Adrian" w:date="2018-11-26T16:43:00Z"/>
          <w:rFonts w:ascii="Courier New" w:hAnsi="Courier New" w:cs="Courier New"/>
          <w:szCs w:val="18"/>
          <w:lang w:eastAsia="en-US"/>
        </w:rPr>
      </w:pPr>
    </w:p>
    <w:p w14:paraId="7D3DD90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3" w:author="COLMENA MATEOS Adrian" w:date="2018-11-26T16:43:00Z"/>
          <w:rFonts w:ascii="Courier New" w:hAnsi="Courier New" w:cs="Courier New"/>
          <w:szCs w:val="18"/>
          <w:lang w:val="en-US" w:eastAsia="en-US"/>
        </w:rPr>
      </w:pPr>
      <w:ins w:id="3154" w:author="COLMENA MATEOS Adrian" w:date="2018-11-26T16:43:00Z">
        <w:r w:rsidRPr="00202653">
          <w:rPr>
            <w:rFonts w:ascii="Courier New" w:hAnsi="Courier New" w:cs="Courier New"/>
            <w:color w:val="000000"/>
            <w:szCs w:val="18"/>
            <w:lang w:eastAsia="en-US"/>
          </w:rPr>
          <w:tab/>
        </w:r>
        <w:r w:rsidRPr="00202653">
          <w:rPr>
            <w:rFonts w:ascii="Courier New" w:hAnsi="Courier New" w:cs="Courier New"/>
            <w:color w:val="646464"/>
            <w:szCs w:val="18"/>
            <w:lang w:val="en-US" w:eastAsia="en-US"/>
          </w:rPr>
          <w:t>@Override</w:t>
        </w:r>
      </w:ins>
    </w:p>
    <w:p w14:paraId="48BB6B0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5" w:author="COLMENA MATEOS Adrian" w:date="2018-11-26T16:43:00Z"/>
          <w:rFonts w:ascii="Courier New" w:hAnsi="Courier New" w:cs="Courier New"/>
          <w:szCs w:val="18"/>
          <w:lang w:val="en-US" w:eastAsia="en-US"/>
        </w:rPr>
      </w:pPr>
      <w:ins w:id="3156"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boolean</w:t>
        </w:r>
        <w:r w:rsidRPr="00202653">
          <w:rPr>
            <w:rFonts w:ascii="Courier New" w:hAnsi="Courier New" w:cs="Courier New"/>
            <w:color w:val="000000"/>
            <w:szCs w:val="18"/>
            <w:lang w:val="en-US" w:eastAsia="en-US"/>
          </w:rPr>
          <w:t xml:space="preserve"> equals(Object </w:t>
        </w:r>
        <w:r w:rsidRPr="00202653">
          <w:rPr>
            <w:rFonts w:ascii="Courier New" w:hAnsi="Courier New" w:cs="Courier New"/>
            <w:color w:val="6A3E3E"/>
            <w:szCs w:val="18"/>
            <w:lang w:val="en-US" w:eastAsia="en-US"/>
          </w:rPr>
          <w:t>elOtro</w:t>
        </w:r>
        <w:r w:rsidRPr="00202653">
          <w:rPr>
            <w:rFonts w:ascii="Courier New" w:hAnsi="Courier New" w:cs="Courier New"/>
            <w:color w:val="000000"/>
            <w:szCs w:val="18"/>
            <w:lang w:val="en-US" w:eastAsia="en-US"/>
          </w:rPr>
          <w:t>) {</w:t>
        </w:r>
      </w:ins>
    </w:p>
    <w:p w14:paraId="5906FAF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7" w:author="COLMENA MATEOS Adrian" w:date="2018-11-26T16:43:00Z"/>
          <w:rFonts w:ascii="Courier New" w:hAnsi="Courier New" w:cs="Courier New"/>
          <w:szCs w:val="18"/>
          <w:lang w:eastAsia="en-US"/>
        </w:rPr>
      </w:pPr>
      <w:ins w:id="3158"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eastAsia="en-US"/>
          </w:rPr>
          <w:t>if</w:t>
        </w:r>
        <w:r w:rsidRPr="00202653">
          <w:rPr>
            <w:rFonts w:ascii="Courier New" w:hAnsi="Courier New" w:cs="Courier New"/>
            <w:color w:val="000000"/>
            <w:szCs w:val="18"/>
            <w:lang w:eastAsia="en-US"/>
          </w:rPr>
          <w:t xml:space="preserve"> (</w:t>
        </w:r>
        <w:r w:rsidRPr="00202653">
          <w:rPr>
            <w:rFonts w:ascii="Courier New" w:hAnsi="Courier New" w:cs="Courier New"/>
            <w:color w:val="6A3E3E"/>
            <w:szCs w:val="18"/>
            <w:lang w:eastAsia="en-US"/>
          </w:rPr>
          <w:t>elOtro</w:t>
        </w:r>
        <w:r w:rsidRPr="00202653">
          <w:rPr>
            <w:rFonts w:ascii="Courier New" w:hAnsi="Courier New" w:cs="Courier New"/>
            <w:color w:val="000000"/>
            <w:szCs w:val="18"/>
            <w:lang w:eastAsia="en-US"/>
          </w:rPr>
          <w:t xml:space="preserve"> </w:t>
        </w:r>
        <w:r w:rsidRPr="00202653">
          <w:rPr>
            <w:rFonts w:ascii="Courier New" w:hAnsi="Courier New" w:cs="Courier New"/>
            <w:b/>
            <w:bCs/>
            <w:color w:val="7F0055"/>
            <w:szCs w:val="18"/>
            <w:lang w:eastAsia="en-US"/>
          </w:rPr>
          <w:t>instanceof</w:t>
        </w:r>
        <w:r w:rsidRPr="00202653">
          <w:rPr>
            <w:rFonts w:ascii="Courier New" w:hAnsi="Courier New" w:cs="Courier New"/>
            <w:color w:val="000000"/>
            <w:szCs w:val="18"/>
            <w:lang w:eastAsia="en-US"/>
          </w:rPr>
          <w:t xml:space="preserve"> Animal) {</w:t>
        </w:r>
      </w:ins>
    </w:p>
    <w:p w14:paraId="7BD77BE5"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59" w:author="COLMENA MATEOS Adrian" w:date="2018-11-26T16:43:00Z"/>
          <w:rFonts w:ascii="Courier New" w:hAnsi="Courier New" w:cs="Courier New"/>
          <w:szCs w:val="18"/>
          <w:lang w:eastAsia="en-US"/>
        </w:rPr>
      </w:pPr>
      <w:ins w:id="3160" w:author="COLMENA MATEOS Adrian" w:date="2018-11-26T16:43:00Z">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t xml:space="preserve">Animal </w:t>
        </w:r>
        <w:r w:rsidRPr="00202653">
          <w:rPr>
            <w:rFonts w:ascii="Courier New" w:hAnsi="Courier New" w:cs="Courier New"/>
            <w:color w:val="6A3E3E"/>
            <w:szCs w:val="18"/>
            <w:lang w:eastAsia="en-US"/>
          </w:rPr>
          <w:t>a</w:t>
        </w:r>
        <w:r w:rsidRPr="00202653">
          <w:rPr>
            <w:rFonts w:ascii="Courier New" w:hAnsi="Courier New" w:cs="Courier New"/>
            <w:color w:val="000000"/>
            <w:szCs w:val="18"/>
            <w:lang w:eastAsia="en-US"/>
          </w:rPr>
          <w:t xml:space="preserve"> = (Animal) </w:t>
        </w:r>
        <w:r w:rsidRPr="00202653">
          <w:rPr>
            <w:rFonts w:ascii="Courier New" w:hAnsi="Courier New" w:cs="Courier New"/>
            <w:color w:val="6A3E3E"/>
            <w:szCs w:val="18"/>
            <w:lang w:eastAsia="en-US"/>
          </w:rPr>
          <w:t>elOtro</w:t>
        </w:r>
        <w:r w:rsidRPr="00202653">
          <w:rPr>
            <w:rFonts w:ascii="Courier New" w:hAnsi="Courier New" w:cs="Courier New"/>
            <w:color w:val="000000"/>
            <w:szCs w:val="18"/>
            <w:lang w:eastAsia="en-US"/>
          </w:rPr>
          <w:t>;</w:t>
        </w:r>
      </w:ins>
    </w:p>
    <w:p w14:paraId="14B9050B"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61" w:author="COLMENA MATEOS Adrian" w:date="2018-11-26T16:43:00Z"/>
          <w:rFonts w:ascii="Courier New" w:hAnsi="Courier New" w:cs="Courier New"/>
          <w:szCs w:val="18"/>
          <w:lang w:val="en-US" w:eastAsia="en-US"/>
        </w:rPr>
      </w:pPr>
      <w:ins w:id="3162" w:author="COLMENA MATEOS Adrian" w:date="2018-11-26T16:43:00Z">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r>
        <w:r w:rsidRPr="00202653">
          <w:rPr>
            <w:rFonts w:ascii="Courier New" w:hAnsi="Courier New" w:cs="Courier New"/>
            <w:color w:val="000000"/>
            <w:szCs w:val="18"/>
            <w:lang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 xml:space="preserve"> == </w:t>
        </w:r>
        <w:r w:rsidRPr="00202653">
          <w:rPr>
            <w:rFonts w:ascii="Courier New" w:hAnsi="Courier New" w:cs="Courier New"/>
            <w:color w:val="6A3E3E"/>
            <w:szCs w:val="18"/>
            <w:lang w:val="en-US" w:eastAsia="en-US"/>
          </w:rPr>
          <w:t>a</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w:t>
        </w:r>
      </w:ins>
    </w:p>
    <w:p w14:paraId="19032C6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63" w:author="COLMENA MATEOS Adrian" w:date="2018-11-26T16:43:00Z"/>
          <w:rFonts w:ascii="Courier New" w:hAnsi="Courier New" w:cs="Courier New"/>
          <w:szCs w:val="18"/>
          <w:lang w:val="en-US" w:eastAsia="en-US"/>
        </w:rPr>
      </w:pPr>
      <w:ins w:id="3164"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t>}</w:t>
        </w:r>
      </w:ins>
    </w:p>
    <w:p w14:paraId="29CBF245"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65" w:author="COLMENA MATEOS Adrian" w:date="2018-11-26T16:43:00Z"/>
          <w:rFonts w:ascii="Courier New" w:hAnsi="Courier New" w:cs="Courier New"/>
          <w:szCs w:val="18"/>
          <w:lang w:val="en-US" w:eastAsia="en-US"/>
        </w:rPr>
      </w:pPr>
      <w:ins w:id="3166"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false</w:t>
        </w:r>
        <w:r w:rsidRPr="00202653">
          <w:rPr>
            <w:rFonts w:ascii="Courier New" w:hAnsi="Courier New" w:cs="Courier New"/>
            <w:color w:val="000000"/>
            <w:szCs w:val="18"/>
            <w:lang w:val="en-US" w:eastAsia="en-US"/>
          </w:rPr>
          <w:t>;</w:t>
        </w:r>
      </w:ins>
    </w:p>
    <w:p w14:paraId="1019FC0A"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67" w:author="COLMENA MATEOS Adrian" w:date="2018-11-26T16:43:00Z"/>
          <w:rFonts w:ascii="Courier New" w:hAnsi="Courier New" w:cs="Courier New"/>
          <w:szCs w:val="18"/>
          <w:lang w:val="en-US" w:eastAsia="en-US"/>
        </w:rPr>
      </w:pPr>
      <w:ins w:id="3168" w:author="COLMENA MATEOS Adrian" w:date="2018-11-26T16:43:00Z">
        <w:r w:rsidRPr="00202653">
          <w:rPr>
            <w:rFonts w:ascii="Courier New" w:hAnsi="Courier New" w:cs="Courier New"/>
            <w:color w:val="000000"/>
            <w:szCs w:val="18"/>
            <w:lang w:val="en-US" w:eastAsia="en-US"/>
          </w:rPr>
          <w:tab/>
          <w:t>}</w:t>
        </w:r>
      </w:ins>
    </w:p>
    <w:p w14:paraId="4FE6BD3C"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69" w:author="COLMENA MATEOS Adrian" w:date="2018-11-26T16:43:00Z"/>
          <w:rFonts w:ascii="Courier New" w:hAnsi="Courier New" w:cs="Courier New"/>
          <w:szCs w:val="18"/>
          <w:lang w:val="en-US" w:eastAsia="en-US"/>
        </w:rPr>
      </w:pPr>
    </w:p>
    <w:p w14:paraId="61F68A13"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0" w:author="COLMENA MATEOS Adrian" w:date="2018-11-26T16:43:00Z"/>
          <w:rFonts w:ascii="Courier New" w:hAnsi="Courier New" w:cs="Courier New"/>
          <w:szCs w:val="18"/>
          <w:lang w:val="en-US" w:eastAsia="en-US"/>
        </w:rPr>
      </w:pPr>
      <w:ins w:id="3171"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646464"/>
            <w:szCs w:val="18"/>
            <w:lang w:val="en-US" w:eastAsia="en-US"/>
          </w:rPr>
          <w:t>@Override</w:t>
        </w:r>
      </w:ins>
    </w:p>
    <w:p w14:paraId="4A1BEE97"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2" w:author="COLMENA MATEOS Adrian" w:date="2018-11-26T16:43:00Z"/>
          <w:rFonts w:ascii="Courier New" w:hAnsi="Courier New" w:cs="Courier New"/>
          <w:szCs w:val="18"/>
          <w:lang w:val="en-US" w:eastAsia="en-US"/>
        </w:rPr>
      </w:pPr>
      <w:ins w:id="3173"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int</w:t>
        </w:r>
        <w:r w:rsidRPr="00202653">
          <w:rPr>
            <w:rFonts w:ascii="Courier New" w:hAnsi="Courier New" w:cs="Courier New"/>
            <w:color w:val="000000"/>
            <w:szCs w:val="18"/>
            <w:lang w:val="en-US" w:eastAsia="en-US"/>
          </w:rPr>
          <w:t xml:space="preserve"> hashCode() {</w:t>
        </w:r>
      </w:ins>
    </w:p>
    <w:p w14:paraId="2C9D021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4" w:author="COLMENA MATEOS Adrian" w:date="2018-11-26T16:43:00Z"/>
          <w:rFonts w:ascii="Courier New" w:hAnsi="Courier New" w:cs="Courier New"/>
          <w:szCs w:val="18"/>
          <w:lang w:val="en-US" w:eastAsia="en-US"/>
        </w:rPr>
      </w:pPr>
      <w:ins w:id="3175"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.hashCode();</w:t>
        </w:r>
      </w:ins>
    </w:p>
    <w:p w14:paraId="1E659056"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6" w:author="COLMENA MATEOS Adrian" w:date="2018-11-26T16:43:00Z"/>
          <w:rFonts w:ascii="Courier New" w:hAnsi="Courier New" w:cs="Courier New"/>
          <w:szCs w:val="18"/>
          <w:lang w:val="en-US" w:eastAsia="en-US"/>
        </w:rPr>
      </w:pPr>
      <w:ins w:id="3177" w:author="COLMENA MATEOS Adrian" w:date="2018-11-26T16:43:00Z">
        <w:r w:rsidRPr="00202653">
          <w:rPr>
            <w:rFonts w:ascii="Courier New" w:hAnsi="Courier New" w:cs="Courier New"/>
            <w:color w:val="000000"/>
            <w:szCs w:val="18"/>
            <w:lang w:val="en-US" w:eastAsia="en-US"/>
          </w:rPr>
          <w:tab/>
          <w:t>}</w:t>
        </w:r>
      </w:ins>
    </w:p>
    <w:p w14:paraId="395EE944"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8" w:author="COLMENA MATEOS Adrian" w:date="2018-11-26T16:43:00Z"/>
          <w:rFonts w:ascii="Courier New" w:hAnsi="Courier New" w:cs="Courier New"/>
          <w:szCs w:val="18"/>
          <w:lang w:val="en-US" w:eastAsia="en-US"/>
        </w:rPr>
      </w:pPr>
    </w:p>
    <w:p w14:paraId="0927AE1F"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79" w:author="COLMENA MATEOS Adrian" w:date="2018-11-26T16:43:00Z"/>
          <w:rFonts w:ascii="Courier New" w:hAnsi="Courier New" w:cs="Courier New"/>
          <w:szCs w:val="18"/>
          <w:lang w:val="en-US" w:eastAsia="en-US"/>
        </w:rPr>
      </w:pPr>
      <w:ins w:id="3180"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646464"/>
            <w:szCs w:val="18"/>
            <w:lang w:val="en-US" w:eastAsia="en-US"/>
          </w:rPr>
          <w:t>@Override</w:t>
        </w:r>
      </w:ins>
    </w:p>
    <w:p w14:paraId="524F9BA0" w14:textId="77777777"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81" w:author="COLMENA MATEOS Adrian" w:date="2018-11-26T16:43:00Z"/>
          <w:rFonts w:ascii="Courier New" w:hAnsi="Courier New" w:cs="Courier New"/>
          <w:szCs w:val="18"/>
          <w:lang w:val="en-US" w:eastAsia="en-US"/>
        </w:rPr>
      </w:pPr>
      <w:ins w:id="3182"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public</w:t>
        </w:r>
        <w:r w:rsidRPr="00202653">
          <w:rPr>
            <w:rFonts w:ascii="Courier New" w:hAnsi="Courier New" w:cs="Courier New"/>
            <w:color w:val="000000"/>
            <w:szCs w:val="18"/>
            <w:lang w:val="en-US" w:eastAsia="en-US"/>
          </w:rPr>
          <w:t xml:space="preserve"> String toString() {</w:t>
        </w:r>
      </w:ins>
    </w:p>
    <w:p w14:paraId="53122416" w14:textId="74497966"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83" w:author="COLMENA MATEOS Adrian" w:date="2018-11-26T16:43:00Z"/>
          <w:rFonts w:ascii="Courier New" w:hAnsi="Courier New" w:cs="Courier New"/>
          <w:szCs w:val="18"/>
          <w:lang w:val="en-US" w:eastAsia="en-US"/>
        </w:rPr>
      </w:pPr>
      <w:ins w:id="3184"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b/>
            <w:bCs/>
            <w:color w:val="7F0055"/>
            <w:szCs w:val="18"/>
            <w:lang w:val="en-US" w:eastAsia="en-US"/>
          </w:rPr>
          <w:t>return</w:t>
        </w:r>
        <w:r w:rsidRPr="00202653">
          <w:rPr>
            <w:rFonts w:ascii="Courier New" w:hAnsi="Courier New" w:cs="Courier New"/>
            <w:color w:val="000000"/>
            <w:szCs w:val="18"/>
            <w:lang w:val="en-US" w:eastAsia="en-US"/>
          </w:rPr>
          <w:t xml:space="preserve"> String.</w:t>
        </w:r>
        <w:r w:rsidRPr="00202653">
          <w:rPr>
            <w:rFonts w:ascii="Courier New" w:hAnsi="Courier New" w:cs="Courier New"/>
            <w:i/>
            <w:iCs/>
            <w:color w:val="000000"/>
            <w:szCs w:val="18"/>
            <w:lang w:val="en-US" w:eastAsia="en-US"/>
          </w:rPr>
          <w:t>format</w:t>
        </w:r>
        <w:r w:rsidRPr="00202653">
          <w:rPr>
            <w:rFonts w:ascii="Courier New" w:hAnsi="Courier New" w:cs="Courier New"/>
            <w:color w:val="000000"/>
            <w:szCs w:val="18"/>
            <w:lang w:val="en-US" w:eastAsia="en-US"/>
          </w:rPr>
          <w:t>(</w:t>
        </w:r>
        <w:r w:rsidRPr="00202653">
          <w:rPr>
            <w:rFonts w:ascii="Courier New" w:hAnsi="Courier New" w:cs="Courier New"/>
            <w:color w:val="2A00FF"/>
            <w:szCs w:val="18"/>
            <w:lang w:val="en-US" w:eastAsia="en-US"/>
          </w:rPr>
          <w:t>"id=%s, nombre=%s, clase=%s, hábitat=%s"</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id</w:t>
        </w:r>
        <w:r w:rsidRPr="00202653">
          <w:rPr>
            <w:rFonts w:ascii="Courier New" w:hAnsi="Courier New" w:cs="Courier New"/>
            <w:color w:val="000000"/>
            <w:szCs w:val="18"/>
            <w:lang w:val="en-US" w:eastAsia="en-US"/>
          </w:rPr>
          <w:t xml:space="preserve">, </w:t>
        </w:r>
      </w:ins>
      <w:ins w:id="3185" w:author="COLMENA MATEOS Adrian" w:date="2018-11-26T16:44:00Z">
        <w:r>
          <w:rPr>
            <w:rFonts w:ascii="Courier New" w:hAnsi="Courier New" w:cs="Courier New"/>
            <w:color w:val="000000"/>
            <w:szCs w:val="18"/>
            <w:lang w:val="en-US" w:eastAsia="en-US"/>
          </w:rPr>
          <w:t xml:space="preserve"> </w:t>
        </w:r>
        <w:r>
          <w:rPr>
            <w:rFonts w:ascii="Courier New" w:hAnsi="Courier New" w:cs="Courier New"/>
            <w:color w:val="000000"/>
            <w:szCs w:val="18"/>
            <w:lang w:val="en-US" w:eastAsia="en-US"/>
          </w:rPr>
          <w:br/>
        </w:r>
      </w:ins>
      <w:ins w:id="3186" w:author="COLMENA MATEOS Adrian" w:date="2018-11-26T16:47:00Z">
        <w:r w:rsidR="002C582F">
          <w:rPr>
            <w:rFonts w:ascii="Courier New" w:hAnsi="Courier New" w:cs="Courier New"/>
            <w:color w:val="000000"/>
            <w:szCs w:val="18"/>
            <w:lang w:val="en-US" w:eastAsia="en-US"/>
          </w:rPr>
          <w:t xml:space="preserve">        </w:t>
        </w:r>
      </w:ins>
      <w:ins w:id="3187" w:author="COLMENA MATEOS Adrian" w:date="2018-11-26T16:43:00Z">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nombre</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clase</w:t>
        </w:r>
        <w:r w:rsidRPr="00202653">
          <w:rPr>
            <w:rFonts w:ascii="Courier New" w:hAnsi="Courier New" w:cs="Courier New"/>
            <w:color w:val="000000"/>
            <w:szCs w:val="18"/>
            <w:lang w:val="en-US" w:eastAsia="en-US"/>
          </w:rPr>
          <w:t xml:space="preserve">, </w:t>
        </w:r>
        <w:r w:rsidRPr="00202653">
          <w:rPr>
            <w:rFonts w:ascii="Courier New" w:hAnsi="Courier New" w:cs="Courier New"/>
            <w:b/>
            <w:bCs/>
            <w:color w:val="7F0055"/>
            <w:szCs w:val="18"/>
            <w:lang w:val="en-US" w:eastAsia="en-US"/>
          </w:rPr>
          <w:t>this</w:t>
        </w:r>
        <w:r w:rsidRPr="00202653">
          <w:rPr>
            <w:rFonts w:ascii="Courier New" w:hAnsi="Courier New" w:cs="Courier New"/>
            <w:color w:val="000000"/>
            <w:szCs w:val="18"/>
            <w:lang w:val="en-US" w:eastAsia="en-US"/>
          </w:rPr>
          <w:t>.</w:t>
        </w:r>
        <w:r w:rsidRPr="00202653">
          <w:rPr>
            <w:rFonts w:ascii="Courier New" w:hAnsi="Courier New" w:cs="Courier New"/>
            <w:color w:val="0000C0"/>
            <w:szCs w:val="18"/>
            <w:lang w:val="en-US" w:eastAsia="en-US"/>
          </w:rPr>
          <w:t>hábitat</w:t>
        </w:r>
        <w:r w:rsidRPr="00202653">
          <w:rPr>
            <w:rFonts w:ascii="Courier New" w:hAnsi="Courier New" w:cs="Courier New"/>
            <w:color w:val="000000"/>
            <w:szCs w:val="18"/>
            <w:lang w:val="en-US" w:eastAsia="en-US"/>
          </w:rPr>
          <w:t>);</w:t>
        </w:r>
      </w:ins>
    </w:p>
    <w:p w14:paraId="2F52CA5C" w14:textId="77777777" w:rsid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88" w:author="COLMENA MATEOS Adrian" w:date="2018-11-26T16:44:00Z"/>
          <w:rFonts w:ascii="Courier New" w:hAnsi="Courier New" w:cs="Courier New"/>
          <w:szCs w:val="18"/>
          <w:lang w:eastAsia="en-US"/>
        </w:rPr>
      </w:pPr>
      <w:ins w:id="3189" w:author="COLMENA MATEOS Adrian" w:date="2018-11-26T16:43: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eastAsia="en-US"/>
          </w:rPr>
          <w:t>}</w:t>
        </w:r>
      </w:ins>
    </w:p>
    <w:p w14:paraId="4CD41564" w14:textId="36672DBF" w:rsidR="00202653" w:rsidRPr="00202653" w:rsidRDefault="00202653" w:rsidP="0020265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jc w:val="left"/>
        <w:rPr>
          <w:ins w:id="3190" w:author="COLMENA MATEOS Adrian" w:date="2018-11-26T16:43:00Z"/>
          <w:rFonts w:ascii="Courier New" w:hAnsi="Courier New" w:cs="Courier New"/>
          <w:szCs w:val="18"/>
          <w:lang w:eastAsia="en-US"/>
        </w:rPr>
      </w:pPr>
      <w:ins w:id="3191" w:author="COLMENA MATEOS Adrian" w:date="2018-11-26T16:43:00Z">
        <w:r w:rsidRPr="00202653">
          <w:rPr>
            <w:rFonts w:ascii="Courier New" w:hAnsi="Courier New" w:cs="Courier New"/>
            <w:color w:val="000000"/>
            <w:szCs w:val="18"/>
            <w:lang w:eastAsia="en-US"/>
          </w:rPr>
          <w:t>}</w:t>
        </w:r>
      </w:ins>
    </w:p>
    <w:p w14:paraId="36F059B4" w14:textId="6C63D44A" w:rsidR="007222FA" w:rsidRPr="00191406" w:rsidRDefault="007222FA" w:rsidP="00191406">
      <w:pPr>
        <w:ind w:left="567"/>
        <w:rPr>
          <w:ins w:id="3192" w:author="COLMENA MATEOS Adrian" w:date="2018-11-26T13:00:00Z"/>
          <w:i/>
          <w:szCs w:val="18"/>
        </w:rPr>
      </w:pPr>
      <w:ins w:id="3193" w:author="COLMENA MATEOS Adrian" w:date="2018-11-26T13:00:00Z">
        <w:r>
          <w:rPr>
            <w:lang w:val="es-ES_tradnl"/>
          </w:rPr>
          <w:lastRenderedPageBreak/>
          <w:t>Por último, es necesario configurar el archivo persistence.xml del proyecto. Dicho archivo debe contener las entidades y la configuración del driver.</w:t>
        </w:r>
      </w:ins>
    </w:p>
    <w:p w14:paraId="3DAE0E9B" w14:textId="77777777" w:rsidR="007222FA" w:rsidRDefault="007222FA" w:rsidP="007222FA">
      <w:pPr>
        <w:spacing w:before="0" w:line="240" w:lineRule="auto"/>
        <w:ind w:left="0"/>
        <w:jc w:val="left"/>
        <w:rPr>
          <w:ins w:id="3194" w:author="COLMENA MATEOS Adrian" w:date="2018-11-26T13:00:00Z"/>
          <w:szCs w:val="18"/>
          <w:lang w:val="es-ES_tradnl"/>
        </w:rPr>
      </w:pPr>
    </w:p>
    <w:p w14:paraId="59731D55" w14:textId="77777777" w:rsidR="007222FA" w:rsidRDefault="007222FA" w:rsidP="007222FA">
      <w:pPr>
        <w:spacing w:before="0" w:line="240" w:lineRule="auto"/>
        <w:ind w:left="0"/>
        <w:jc w:val="left"/>
        <w:rPr>
          <w:ins w:id="3195" w:author="COLMENA MATEOS Adrian" w:date="2018-11-26T13:00:00Z"/>
          <w:szCs w:val="18"/>
          <w:lang w:val="es-ES_tradnl"/>
        </w:rPr>
      </w:pPr>
      <w:ins w:id="3196" w:author="COLMENA MATEOS Adrian" w:date="2018-11-26T13:00:00Z">
        <w:r>
          <w:rPr>
            <w:noProof/>
            <w:szCs w:val="18"/>
            <w:lang w:eastAsia="es-ES"/>
          </w:rPr>
          <w:drawing>
            <wp:inline distT="0" distB="0" distL="0" distR="0" wp14:anchorId="4252DD86" wp14:editId="00092EE8">
              <wp:extent cx="6327775" cy="34016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7775" cy="3401695"/>
                      </a:xfrm>
                      <a:prstGeom prst="rect">
                        <a:avLst/>
                      </a:prstGeom>
                      <a:noFill/>
                      <a:ln>
                        <a:noFill/>
                      </a:ln>
                    </pic:spPr>
                  </pic:pic>
                </a:graphicData>
              </a:graphic>
            </wp:inline>
          </w:drawing>
        </w:r>
      </w:ins>
    </w:p>
    <w:p w14:paraId="30393B98" w14:textId="77777777" w:rsidR="007222FA" w:rsidRDefault="007222FA" w:rsidP="007222FA">
      <w:pPr>
        <w:spacing w:before="0" w:line="240" w:lineRule="auto"/>
        <w:ind w:left="0"/>
        <w:jc w:val="left"/>
        <w:rPr>
          <w:ins w:id="3197" w:author="COLMENA MATEOS Adrian" w:date="2018-11-26T13:00:00Z"/>
          <w:szCs w:val="18"/>
          <w:lang w:val="es-ES_tradnl"/>
        </w:rPr>
      </w:pPr>
    </w:p>
    <w:p w14:paraId="1EAFF769" w14:textId="77777777" w:rsidR="007222FA" w:rsidRDefault="007222FA" w:rsidP="007222FA">
      <w:pPr>
        <w:spacing w:before="0" w:line="240" w:lineRule="auto"/>
        <w:ind w:left="0"/>
        <w:jc w:val="left"/>
        <w:rPr>
          <w:ins w:id="3198" w:author="COLMENA MATEOS Adrian" w:date="2018-11-26T13:00:00Z"/>
          <w:szCs w:val="18"/>
          <w:lang w:val="es-ES_tradnl"/>
        </w:rPr>
      </w:pPr>
    </w:p>
    <w:p w14:paraId="5FB32BAB" w14:textId="77777777" w:rsidR="007222FA" w:rsidRDefault="007222FA" w:rsidP="007222FA">
      <w:pPr>
        <w:spacing w:before="0" w:line="240" w:lineRule="auto"/>
        <w:ind w:left="0"/>
        <w:jc w:val="left"/>
        <w:rPr>
          <w:ins w:id="3199" w:author="COLMENA MATEOS Adrian" w:date="2018-11-26T13:00:00Z"/>
          <w:szCs w:val="18"/>
          <w:lang w:val="es-ES_tradnl"/>
        </w:rPr>
      </w:pPr>
    </w:p>
    <w:p w14:paraId="779F259F" w14:textId="77777777" w:rsidR="007222FA" w:rsidRDefault="007222FA" w:rsidP="007222FA">
      <w:pPr>
        <w:spacing w:before="0" w:line="240" w:lineRule="auto"/>
        <w:ind w:left="0"/>
        <w:jc w:val="left"/>
        <w:rPr>
          <w:ins w:id="3200" w:author="COLMENA MATEOS Adrian" w:date="2018-11-26T13:00:00Z"/>
          <w:szCs w:val="18"/>
          <w:lang w:val="es-ES_tradnl"/>
        </w:rPr>
      </w:pPr>
    </w:p>
    <w:p w14:paraId="3FEEBA8B" w14:textId="4BAFC90A" w:rsidR="007222FA" w:rsidRDefault="007222FA" w:rsidP="007222FA">
      <w:pPr>
        <w:spacing w:before="0" w:line="240" w:lineRule="auto"/>
        <w:ind w:left="0"/>
        <w:jc w:val="left"/>
        <w:rPr>
          <w:ins w:id="3201" w:author="COLMENA MATEOS Adrian" w:date="2018-11-26T13:00:00Z"/>
        </w:rPr>
      </w:pPr>
      <w:ins w:id="3202" w:author="COLMENA MATEOS Adrian" w:date="2018-11-26T13:00:00Z">
        <w:r>
          <w:rPr>
            <w:noProof/>
            <w:szCs w:val="18"/>
            <w:lang w:eastAsia="es-ES"/>
          </w:rPr>
          <w:drawing>
            <wp:anchor distT="0" distB="0" distL="114300" distR="114300" simplePos="0" relativeHeight="251756544" behindDoc="0" locked="0" layoutInCell="1" allowOverlap="1" wp14:anchorId="7B5929DC" wp14:editId="26A7C3E0">
              <wp:simplePos x="0" y="0"/>
              <wp:positionH relativeFrom="margin">
                <wp:align>center</wp:align>
              </wp:positionH>
              <wp:positionV relativeFrom="paragraph">
                <wp:posOffset>432</wp:posOffset>
              </wp:positionV>
              <wp:extent cx="5866790" cy="2774141"/>
              <wp:effectExtent l="0" t="0" r="635"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6790" cy="2774141"/>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6FB8474" w14:textId="77777777" w:rsidR="00191406" w:rsidRDefault="00191406" w:rsidP="007222FA">
      <w:pPr>
        <w:rPr>
          <w:ins w:id="3203" w:author="COLMENA MATEOS Adrian" w:date="2018-11-26T16:39:00Z"/>
        </w:rPr>
      </w:pPr>
    </w:p>
    <w:p w14:paraId="749642B6" w14:textId="77777777" w:rsidR="00191406" w:rsidRDefault="00191406" w:rsidP="007222FA">
      <w:pPr>
        <w:rPr>
          <w:ins w:id="3204" w:author="COLMENA MATEOS Adrian" w:date="2018-11-26T16:39:00Z"/>
        </w:rPr>
      </w:pPr>
    </w:p>
    <w:p w14:paraId="4FF434D0" w14:textId="77777777" w:rsidR="00191406" w:rsidRDefault="00191406" w:rsidP="007222FA">
      <w:pPr>
        <w:rPr>
          <w:ins w:id="3205" w:author="COLMENA MATEOS Adrian" w:date="2018-11-26T16:39:00Z"/>
        </w:rPr>
      </w:pPr>
    </w:p>
    <w:p w14:paraId="447740EF" w14:textId="5EF3F468" w:rsidR="007222FA" w:rsidRDefault="007222FA" w:rsidP="007222FA">
      <w:pPr>
        <w:rPr>
          <w:ins w:id="3206" w:author="COLMENA MATEOS Adrian" w:date="2018-11-26T13:00:00Z"/>
        </w:rPr>
      </w:pPr>
      <w:ins w:id="3207" w:author="COLMENA MATEOS Adrian" w:date="2018-11-26T13:00:00Z">
        <w:r>
          <w:lastRenderedPageBreak/>
          <w:t>Una vez configurado los parámetros anteriores, el código del archivo persistence.xml queda de la siguiente manera:</w:t>
        </w:r>
      </w:ins>
    </w:p>
    <w:p w14:paraId="40CB0F4C" w14:textId="77777777" w:rsidR="00202653" w:rsidRDefault="00202653" w:rsidP="00202653">
      <w:pPr>
        <w:autoSpaceDE w:val="0"/>
        <w:autoSpaceDN w:val="0"/>
        <w:adjustRightInd w:val="0"/>
        <w:spacing w:before="0" w:line="240" w:lineRule="auto"/>
        <w:ind w:left="0"/>
        <w:jc w:val="left"/>
        <w:rPr>
          <w:ins w:id="3208" w:author="COLMENA MATEOS Adrian" w:date="2018-11-26T16:45:00Z"/>
          <w:rFonts w:ascii="Courier New" w:hAnsi="Courier New" w:cs="Courier New"/>
          <w:color w:val="008080"/>
          <w:sz w:val="20"/>
          <w:lang w:eastAsia="en-US"/>
        </w:rPr>
      </w:pPr>
    </w:p>
    <w:p w14:paraId="3071FFF3" w14:textId="28F4576F"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09" w:author="COLMENA MATEOS Adrian" w:date="2018-11-26T16:45:00Z"/>
          <w:rFonts w:ascii="Courier New" w:hAnsi="Courier New" w:cs="Courier New"/>
          <w:szCs w:val="18"/>
          <w:lang w:eastAsia="en-US"/>
        </w:rPr>
      </w:pPr>
      <w:ins w:id="3210" w:author="COLMENA MATEOS Adrian" w:date="2018-11-26T16:45:00Z">
        <w:r w:rsidRPr="00202653">
          <w:rPr>
            <w:rFonts w:ascii="Courier New" w:hAnsi="Courier New" w:cs="Courier New"/>
            <w:color w:val="008080"/>
            <w:szCs w:val="18"/>
            <w:lang w:eastAsia="en-US"/>
          </w:rPr>
          <w:t>&lt;?</w:t>
        </w:r>
        <w:r w:rsidRPr="00202653">
          <w:rPr>
            <w:rFonts w:ascii="Courier New" w:hAnsi="Courier New" w:cs="Courier New"/>
            <w:color w:val="3F7F7F"/>
            <w:szCs w:val="18"/>
            <w:lang w:eastAsia="en-US"/>
          </w:rPr>
          <w:t>xml</w:t>
        </w:r>
        <w:r w:rsidRPr="00202653">
          <w:rPr>
            <w:rFonts w:ascii="Courier New" w:hAnsi="Courier New" w:cs="Courier New"/>
            <w:szCs w:val="18"/>
            <w:lang w:eastAsia="en-US"/>
          </w:rPr>
          <w:t xml:space="preserve"> </w:t>
        </w:r>
        <w:r w:rsidRPr="00202653">
          <w:rPr>
            <w:rFonts w:ascii="Courier New" w:hAnsi="Courier New" w:cs="Courier New"/>
            <w:color w:val="7F007F"/>
            <w:szCs w:val="18"/>
            <w:lang w:eastAsia="en-US"/>
          </w:rPr>
          <w:t>version</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"1.0"</w:t>
        </w:r>
        <w:r w:rsidRPr="00202653">
          <w:rPr>
            <w:rFonts w:ascii="Courier New" w:hAnsi="Courier New" w:cs="Courier New"/>
            <w:szCs w:val="18"/>
            <w:lang w:eastAsia="en-US"/>
          </w:rPr>
          <w:t xml:space="preserve"> </w:t>
        </w:r>
        <w:r w:rsidRPr="00202653">
          <w:rPr>
            <w:rFonts w:ascii="Courier New" w:hAnsi="Courier New" w:cs="Courier New"/>
            <w:color w:val="7F007F"/>
            <w:szCs w:val="18"/>
            <w:lang w:eastAsia="en-US"/>
          </w:rPr>
          <w:t>encoding</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"UTF-8"</w:t>
        </w:r>
        <w:r w:rsidRPr="00202653">
          <w:rPr>
            <w:rFonts w:ascii="Courier New" w:hAnsi="Courier New" w:cs="Courier New"/>
            <w:color w:val="008080"/>
            <w:szCs w:val="18"/>
            <w:lang w:eastAsia="en-US"/>
          </w:rPr>
          <w:t>?&gt;</w:t>
        </w:r>
      </w:ins>
    </w:p>
    <w:p w14:paraId="2074DC7B"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11" w:author="COLMENA MATEOS Adrian" w:date="2018-11-26T16:45:00Z"/>
          <w:rFonts w:ascii="Courier New" w:hAnsi="Courier New" w:cs="Courier New"/>
          <w:szCs w:val="18"/>
          <w:lang w:eastAsia="en-US"/>
        </w:rPr>
      </w:pPr>
      <w:ins w:id="3212" w:author="COLMENA MATEOS Adrian" w:date="2018-11-26T16:45:00Z">
        <w:r w:rsidRPr="00202653">
          <w:rPr>
            <w:rFonts w:ascii="Courier New" w:hAnsi="Courier New" w:cs="Courier New"/>
            <w:color w:val="008080"/>
            <w:szCs w:val="18"/>
            <w:lang w:eastAsia="en-US"/>
          </w:rPr>
          <w:t>&lt;</w:t>
        </w:r>
        <w:r w:rsidRPr="00202653">
          <w:rPr>
            <w:rFonts w:ascii="Courier New" w:hAnsi="Courier New" w:cs="Courier New"/>
            <w:color w:val="3F7F7F"/>
            <w:szCs w:val="18"/>
            <w:lang w:eastAsia="en-US"/>
          </w:rPr>
          <w:t>persistence</w:t>
        </w:r>
        <w:r w:rsidRPr="00202653">
          <w:rPr>
            <w:rFonts w:ascii="Courier New" w:hAnsi="Courier New" w:cs="Courier New"/>
            <w:szCs w:val="18"/>
            <w:lang w:eastAsia="en-US"/>
          </w:rPr>
          <w:t xml:space="preserve"> </w:t>
        </w:r>
        <w:r w:rsidRPr="00202653">
          <w:rPr>
            <w:rFonts w:ascii="Courier New" w:hAnsi="Courier New" w:cs="Courier New"/>
            <w:color w:val="7F007F"/>
            <w:szCs w:val="18"/>
            <w:lang w:eastAsia="en-US"/>
          </w:rPr>
          <w:t>version</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"2.1"</w:t>
        </w:r>
      </w:ins>
    </w:p>
    <w:p w14:paraId="3E3B0DEF"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13" w:author="COLMENA MATEOS Adrian" w:date="2018-11-26T16:45:00Z"/>
          <w:rFonts w:ascii="Courier New" w:hAnsi="Courier New" w:cs="Courier New"/>
          <w:szCs w:val="18"/>
          <w:lang w:eastAsia="en-US"/>
        </w:rPr>
      </w:pPr>
      <w:ins w:id="3214" w:author="COLMENA MATEOS Adrian" w:date="2018-11-26T16:45:00Z">
        <w:r w:rsidRPr="00202653">
          <w:rPr>
            <w:rFonts w:ascii="Courier New" w:hAnsi="Courier New" w:cs="Courier New"/>
            <w:szCs w:val="18"/>
            <w:lang w:eastAsia="en-US"/>
          </w:rPr>
          <w:tab/>
        </w:r>
        <w:r w:rsidRPr="00202653">
          <w:rPr>
            <w:rFonts w:ascii="Courier New" w:hAnsi="Courier New" w:cs="Courier New"/>
            <w:color w:val="7F007F"/>
            <w:szCs w:val="18"/>
            <w:lang w:eastAsia="en-US"/>
          </w:rPr>
          <w:t>xmlns</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 xml:space="preserve">"http://xmlns.jcp.org/xml/ns/persistence" </w:t>
        </w:r>
        <w:r w:rsidRPr="00202653">
          <w:rPr>
            <w:rFonts w:ascii="Courier New" w:hAnsi="Courier New" w:cs="Courier New"/>
            <w:color w:val="7F007F"/>
            <w:szCs w:val="18"/>
            <w:lang w:eastAsia="en-US"/>
          </w:rPr>
          <w:t>xmlns:xsi</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"http://www.w3.org/2001/XMLSchema-instance"</w:t>
        </w:r>
      </w:ins>
    </w:p>
    <w:p w14:paraId="7A926CF3"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15" w:author="COLMENA MATEOS Adrian" w:date="2018-11-26T16:45:00Z"/>
          <w:rFonts w:ascii="Courier New" w:hAnsi="Courier New" w:cs="Courier New"/>
          <w:szCs w:val="18"/>
          <w:lang w:eastAsia="en-US"/>
        </w:rPr>
      </w:pPr>
      <w:ins w:id="3216" w:author="COLMENA MATEOS Adrian" w:date="2018-11-26T16:45:00Z">
        <w:r w:rsidRPr="00202653">
          <w:rPr>
            <w:rFonts w:ascii="Courier New" w:hAnsi="Courier New" w:cs="Courier New"/>
            <w:szCs w:val="18"/>
            <w:lang w:eastAsia="en-US"/>
          </w:rPr>
          <w:tab/>
        </w:r>
        <w:r w:rsidRPr="00202653">
          <w:rPr>
            <w:rFonts w:ascii="Courier New" w:hAnsi="Courier New" w:cs="Courier New"/>
            <w:color w:val="7F007F"/>
            <w:szCs w:val="18"/>
            <w:lang w:eastAsia="en-US"/>
          </w:rPr>
          <w:t>xsi:schemaLocation</w:t>
        </w:r>
        <w:r w:rsidRPr="00202653">
          <w:rPr>
            <w:rFonts w:ascii="Courier New" w:hAnsi="Courier New" w:cs="Courier New"/>
            <w:color w:val="000000"/>
            <w:szCs w:val="18"/>
            <w:lang w:eastAsia="en-US"/>
          </w:rPr>
          <w:t>=</w:t>
        </w:r>
        <w:r w:rsidRPr="00202653">
          <w:rPr>
            <w:rFonts w:ascii="Courier New" w:hAnsi="Courier New" w:cs="Courier New"/>
            <w:i/>
            <w:iCs/>
            <w:color w:val="2A00FF"/>
            <w:szCs w:val="18"/>
            <w:lang w:eastAsia="en-US"/>
          </w:rPr>
          <w:t>"http://xmlns.jcp.org/xml/ns/persistence http://xmlns.jcp.org/xml/ns/persistence/persistence_2_1.xsd"</w:t>
        </w:r>
        <w:r w:rsidRPr="00202653">
          <w:rPr>
            <w:rFonts w:ascii="Courier New" w:hAnsi="Courier New" w:cs="Courier New"/>
            <w:color w:val="008080"/>
            <w:szCs w:val="18"/>
            <w:lang w:eastAsia="en-US"/>
          </w:rPr>
          <w:t>&gt;</w:t>
        </w:r>
      </w:ins>
    </w:p>
    <w:p w14:paraId="5E6AB264"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17" w:author="COLMENA MATEOS Adrian" w:date="2018-11-26T16:45:00Z"/>
          <w:rFonts w:ascii="Courier New" w:hAnsi="Courier New" w:cs="Courier New"/>
          <w:szCs w:val="18"/>
          <w:lang w:val="en-US" w:eastAsia="en-US"/>
        </w:rPr>
      </w:pPr>
      <w:ins w:id="3218" w:author="COLMENA MATEOS Adrian" w:date="2018-11-26T16:45:00Z">
        <w:r w:rsidRPr="00202653">
          <w:rPr>
            <w:rFonts w:ascii="Courier New" w:hAnsi="Courier New" w:cs="Courier New"/>
            <w:color w:val="000000"/>
            <w:szCs w:val="18"/>
            <w:lang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persistence-unit</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name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"animal"</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transaction-type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"RESOURCE_LOCAL"</w:t>
        </w:r>
        <w:r w:rsidRPr="00202653">
          <w:rPr>
            <w:rFonts w:ascii="Courier New" w:hAnsi="Courier New" w:cs="Courier New"/>
            <w:color w:val="008080"/>
            <w:szCs w:val="18"/>
            <w:lang w:val="en-US" w:eastAsia="en-US"/>
          </w:rPr>
          <w:t>&gt;</w:t>
        </w:r>
      </w:ins>
    </w:p>
    <w:p w14:paraId="3E4A99F1"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19" w:author="COLMENA MATEOS Adrian" w:date="2018-11-26T16:45:00Z"/>
          <w:rFonts w:ascii="Courier New" w:hAnsi="Courier New" w:cs="Courier New"/>
          <w:szCs w:val="18"/>
          <w:lang w:val="en-US" w:eastAsia="en-US"/>
        </w:rPr>
      </w:pPr>
      <w:ins w:id="3220"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class</w:t>
        </w:r>
        <w:r w:rsidRPr="00202653">
          <w:rPr>
            <w:rFonts w:ascii="Courier New" w:hAnsi="Courier New" w:cs="Courier New"/>
            <w:color w:val="008080"/>
            <w:szCs w:val="18"/>
            <w:lang w:val="en-US" w:eastAsia="en-US"/>
          </w:rPr>
          <w:t>&gt;</w:t>
        </w:r>
        <w:r w:rsidRPr="00202653">
          <w:rPr>
            <w:rFonts w:ascii="Courier New" w:hAnsi="Courier New" w:cs="Courier New"/>
            <w:color w:val="000000"/>
            <w:szCs w:val="18"/>
            <w:lang w:val="en-US" w:eastAsia="en-US"/>
          </w:rPr>
          <w:t>com.JPAmanual.entidad.Animal</w:t>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class</w:t>
        </w:r>
        <w:r w:rsidRPr="00202653">
          <w:rPr>
            <w:rFonts w:ascii="Courier New" w:hAnsi="Courier New" w:cs="Courier New"/>
            <w:color w:val="008080"/>
            <w:szCs w:val="18"/>
            <w:lang w:val="en-US" w:eastAsia="en-US"/>
          </w:rPr>
          <w:t>&gt;</w:t>
        </w:r>
      </w:ins>
    </w:p>
    <w:p w14:paraId="4F0096CE"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21" w:author="COLMENA MATEOS Adrian" w:date="2018-11-26T16:45:00Z"/>
          <w:rFonts w:ascii="Courier New" w:hAnsi="Courier New" w:cs="Courier New"/>
          <w:szCs w:val="18"/>
          <w:lang w:val="en-US" w:eastAsia="en-US"/>
        </w:rPr>
      </w:pPr>
      <w:ins w:id="3222"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properties</w:t>
        </w:r>
        <w:r w:rsidRPr="00202653">
          <w:rPr>
            <w:rFonts w:ascii="Courier New" w:hAnsi="Courier New" w:cs="Courier New"/>
            <w:color w:val="008080"/>
            <w:szCs w:val="18"/>
            <w:lang w:val="en-US" w:eastAsia="en-US"/>
          </w:rPr>
          <w:t>&gt;</w:t>
        </w:r>
      </w:ins>
    </w:p>
    <w:p w14:paraId="64A63806"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23" w:author="COLMENA MATEOS Adrian" w:date="2018-11-26T16:45:00Z"/>
          <w:rFonts w:ascii="Courier New" w:hAnsi="Courier New" w:cs="Courier New"/>
          <w:szCs w:val="18"/>
          <w:lang w:val="en-US" w:eastAsia="en-US"/>
        </w:rPr>
      </w:pPr>
      <w:ins w:id="3224"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property</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name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"javax.persistence.jdbc.url"</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value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"jdbc:oracle:thin:@localhost:1521:orcl"</w:t>
        </w:r>
        <w:r w:rsidRPr="00202653">
          <w:rPr>
            <w:rFonts w:ascii="Courier New" w:hAnsi="Courier New" w:cs="Courier New"/>
            <w:szCs w:val="18"/>
            <w:lang w:val="en-US" w:eastAsia="en-US"/>
          </w:rPr>
          <w:t xml:space="preserve"> </w:t>
        </w:r>
        <w:r w:rsidRPr="00202653">
          <w:rPr>
            <w:rFonts w:ascii="Courier New" w:hAnsi="Courier New" w:cs="Courier New"/>
            <w:color w:val="008080"/>
            <w:szCs w:val="18"/>
            <w:lang w:val="en-US" w:eastAsia="en-US"/>
          </w:rPr>
          <w:t>/&gt;</w:t>
        </w:r>
      </w:ins>
    </w:p>
    <w:p w14:paraId="57C01A31"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25" w:author="COLMENA MATEOS Adrian" w:date="2018-11-26T16:45:00Z"/>
          <w:rFonts w:ascii="Courier New" w:hAnsi="Courier New" w:cs="Courier New"/>
          <w:szCs w:val="18"/>
          <w:lang w:val="en-US" w:eastAsia="en-US"/>
        </w:rPr>
      </w:pPr>
      <w:ins w:id="3226"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property</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name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"javax.persistence.jdbc.user"</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value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"hr"</w:t>
        </w:r>
        <w:r w:rsidRPr="00202653">
          <w:rPr>
            <w:rFonts w:ascii="Courier New" w:hAnsi="Courier New" w:cs="Courier New"/>
            <w:szCs w:val="18"/>
            <w:lang w:val="en-US" w:eastAsia="en-US"/>
          </w:rPr>
          <w:t xml:space="preserve"> </w:t>
        </w:r>
        <w:r w:rsidRPr="00202653">
          <w:rPr>
            <w:rFonts w:ascii="Courier New" w:hAnsi="Courier New" w:cs="Courier New"/>
            <w:color w:val="008080"/>
            <w:szCs w:val="18"/>
            <w:lang w:val="en-US" w:eastAsia="en-US"/>
          </w:rPr>
          <w:t>/&gt;</w:t>
        </w:r>
      </w:ins>
    </w:p>
    <w:p w14:paraId="7FB9A5BC"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27" w:author="COLMENA MATEOS Adrian" w:date="2018-11-26T16:45:00Z"/>
          <w:rFonts w:ascii="Courier New" w:hAnsi="Courier New" w:cs="Courier New"/>
          <w:szCs w:val="18"/>
          <w:lang w:val="en-US" w:eastAsia="en-US"/>
        </w:rPr>
      </w:pPr>
      <w:ins w:id="3228"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property</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name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"javax.persistence.jdbc.password"</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value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"hr"</w:t>
        </w:r>
        <w:r w:rsidRPr="00202653">
          <w:rPr>
            <w:rFonts w:ascii="Courier New" w:hAnsi="Courier New" w:cs="Courier New"/>
            <w:szCs w:val="18"/>
            <w:lang w:val="en-US" w:eastAsia="en-US"/>
          </w:rPr>
          <w:t xml:space="preserve"> </w:t>
        </w:r>
        <w:r w:rsidRPr="00202653">
          <w:rPr>
            <w:rFonts w:ascii="Courier New" w:hAnsi="Courier New" w:cs="Courier New"/>
            <w:color w:val="008080"/>
            <w:szCs w:val="18"/>
            <w:lang w:val="en-US" w:eastAsia="en-US"/>
          </w:rPr>
          <w:t>/&gt;</w:t>
        </w:r>
      </w:ins>
    </w:p>
    <w:p w14:paraId="101818A2"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29" w:author="COLMENA MATEOS Adrian" w:date="2018-11-26T16:45:00Z"/>
          <w:rFonts w:ascii="Courier New" w:hAnsi="Courier New" w:cs="Courier New"/>
          <w:szCs w:val="18"/>
          <w:lang w:val="en-US" w:eastAsia="en-US"/>
        </w:rPr>
      </w:pPr>
      <w:ins w:id="3230"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val="en-US" w:eastAsia="en-US"/>
          </w:rPr>
          <w:t>&lt;</w:t>
        </w:r>
        <w:r w:rsidRPr="00202653">
          <w:rPr>
            <w:rFonts w:ascii="Courier New" w:hAnsi="Courier New" w:cs="Courier New"/>
            <w:color w:val="3F7F7F"/>
            <w:szCs w:val="18"/>
            <w:lang w:val="en-US" w:eastAsia="en-US"/>
          </w:rPr>
          <w:t>property</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name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"javax.persistence.jdbc.driver"</w:t>
        </w:r>
        <w:r w:rsidRPr="00202653">
          <w:rPr>
            <w:rFonts w:ascii="Courier New" w:hAnsi="Courier New" w:cs="Courier New"/>
            <w:szCs w:val="18"/>
            <w:lang w:val="en-US" w:eastAsia="en-US"/>
          </w:rPr>
          <w:t xml:space="preserve"> </w:t>
        </w:r>
        <w:r w:rsidRPr="00202653">
          <w:rPr>
            <w:rFonts w:ascii="Courier New" w:hAnsi="Courier New" w:cs="Courier New"/>
            <w:color w:val="7F007F"/>
            <w:szCs w:val="18"/>
            <w:lang w:val="en-US" w:eastAsia="en-US"/>
          </w:rPr>
          <w:t>value</w:t>
        </w:r>
        <w:r w:rsidRPr="00202653">
          <w:rPr>
            <w:rFonts w:ascii="Courier New" w:hAnsi="Courier New" w:cs="Courier New"/>
            <w:color w:val="000000"/>
            <w:szCs w:val="18"/>
            <w:lang w:val="en-US" w:eastAsia="en-US"/>
          </w:rPr>
          <w:t>=</w:t>
        </w:r>
        <w:r w:rsidRPr="00202653">
          <w:rPr>
            <w:rFonts w:ascii="Courier New" w:hAnsi="Courier New" w:cs="Courier New"/>
            <w:i/>
            <w:iCs/>
            <w:color w:val="2A00FF"/>
            <w:szCs w:val="18"/>
            <w:lang w:val="en-US" w:eastAsia="en-US"/>
          </w:rPr>
          <w:t>"oracle.jdbc.OracleDriver"</w:t>
        </w:r>
        <w:r w:rsidRPr="00202653">
          <w:rPr>
            <w:rFonts w:ascii="Courier New" w:hAnsi="Courier New" w:cs="Courier New"/>
            <w:szCs w:val="18"/>
            <w:lang w:val="en-US" w:eastAsia="en-US"/>
          </w:rPr>
          <w:t xml:space="preserve"> </w:t>
        </w:r>
        <w:r w:rsidRPr="00202653">
          <w:rPr>
            <w:rFonts w:ascii="Courier New" w:hAnsi="Courier New" w:cs="Courier New"/>
            <w:color w:val="008080"/>
            <w:szCs w:val="18"/>
            <w:lang w:val="en-US" w:eastAsia="en-US"/>
          </w:rPr>
          <w:t>/&gt;</w:t>
        </w:r>
      </w:ins>
    </w:p>
    <w:p w14:paraId="0775B1BB"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31" w:author="COLMENA MATEOS Adrian" w:date="2018-11-26T16:45:00Z"/>
          <w:rFonts w:ascii="Courier New" w:hAnsi="Courier New" w:cs="Courier New"/>
          <w:szCs w:val="18"/>
          <w:lang w:val="en-US" w:eastAsia="en-US"/>
        </w:rPr>
      </w:pPr>
    </w:p>
    <w:p w14:paraId="49301339"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32" w:author="COLMENA MATEOS Adrian" w:date="2018-11-26T16:45:00Z"/>
          <w:rFonts w:ascii="Courier New" w:hAnsi="Courier New" w:cs="Courier New"/>
          <w:szCs w:val="18"/>
          <w:lang w:eastAsia="en-US"/>
        </w:rPr>
      </w:pPr>
      <w:ins w:id="3233" w:author="COLMENA MATEOS Adrian" w:date="2018-11-26T16:45:00Z">
        <w:r w:rsidRPr="00202653">
          <w:rPr>
            <w:rFonts w:ascii="Courier New" w:hAnsi="Courier New" w:cs="Courier New"/>
            <w:color w:val="000000"/>
            <w:szCs w:val="18"/>
            <w:lang w:val="en-US" w:eastAsia="en-US"/>
          </w:rPr>
          <w:tab/>
        </w:r>
        <w:r w:rsidRPr="00202653">
          <w:rPr>
            <w:rFonts w:ascii="Courier New" w:hAnsi="Courier New" w:cs="Courier New"/>
            <w:color w:val="000000"/>
            <w:szCs w:val="18"/>
            <w:lang w:val="en-US" w:eastAsia="en-US"/>
          </w:rPr>
          <w:tab/>
        </w:r>
        <w:r w:rsidRPr="00202653">
          <w:rPr>
            <w:rFonts w:ascii="Courier New" w:hAnsi="Courier New" w:cs="Courier New"/>
            <w:color w:val="008080"/>
            <w:szCs w:val="18"/>
            <w:lang w:eastAsia="en-US"/>
          </w:rPr>
          <w:t>&lt;/</w:t>
        </w:r>
        <w:r w:rsidRPr="00202653">
          <w:rPr>
            <w:rFonts w:ascii="Courier New" w:hAnsi="Courier New" w:cs="Courier New"/>
            <w:color w:val="3F7F7F"/>
            <w:szCs w:val="18"/>
            <w:lang w:eastAsia="en-US"/>
          </w:rPr>
          <w:t>properties</w:t>
        </w:r>
        <w:r w:rsidRPr="00202653">
          <w:rPr>
            <w:rFonts w:ascii="Courier New" w:hAnsi="Courier New" w:cs="Courier New"/>
            <w:color w:val="008080"/>
            <w:szCs w:val="18"/>
            <w:lang w:eastAsia="en-US"/>
          </w:rPr>
          <w:t>&gt;</w:t>
        </w:r>
      </w:ins>
    </w:p>
    <w:p w14:paraId="545E45B3"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ins w:id="3234" w:author="COLMENA MATEOS Adrian" w:date="2018-11-26T16:45:00Z"/>
          <w:rFonts w:ascii="Courier New" w:hAnsi="Courier New" w:cs="Courier New"/>
          <w:szCs w:val="18"/>
          <w:lang w:eastAsia="en-US"/>
        </w:rPr>
      </w:pPr>
      <w:ins w:id="3235" w:author="COLMENA MATEOS Adrian" w:date="2018-11-26T16:45:00Z">
        <w:r w:rsidRPr="00202653">
          <w:rPr>
            <w:rFonts w:ascii="Courier New" w:hAnsi="Courier New" w:cs="Courier New"/>
            <w:color w:val="000000"/>
            <w:szCs w:val="18"/>
            <w:lang w:eastAsia="en-US"/>
          </w:rPr>
          <w:tab/>
        </w:r>
        <w:r w:rsidRPr="00202653">
          <w:rPr>
            <w:rFonts w:ascii="Courier New" w:hAnsi="Courier New" w:cs="Courier New"/>
            <w:color w:val="008080"/>
            <w:szCs w:val="18"/>
            <w:lang w:eastAsia="en-US"/>
          </w:rPr>
          <w:t>&lt;/</w:t>
        </w:r>
        <w:r w:rsidRPr="00202653">
          <w:rPr>
            <w:rFonts w:ascii="Courier New" w:hAnsi="Courier New" w:cs="Courier New"/>
            <w:color w:val="3F7F7F"/>
            <w:szCs w:val="18"/>
            <w:lang w:eastAsia="en-US"/>
          </w:rPr>
          <w:t>persistence-unit</w:t>
        </w:r>
        <w:r w:rsidRPr="00202653">
          <w:rPr>
            <w:rFonts w:ascii="Courier New" w:hAnsi="Courier New" w:cs="Courier New"/>
            <w:color w:val="008080"/>
            <w:szCs w:val="18"/>
            <w:lang w:eastAsia="en-US"/>
          </w:rPr>
          <w:t>&gt;</w:t>
        </w:r>
      </w:ins>
    </w:p>
    <w:p w14:paraId="2E02F3E1" w14:textId="3FA4D59E" w:rsidR="007222FA" w:rsidRDefault="00202653" w:rsidP="00202653">
      <w:pPr>
        <w:pBdr>
          <w:top w:val="single" w:sz="4" w:space="1" w:color="auto"/>
          <w:left w:val="single" w:sz="4" w:space="4" w:color="auto"/>
          <w:bottom w:val="single" w:sz="4" w:space="1" w:color="auto"/>
          <w:right w:val="single" w:sz="4" w:space="4" w:color="auto"/>
        </w:pBdr>
        <w:spacing w:before="0" w:line="240" w:lineRule="auto"/>
        <w:jc w:val="left"/>
        <w:rPr>
          <w:ins w:id="3236" w:author="COLMENA MATEOS Adrian" w:date="2018-11-26T16:44:00Z"/>
        </w:rPr>
      </w:pPr>
      <w:ins w:id="3237" w:author="COLMENA MATEOS Adrian" w:date="2018-11-26T16:45:00Z">
        <w:r w:rsidRPr="00202653">
          <w:rPr>
            <w:rFonts w:ascii="Courier New" w:hAnsi="Courier New" w:cs="Courier New"/>
            <w:color w:val="008080"/>
            <w:szCs w:val="18"/>
            <w:lang w:eastAsia="en-US"/>
          </w:rPr>
          <w:t>&lt;/</w:t>
        </w:r>
        <w:r w:rsidRPr="00202653">
          <w:rPr>
            <w:rFonts w:ascii="Courier New" w:hAnsi="Courier New" w:cs="Courier New"/>
            <w:color w:val="3F7F7F"/>
            <w:szCs w:val="18"/>
            <w:lang w:eastAsia="en-US"/>
          </w:rPr>
          <w:t>persistence</w:t>
        </w:r>
        <w:r w:rsidRPr="00202653">
          <w:rPr>
            <w:rFonts w:ascii="Courier New" w:hAnsi="Courier New" w:cs="Courier New"/>
            <w:color w:val="008080"/>
            <w:szCs w:val="18"/>
            <w:lang w:eastAsia="en-US"/>
          </w:rPr>
          <w:t>&gt;</w:t>
        </w:r>
      </w:ins>
      <w:ins w:id="3238" w:author="COLMENA MATEOS Adrian" w:date="2018-11-26T13:00:00Z">
        <w:r w:rsidR="007222FA">
          <w:br w:type="page"/>
        </w:r>
      </w:ins>
    </w:p>
    <w:p w14:paraId="16639016" w14:textId="77777777" w:rsidR="00202653" w:rsidRDefault="00202653" w:rsidP="007222FA">
      <w:pPr>
        <w:spacing w:before="0" w:line="240" w:lineRule="auto"/>
        <w:ind w:left="0"/>
        <w:jc w:val="left"/>
        <w:rPr>
          <w:ins w:id="3239" w:author="COLMENA MATEOS Adrian" w:date="2018-11-26T13:01:00Z"/>
        </w:rPr>
      </w:pPr>
    </w:p>
    <w:p w14:paraId="7B3E834F" w14:textId="4590460E" w:rsidR="007222FA" w:rsidRPr="00202653" w:rsidRDefault="00A73FEE" w:rsidP="00202653">
      <w:pPr>
        <w:pStyle w:val="Ttulo2"/>
        <w:rPr>
          <w:ins w:id="3240" w:author="COLMENA MATEOS Adrian" w:date="2018-11-26T13:00:00Z"/>
        </w:rPr>
      </w:pPr>
      <w:bookmarkStart w:id="3241" w:name="_Toc532387533"/>
      <w:ins w:id="3242" w:author="COLMENA MATEOS Adrian" w:date="2018-11-26T13:03:00Z">
        <w:r>
          <w:t>Creación de servicios de entidad</w:t>
        </w:r>
      </w:ins>
      <w:bookmarkEnd w:id="3241"/>
    </w:p>
    <w:p w14:paraId="1041975A" w14:textId="506D68F8" w:rsidR="00DE35B9" w:rsidRDefault="00A73FEE" w:rsidP="007222FA">
      <w:pPr>
        <w:tabs>
          <w:tab w:val="left" w:pos="989"/>
        </w:tabs>
        <w:rPr>
          <w:ins w:id="3243" w:author="COLMENA MATEOS Adrian" w:date="2018-11-26T13:09:00Z"/>
        </w:rPr>
      </w:pPr>
      <w:ins w:id="3244" w:author="COLMENA MATEOS Adrian" w:date="2018-11-26T13:03:00Z">
        <w:r>
          <w:t xml:space="preserve">Se crea </w:t>
        </w:r>
      </w:ins>
      <w:ins w:id="3245" w:author="COLMENA MATEOS Adrian" w:date="2018-11-26T13:05:00Z">
        <w:r>
          <w:t>un nuevo paquete (com.JPAmanual.</w:t>
        </w:r>
      </w:ins>
      <w:ins w:id="3246" w:author="COLMENA MATEOS Adrian" w:date="2018-11-26T13:06:00Z">
        <w:r>
          <w:t xml:space="preserve">servicios) y </w:t>
        </w:r>
      </w:ins>
      <w:ins w:id="3247" w:author="COLMENA MATEOS Adrian" w:date="2018-11-26T13:03:00Z">
        <w:r>
          <w:t xml:space="preserve">una nueva clase </w:t>
        </w:r>
      </w:ins>
      <w:ins w:id="3248" w:author="COLMENA MATEOS Adrian" w:date="2018-11-26T13:06:00Z">
        <w:r>
          <w:t>(</w:t>
        </w:r>
      </w:ins>
      <w:ins w:id="3249" w:author="COLMENA MATEOS Adrian" w:date="2018-11-26T13:07:00Z">
        <w:r>
          <w:t>ServicioAnimal</w:t>
        </w:r>
      </w:ins>
      <w:ins w:id="3250" w:author="COLMENA MATEOS Adrian" w:date="2018-11-26T13:06:00Z">
        <w:r>
          <w:t>)</w:t>
        </w:r>
      </w:ins>
      <w:ins w:id="3251" w:author="COLMENA MATEOS Adrian" w:date="2018-11-26T13:07:00Z">
        <w:r>
          <w:t xml:space="preserve">, donse se crearán los métodos </w:t>
        </w:r>
      </w:ins>
      <w:ins w:id="3252" w:author="COLMENA MATEOS Adrian" w:date="2018-11-26T13:09:00Z">
        <w:r>
          <w:t>CRUD</w:t>
        </w:r>
      </w:ins>
      <w:ins w:id="3253" w:author="COLMENA MATEOS Adrian" w:date="2018-11-26T13:07:00Z">
        <w:r>
          <w:t xml:space="preserve">. </w:t>
        </w:r>
      </w:ins>
    </w:p>
    <w:p w14:paraId="7F2D76D2" w14:textId="4B480A0A" w:rsidR="00A73FEE" w:rsidRDefault="00A73FEE" w:rsidP="00A73FEE">
      <w:pPr>
        <w:pStyle w:val="Prrafodelista"/>
        <w:numPr>
          <w:ilvl w:val="0"/>
          <w:numId w:val="41"/>
        </w:numPr>
        <w:tabs>
          <w:tab w:val="left" w:pos="989"/>
        </w:tabs>
        <w:rPr>
          <w:ins w:id="3254" w:author="COLMENA MATEOS Adrian" w:date="2018-11-26T13:11:00Z"/>
        </w:rPr>
      </w:pPr>
      <w:ins w:id="3255" w:author="COLMENA MATEOS Adrian" w:date="2018-11-26T13:11:00Z">
        <w:r>
          <w:t>Método crearAnimal.</w:t>
        </w:r>
      </w:ins>
    </w:p>
    <w:p w14:paraId="66D4AE49" w14:textId="39CA66E2" w:rsidR="004B332A" w:rsidRDefault="00A73FEE" w:rsidP="00A73FEE">
      <w:pPr>
        <w:pStyle w:val="Prrafodelista"/>
        <w:tabs>
          <w:tab w:val="left" w:pos="989"/>
        </w:tabs>
        <w:ind w:left="921"/>
        <w:rPr>
          <w:ins w:id="3256" w:author="COLMENA MATEOS Adrian" w:date="2018-11-26T16:46:00Z"/>
        </w:rPr>
      </w:pPr>
      <w:ins w:id="3257" w:author="COLMENA MATEOS Adrian" w:date="2018-11-26T13:12:00Z">
        <w:r>
          <w:t xml:space="preserve">Para crear un </w:t>
        </w:r>
        <w:r w:rsidR="004B332A">
          <w:t xml:space="preserve">animal, es necesario pasarle como parámetros el </w:t>
        </w:r>
        <w:r w:rsidR="004B332A" w:rsidRPr="004B332A">
          <w:rPr>
            <w:i/>
          </w:rPr>
          <w:t>EntityManager</w:t>
        </w:r>
        <w:r w:rsidR="004B332A">
          <w:t xml:space="preserve"> (em), y </w:t>
        </w:r>
      </w:ins>
      <w:ins w:id="3258" w:author="COLMENA MATEOS Adrian" w:date="2018-11-26T13:13:00Z">
        <w:r w:rsidR="004B332A">
          <w:t>cada una de las propiedades</w:t>
        </w:r>
      </w:ins>
      <w:ins w:id="3259" w:author="COLMENA MATEOS Adrian" w:date="2018-11-26T13:12:00Z">
        <w:r w:rsidR="004B332A">
          <w:t xml:space="preserve"> </w:t>
        </w:r>
      </w:ins>
      <w:ins w:id="3260" w:author="COLMENA MATEOS Adrian" w:date="2018-11-26T13:14:00Z">
        <w:r w:rsidR="004B332A">
          <w:t xml:space="preserve">de la clase Animal. Dentro del método creamos un objeto Animal, y luego se lo pasamos al </w:t>
        </w:r>
        <w:r w:rsidR="004B332A" w:rsidRPr="004B332A">
          <w:rPr>
            <w:i/>
          </w:rPr>
          <w:t>EntityManager</w:t>
        </w:r>
      </w:ins>
      <w:ins w:id="3261" w:author="COLMENA MATEOS Adrian" w:date="2018-11-26T13:15:00Z">
        <w:r w:rsidR="004B332A">
          <w:rPr>
            <w:i/>
          </w:rPr>
          <w:t xml:space="preserve"> </w:t>
        </w:r>
        <w:r w:rsidR="004B332A">
          <w:t xml:space="preserve">para que ejecute el método </w:t>
        </w:r>
        <w:r w:rsidR="004B332A" w:rsidRPr="004B332A">
          <w:rPr>
            <w:i/>
          </w:rPr>
          <w:t>persist</w:t>
        </w:r>
      </w:ins>
      <w:ins w:id="3262" w:author="COLMENA MATEOS Adrian" w:date="2018-11-26T13:23:00Z">
        <w:r w:rsidR="006D0120">
          <w:rPr>
            <w:i/>
          </w:rPr>
          <w:t>()</w:t>
        </w:r>
      </w:ins>
      <w:ins w:id="3263" w:author="COLMENA MATEOS Adrian" w:date="2018-11-26T13:15:00Z">
        <w:r w:rsidR="004B332A">
          <w:t>.</w:t>
        </w:r>
      </w:ins>
    </w:p>
    <w:p w14:paraId="24D9C292" w14:textId="77777777" w:rsidR="00202653" w:rsidRDefault="00202653" w:rsidP="00A73FEE">
      <w:pPr>
        <w:pStyle w:val="Prrafodelista"/>
        <w:tabs>
          <w:tab w:val="left" w:pos="989"/>
        </w:tabs>
        <w:ind w:left="921"/>
        <w:rPr>
          <w:ins w:id="3264" w:author="COLMENA MATEOS Adrian" w:date="2018-11-26T16:46:00Z"/>
        </w:rPr>
      </w:pPr>
    </w:p>
    <w:p w14:paraId="06BE0DC5"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65" w:author="COLMENA MATEOS Adrian" w:date="2018-11-26T16:46:00Z"/>
          <w:rFonts w:ascii="Courier New" w:hAnsi="Courier New" w:cs="Courier New"/>
          <w:lang w:val="en-US" w:eastAsia="en-US"/>
        </w:rPr>
      </w:pPr>
      <w:ins w:id="3266" w:author="COLMENA MATEOS Adrian" w:date="2018-11-26T16:46:00Z">
        <w:r w:rsidRPr="00202653">
          <w:rPr>
            <w:rFonts w:ascii="Courier New" w:hAnsi="Courier New" w:cs="Courier New"/>
            <w:b/>
            <w:bCs/>
            <w:color w:val="7F0055"/>
            <w:lang w:val="en-US" w:eastAsia="en-US"/>
          </w:rPr>
          <w:t>package</w:t>
        </w:r>
        <w:r w:rsidRPr="00202653">
          <w:rPr>
            <w:rFonts w:ascii="Courier New" w:hAnsi="Courier New" w:cs="Courier New"/>
            <w:color w:val="000000"/>
            <w:lang w:val="en-US" w:eastAsia="en-US"/>
          </w:rPr>
          <w:t xml:space="preserve"> com.JPAmanual.servicios;</w:t>
        </w:r>
      </w:ins>
    </w:p>
    <w:p w14:paraId="4422F21E"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67" w:author="COLMENA MATEOS Adrian" w:date="2018-11-26T16:46:00Z"/>
          <w:rFonts w:ascii="Courier New" w:hAnsi="Courier New" w:cs="Courier New"/>
          <w:lang w:val="en-US" w:eastAsia="en-US"/>
        </w:rPr>
      </w:pPr>
    </w:p>
    <w:p w14:paraId="0BAF418B"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68" w:author="COLMENA MATEOS Adrian" w:date="2018-11-26T16:46:00Z"/>
          <w:rFonts w:ascii="Courier New" w:hAnsi="Courier New" w:cs="Courier New"/>
          <w:lang w:val="en-US" w:eastAsia="en-US"/>
        </w:rPr>
      </w:pPr>
      <w:ins w:id="3269" w:author="COLMENA MATEOS Adrian" w:date="2018-11-26T16:46:00Z">
        <w:r w:rsidRPr="00202653">
          <w:rPr>
            <w:rFonts w:ascii="Courier New" w:hAnsi="Courier New" w:cs="Courier New"/>
            <w:b/>
            <w:bCs/>
            <w:color w:val="7F0055"/>
            <w:lang w:val="en-US" w:eastAsia="en-US"/>
          </w:rPr>
          <w:t>import</w:t>
        </w:r>
        <w:r w:rsidRPr="00202653">
          <w:rPr>
            <w:rFonts w:ascii="Courier New" w:hAnsi="Courier New" w:cs="Courier New"/>
            <w:color w:val="000000"/>
            <w:lang w:val="en-US" w:eastAsia="en-US"/>
          </w:rPr>
          <w:t xml:space="preserve"> java.util.ArrayList;</w:t>
        </w:r>
      </w:ins>
    </w:p>
    <w:p w14:paraId="5D722066"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0" w:author="COLMENA MATEOS Adrian" w:date="2018-11-26T16:46:00Z"/>
          <w:rFonts w:ascii="Courier New" w:hAnsi="Courier New" w:cs="Courier New"/>
          <w:lang w:val="en-US" w:eastAsia="en-US"/>
        </w:rPr>
      </w:pPr>
      <w:ins w:id="3271" w:author="COLMENA MATEOS Adrian" w:date="2018-11-26T16:46:00Z">
        <w:r w:rsidRPr="00202653">
          <w:rPr>
            <w:rFonts w:ascii="Courier New" w:hAnsi="Courier New" w:cs="Courier New"/>
            <w:b/>
            <w:bCs/>
            <w:color w:val="7F0055"/>
            <w:lang w:val="en-US" w:eastAsia="en-US"/>
          </w:rPr>
          <w:t>import</w:t>
        </w:r>
        <w:r w:rsidRPr="00202653">
          <w:rPr>
            <w:rFonts w:ascii="Courier New" w:hAnsi="Courier New" w:cs="Courier New"/>
            <w:color w:val="000000"/>
            <w:lang w:val="en-US" w:eastAsia="en-US"/>
          </w:rPr>
          <w:t xml:space="preserve"> java.util.List;</w:t>
        </w:r>
      </w:ins>
    </w:p>
    <w:p w14:paraId="7E51DE04"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2" w:author="COLMENA MATEOS Adrian" w:date="2018-11-26T16:46:00Z"/>
          <w:rFonts w:ascii="Courier New" w:hAnsi="Courier New" w:cs="Courier New"/>
          <w:lang w:val="en-US" w:eastAsia="en-US"/>
        </w:rPr>
      </w:pPr>
      <w:ins w:id="3273" w:author="COLMENA MATEOS Adrian" w:date="2018-11-26T16:46:00Z">
        <w:r w:rsidRPr="00202653">
          <w:rPr>
            <w:rFonts w:ascii="Courier New" w:hAnsi="Courier New" w:cs="Courier New"/>
            <w:b/>
            <w:bCs/>
            <w:color w:val="7F0055"/>
            <w:lang w:val="en-US" w:eastAsia="en-US"/>
          </w:rPr>
          <w:t>import</w:t>
        </w:r>
        <w:r w:rsidRPr="00202653">
          <w:rPr>
            <w:rFonts w:ascii="Courier New" w:hAnsi="Courier New" w:cs="Courier New"/>
            <w:color w:val="000000"/>
            <w:lang w:val="en-US" w:eastAsia="en-US"/>
          </w:rPr>
          <w:t xml:space="preserve"> javax.persistence.EntityManager;</w:t>
        </w:r>
      </w:ins>
    </w:p>
    <w:p w14:paraId="25BF2E0D"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4" w:author="COLMENA MATEOS Adrian" w:date="2018-11-26T16:46:00Z"/>
          <w:rFonts w:ascii="Courier New" w:hAnsi="Courier New" w:cs="Courier New"/>
          <w:lang w:val="en-US" w:eastAsia="en-US"/>
        </w:rPr>
      </w:pPr>
      <w:ins w:id="3275" w:author="COLMENA MATEOS Adrian" w:date="2018-11-26T16:46:00Z">
        <w:r w:rsidRPr="00202653">
          <w:rPr>
            <w:rFonts w:ascii="Courier New" w:hAnsi="Courier New" w:cs="Courier New"/>
            <w:b/>
            <w:bCs/>
            <w:color w:val="7F0055"/>
            <w:lang w:val="en-US" w:eastAsia="en-US"/>
          </w:rPr>
          <w:t>import</w:t>
        </w:r>
        <w:r w:rsidRPr="00202653">
          <w:rPr>
            <w:rFonts w:ascii="Courier New" w:hAnsi="Courier New" w:cs="Courier New"/>
            <w:color w:val="000000"/>
            <w:lang w:val="en-US" w:eastAsia="en-US"/>
          </w:rPr>
          <w:t xml:space="preserve"> com.JPAmanual.entidad.Animal;</w:t>
        </w:r>
      </w:ins>
    </w:p>
    <w:p w14:paraId="32566019"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6" w:author="COLMENA MATEOS Adrian" w:date="2018-11-26T16:46:00Z"/>
          <w:rFonts w:ascii="Courier New" w:hAnsi="Courier New" w:cs="Courier New"/>
          <w:lang w:val="en-US" w:eastAsia="en-US"/>
        </w:rPr>
      </w:pPr>
    </w:p>
    <w:p w14:paraId="36B15B7A"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7" w:author="COLMENA MATEOS Adrian" w:date="2018-11-26T16:46:00Z"/>
          <w:rFonts w:ascii="Courier New" w:hAnsi="Courier New" w:cs="Courier New"/>
          <w:lang w:val="en-US" w:eastAsia="en-US"/>
        </w:rPr>
      </w:pPr>
      <w:ins w:id="3278" w:author="COLMENA MATEOS Adrian" w:date="2018-11-26T16:46:00Z">
        <w:r w:rsidRPr="00202653">
          <w:rPr>
            <w:rFonts w:ascii="Courier New" w:hAnsi="Courier New" w:cs="Courier New"/>
            <w:b/>
            <w:bCs/>
            <w:color w:val="7F0055"/>
            <w:lang w:val="en-US" w:eastAsia="en-US"/>
          </w:rPr>
          <w:t>public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class</w:t>
        </w:r>
        <w:r w:rsidRPr="00202653">
          <w:rPr>
            <w:rFonts w:ascii="Courier New" w:hAnsi="Courier New" w:cs="Courier New"/>
            <w:color w:val="000000"/>
            <w:lang w:val="en-US" w:eastAsia="en-US"/>
          </w:rPr>
          <w:t xml:space="preserve"> ServicioAnimal {</w:t>
        </w:r>
      </w:ins>
    </w:p>
    <w:p w14:paraId="4D0F1A3B"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79" w:author="COLMENA MATEOS Adrian" w:date="2018-11-26T16:46:00Z"/>
          <w:rFonts w:ascii="Courier New" w:hAnsi="Courier New" w:cs="Courier New"/>
          <w:lang w:val="en-US" w:eastAsia="en-US"/>
        </w:rPr>
      </w:pPr>
    </w:p>
    <w:p w14:paraId="576E2B24"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80" w:author="COLMENA MATEOS Adrian" w:date="2018-11-26T16:46:00Z"/>
          <w:rFonts w:ascii="Courier New" w:hAnsi="Courier New" w:cs="Courier New"/>
          <w:lang w:val="en-US" w:eastAsia="en-US"/>
        </w:rPr>
      </w:pPr>
      <w:ins w:id="3281" w:author="COLMENA MATEOS Adrian" w:date="2018-11-26T16:46:00Z">
        <w:r w:rsidRPr="00202653">
          <w:rPr>
            <w:rFonts w:ascii="Courier New" w:hAnsi="Courier New" w:cs="Courier New"/>
            <w:color w:val="000000"/>
            <w:lang w:val="en-US" w:eastAsia="en-US"/>
          </w:rPr>
          <w:tab/>
        </w:r>
        <w:r w:rsidRPr="00202653">
          <w:rPr>
            <w:rFonts w:ascii="Courier New" w:hAnsi="Courier New" w:cs="Courier New"/>
            <w:color w:val="3F7F5F"/>
            <w:lang w:val="en-US" w:eastAsia="en-US"/>
          </w:rPr>
          <w:t>// Persist</w:t>
        </w:r>
      </w:ins>
    </w:p>
    <w:p w14:paraId="3879D886" w14:textId="0FE7398D"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82" w:author="COLMENA MATEOS Adrian" w:date="2018-11-26T16:46:00Z"/>
          <w:rFonts w:ascii="Courier New" w:hAnsi="Courier New" w:cs="Courier New"/>
          <w:lang w:val="en-US" w:eastAsia="en-US"/>
        </w:rPr>
      </w:pPr>
      <w:ins w:id="3283" w:author="COLMENA MATEOS Adrian" w:date="2018-11-26T16:46:00Z">
        <w:r w:rsidRPr="00202653">
          <w:rPr>
            <w:rFonts w:ascii="Courier New" w:hAnsi="Courier New" w:cs="Courier New"/>
            <w:color w:val="000000"/>
            <w:lang w:val="en-US" w:eastAsia="en-US"/>
          </w:rPr>
          <w:tab/>
        </w:r>
        <w:r w:rsidRPr="00202653">
          <w:rPr>
            <w:rFonts w:ascii="Courier New" w:hAnsi="Courier New" w:cs="Courier New"/>
            <w:b/>
            <w:bCs/>
            <w:color w:val="7F0055"/>
            <w:lang w:val="en-US" w:eastAsia="en-US"/>
          </w:rPr>
          <w:t>public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static</w:t>
        </w:r>
        <w:r w:rsidRPr="00202653">
          <w:rPr>
            <w:rFonts w:ascii="Courier New" w:hAnsi="Courier New" w:cs="Courier New"/>
            <w:color w:val="000000"/>
            <w:lang w:val="en-US" w:eastAsia="en-US"/>
          </w:rPr>
          <w:t xml:space="preserve"> Animal crearAnimal(EntityManager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nombre</w:t>
        </w:r>
        <w:r w:rsidRPr="00202653">
          <w:rPr>
            <w:rFonts w:ascii="Courier New" w:hAnsi="Courier New" w:cs="Courier New"/>
            <w:color w:val="000000"/>
            <w:lang w:val="en-US" w:eastAsia="en-US"/>
          </w:rPr>
          <w:t xml:space="preserve">, </w:t>
        </w:r>
      </w:ins>
      <w:ins w:id="3284" w:author="COLMENA MATEOS Adrian" w:date="2018-11-26T16:48:00Z">
        <w:r>
          <w:rPr>
            <w:rFonts w:ascii="Courier New" w:hAnsi="Courier New" w:cs="Courier New"/>
            <w:color w:val="000000"/>
            <w:lang w:val="en-US" w:eastAsia="en-US"/>
          </w:rPr>
          <w:br/>
        </w:r>
        <w:r w:rsidR="007C3496">
          <w:rPr>
            <w:rFonts w:ascii="Courier New" w:hAnsi="Courier New" w:cs="Courier New"/>
            <w:color w:val="000000"/>
            <w:lang w:val="en-US" w:eastAsia="en-US"/>
          </w:rPr>
          <w:t xml:space="preserve">       </w:t>
        </w:r>
      </w:ins>
      <w:ins w:id="3285" w:author="COLMENA MATEOS Adrian" w:date="2018-11-26T16:46:00Z">
        <w:r w:rsidRPr="00202653">
          <w:rPr>
            <w:rFonts w:ascii="Courier New" w:hAnsi="Courier New" w:cs="Courier New"/>
            <w:color w:val="000000"/>
            <w:lang w:val="en-US" w:eastAsia="en-US"/>
          </w:rPr>
          <w:t xml:space="preserve">String </w:t>
        </w:r>
        <w:r w:rsidRPr="00202653">
          <w:rPr>
            <w:rFonts w:ascii="Courier New" w:hAnsi="Courier New" w:cs="Courier New"/>
            <w:color w:val="6A3E3E"/>
            <w:lang w:val="en-US" w:eastAsia="en-US"/>
          </w:rPr>
          <w:t>clase</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hábitat</w:t>
        </w:r>
        <w:r w:rsidRPr="00202653">
          <w:rPr>
            <w:rFonts w:ascii="Courier New" w:hAnsi="Courier New" w:cs="Courier New"/>
            <w:color w:val="000000"/>
            <w:lang w:val="en-US" w:eastAsia="en-US"/>
          </w:rPr>
          <w:t>) {</w:t>
        </w:r>
      </w:ins>
    </w:p>
    <w:p w14:paraId="35745B5B"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86" w:author="COLMENA MATEOS Adrian" w:date="2018-11-26T16:46:00Z"/>
          <w:rFonts w:ascii="Courier New" w:hAnsi="Courier New" w:cs="Courier New"/>
          <w:lang w:eastAsia="en-US"/>
        </w:rPr>
      </w:pPr>
      <w:ins w:id="3287" w:author="COLMENA MATEOS Adrian" w:date="2018-11-26T16:46:00Z">
        <w:r w:rsidRPr="00202653">
          <w:rPr>
            <w:rFonts w:ascii="Courier New" w:hAnsi="Courier New" w:cs="Courier New"/>
            <w:color w:val="000000"/>
            <w:lang w:val="en-US" w:eastAsia="en-US"/>
          </w:rPr>
          <w:tab/>
        </w:r>
        <w:r w:rsidRPr="00202653">
          <w:rPr>
            <w:rFonts w:ascii="Courier New" w:hAnsi="Courier New" w:cs="Courier New"/>
            <w:color w:val="000000"/>
            <w:lang w:val="en-US" w:eastAsia="en-US"/>
          </w:rPr>
          <w:tab/>
        </w:r>
        <w:r w:rsidRPr="00202653">
          <w:rPr>
            <w:rFonts w:ascii="Courier New" w:hAnsi="Courier New" w:cs="Courier New"/>
            <w:color w:val="000000"/>
            <w:lang w:eastAsia="en-US"/>
          </w:rPr>
          <w:t xml:space="preserve">Animal </w:t>
        </w:r>
        <w:r w:rsidRPr="00202653">
          <w:rPr>
            <w:rFonts w:ascii="Courier New" w:hAnsi="Courier New" w:cs="Courier New"/>
            <w:color w:val="6A3E3E"/>
            <w:lang w:eastAsia="en-US"/>
          </w:rPr>
          <w:t>a</w:t>
        </w:r>
        <w:r w:rsidRPr="00202653">
          <w:rPr>
            <w:rFonts w:ascii="Courier New" w:hAnsi="Courier New" w:cs="Courier New"/>
            <w:color w:val="000000"/>
            <w:lang w:eastAsia="en-US"/>
          </w:rPr>
          <w:t xml:space="preserve"> = </w:t>
        </w:r>
        <w:r w:rsidRPr="00202653">
          <w:rPr>
            <w:rFonts w:ascii="Courier New" w:hAnsi="Courier New" w:cs="Courier New"/>
            <w:b/>
            <w:bCs/>
            <w:color w:val="7F0055"/>
            <w:lang w:eastAsia="en-US"/>
          </w:rPr>
          <w:t>new</w:t>
        </w:r>
        <w:r w:rsidRPr="00202653">
          <w:rPr>
            <w:rFonts w:ascii="Courier New" w:hAnsi="Courier New" w:cs="Courier New"/>
            <w:color w:val="000000"/>
            <w:lang w:eastAsia="en-US"/>
          </w:rPr>
          <w:t xml:space="preserve"> Animal(</w:t>
        </w:r>
        <w:r w:rsidRPr="00202653">
          <w:rPr>
            <w:rFonts w:ascii="Courier New" w:hAnsi="Courier New" w:cs="Courier New"/>
            <w:color w:val="6A3E3E"/>
            <w:lang w:eastAsia="en-US"/>
          </w:rPr>
          <w:t>id</w:t>
        </w:r>
        <w:r w:rsidRPr="00202653">
          <w:rPr>
            <w:rFonts w:ascii="Courier New" w:hAnsi="Courier New" w:cs="Courier New"/>
            <w:color w:val="000000"/>
            <w:lang w:eastAsia="en-US"/>
          </w:rPr>
          <w:t xml:space="preserve">, </w:t>
        </w:r>
        <w:r w:rsidRPr="00202653">
          <w:rPr>
            <w:rFonts w:ascii="Courier New" w:hAnsi="Courier New" w:cs="Courier New"/>
            <w:color w:val="6A3E3E"/>
            <w:lang w:eastAsia="en-US"/>
          </w:rPr>
          <w:t>nombre</w:t>
        </w:r>
        <w:r w:rsidRPr="00202653">
          <w:rPr>
            <w:rFonts w:ascii="Courier New" w:hAnsi="Courier New" w:cs="Courier New"/>
            <w:color w:val="000000"/>
            <w:lang w:eastAsia="en-US"/>
          </w:rPr>
          <w:t xml:space="preserve">, </w:t>
        </w:r>
        <w:r w:rsidRPr="00202653">
          <w:rPr>
            <w:rFonts w:ascii="Courier New" w:hAnsi="Courier New" w:cs="Courier New"/>
            <w:color w:val="6A3E3E"/>
            <w:lang w:eastAsia="en-US"/>
          </w:rPr>
          <w:t>clase</w:t>
        </w:r>
        <w:r w:rsidRPr="00202653">
          <w:rPr>
            <w:rFonts w:ascii="Courier New" w:hAnsi="Courier New" w:cs="Courier New"/>
            <w:color w:val="000000"/>
            <w:lang w:eastAsia="en-US"/>
          </w:rPr>
          <w:t xml:space="preserve">, </w:t>
        </w:r>
        <w:r w:rsidRPr="00202653">
          <w:rPr>
            <w:rFonts w:ascii="Courier New" w:hAnsi="Courier New" w:cs="Courier New"/>
            <w:color w:val="6A3E3E"/>
            <w:lang w:eastAsia="en-US"/>
          </w:rPr>
          <w:t>hábitat</w:t>
        </w:r>
        <w:r w:rsidRPr="00202653">
          <w:rPr>
            <w:rFonts w:ascii="Courier New" w:hAnsi="Courier New" w:cs="Courier New"/>
            <w:color w:val="000000"/>
            <w:lang w:eastAsia="en-US"/>
          </w:rPr>
          <w:t>);</w:t>
        </w:r>
      </w:ins>
    </w:p>
    <w:p w14:paraId="4BE18142" w14:textId="77777777"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88" w:author="COLMENA MATEOS Adrian" w:date="2018-11-26T16:46:00Z"/>
          <w:rFonts w:ascii="Courier New" w:hAnsi="Courier New" w:cs="Courier New"/>
          <w:lang w:val="en-US" w:eastAsia="en-US"/>
        </w:rPr>
      </w:pPr>
      <w:ins w:id="3289" w:author="COLMENA MATEOS Adrian" w:date="2018-11-26T16:46:00Z">
        <w:r w:rsidRPr="00202653">
          <w:rPr>
            <w:rFonts w:ascii="Courier New" w:hAnsi="Courier New" w:cs="Courier New"/>
            <w:color w:val="000000"/>
            <w:lang w:eastAsia="en-US"/>
          </w:rPr>
          <w:tab/>
        </w:r>
        <w:r w:rsidRPr="00202653">
          <w:rPr>
            <w:rFonts w:ascii="Courier New" w:hAnsi="Courier New" w:cs="Courier New"/>
            <w:color w:val="000000"/>
            <w:lang w:eastAsia="en-US"/>
          </w:rPr>
          <w:tab/>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.persist(</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w:t>
        </w:r>
      </w:ins>
    </w:p>
    <w:p w14:paraId="0C01A77F" w14:textId="77777777" w:rsid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90" w:author="COLMENA MATEOS Adrian" w:date="2018-11-26T16:47:00Z"/>
          <w:rFonts w:ascii="Courier New" w:hAnsi="Courier New" w:cs="Courier New"/>
          <w:lang w:val="en-US" w:eastAsia="en-US"/>
        </w:rPr>
      </w:pPr>
      <w:ins w:id="3291" w:author="COLMENA MATEOS Adrian" w:date="2018-11-26T16:46:00Z">
        <w:r w:rsidRPr="00202653">
          <w:rPr>
            <w:rFonts w:ascii="Courier New" w:hAnsi="Courier New" w:cs="Courier New"/>
            <w:color w:val="000000"/>
            <w:lang w:val="en-US" w:eastAsia="en-US"/>
          </w:rPr>
          <w:tab/>
        </w:r>
        <w:r w:rsidRPr="00202653">
          <w:rPr>
            <w:rFonts w:ascii="Courier New" w:hAnsi="Courier New" w:cs="Courier New"/>
            <w:color w:val="000000"/>
            <w:lang w:val="en-US" w:eastAsia="en-US"/>
          </w:rPr>
          <w:tab/>
        </w:r>
        <w:r w:rsidRPr="00202653">
          <w:rPr>
            <w:rFonts w:ascii="Courier New" w:hAnsi="Courier New" w:cs="Courier New"/>
            <w:b/>
            <w:bCs/>
            <w:color w:val="7F0055"/>
            <w:lang w:val="en-US" w:eastAsia="en-US"/>
          </w:rPr>
          <w:t>return</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w:t>
        </w:r>
      </w:ins>
    </w:p>
    <w:p w14:paraId="400CA35D" w14:textId="5481A0C6" w:rsidR="00202653" w:rsidRPr="00202653" w:rsidRDefault="00202653" w:rsidP="002026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292" w:author="COLMENA MATEOS Adrian" w:date="2018-11-26T13:15:00Z"/>
          <w:rFonts w:ascii="Courier New" w:hAnsi="Courier New" w:cs="Courier New"/>
          <w:lang w:val="en-US" w:eastAsia="en-US"/>
        </w:rPr>
      </w:pPr>
      <w:ins w:id="3293" w:author="COLMENA MATEOS Adrian" w:date="2018-11-26T16:46:00Z">
        <w:r w:rsidRPr="00202653">
          <w:rPr>
            <w:rFonts w:ascii="Courier New" w:hAnsi="Courier New" w:cs="Courier New"/>
            <w:color w:val="000000"/>
            <w:lang w:eastAsia="en-US"/>
          </w:rPr>
          <w:t>}</w:t>
        </w:r>
      </w:ins>
    </w:p>
    <w:p w14:paraId="17CDA91E" w14:textId="199025A3" w:rsidR="004B332A" w:rsidRPr="004B332A" w:rsidRDefault="004B332A" w:rsidP="004B332A">
      <w:pPr>
        <w:tabs>
          <w:tab w:val="left" w:pos="2117"/>
        </w:tabs>
        <w:rPr>
          <w:ins w:id="3294" w:author="COLMENA MATEOS Adrian" w:date="2018-11-26T13:15:00Z"/>
        </w:rPr>
      </w:pPr>
    </w:p>
    <w:p w14:paraId="6AC1182D" w14:textId="5C2AACC6" w:rsidR="004B332A" w:rsidRDefault="004B332A" w:rsidP="004B332A">
      <w:pPr>
        <w:pStyle w:val="Prrafodelista"/>
        <w:numPr>
          <w:ilvl w:val="0"/>
          <w:numId w:val="41"/>
        </w:numPr>
        <w:tabs>
          <w:tab w:val="left" w:pos="989"/>
        </w:tabs>
        <w:rPr>
          <w:ins w:id="3295" w:author="COLMENA MATEOS Adrian" w:date="2018-11-26T13:16:00Z"/>
        </w:rPr>
      </w:pPr>
      <w:ins w:id="3296" w:author="COLMENA MATEOS Adrian" w:date="2018-11-26T13:16:00Z">
        <w:r>
          <w:t>Método encontrarAnimal.</w:t>
        </w:r>
      </w:ins>
    </w:p>
    <w:p w14:paraId="0CC95729" w14:textId="1C3A1444" w:rsidR="004B332A" w:rsidRDefault="004B332A" w:rsidP="004B332A">
      <w:pPr>
        <w:pStyle w:val="Prrafodelista"/>
        <w:tabs>
          <w:tab w:val="left" w:pos="989"/>
        </w:tabs>
        <w:ind w:left="921"/>
        <w:rPr>
          <w:ins w:id="3297" w:author="COLMENA MATEOS Adrian" w:date="2018-11-26T16:48:00Z"/>
        </w:rPr>
      </w:pPr>
      <w:ins w:id="3298" w:author="COLMENA MATEOS Adrian" w:date="2018-11-26T13:16:00Z">
        <w:r>
          <w:t xml:space="preserve">Para poder encontrar un animal en concreto de la base de datos y que nos lo devuelva </w:t>
        </w:r>
      </w:ins>
      <w:ins w:id="3299" w:author="COLMENA MATEOS Adrian" w:date="2018-11-26T13:19:00Z">
        <w:r>
          <w:t xml:space="preserve">como un objeto de Java se le pasa por parámetros el </w:t>
        </w:r>
        <w:r w:rsidRPr="004B332A">
          <w:rPr>
            <w:i/>
          </w:rPr>
          <w:t>EntityManager</w:t>
        </w:r>
        <w:r>
          <w:t xml:space="preserve"> (em)</w:t>
        </w:r>
      </w:ins>
      <w:ins w:id="3300" w:author="COLMENA MATEOS Adrian" w:date="2018-11-26T13:20:00Z">
        <w:r>
          <w:t xml:space="preserve">, y la clave primaria (id). El </w:t>
        </w:r>
        <w:r w:rsidRPr="004B332A">
          <w:rPr>
            <w:i/>
          </w:rPr>
          <w:t>EntityManager</w:t>
        </w:r>
        <w:r>
          <w:t xml:space="preserve"> localizará al animal con el método </w:t>
        </w:r>
        <w:r>
          <w:rPr>
            <w:i/>
          </w:rPr>
          <w:t>find</w:t>
        </w:r>
      </w:ins>
      <w:ins w:id="3301" w:author="COLMENA MATEOS Adrian" w:date="2018-11-26T13:23:00Z">
        <w:r w:rsidR="006D0120">
          <w:rPr>
            <w:i/>
          </w:rPr>
          <w:t>()</w:t>
        </w:r>
      </w:ins>
      <w:ins w:id="3302" w:author="COLMENA MATEOS Adrian" w:date="2018-11-26T13:21:00Z">
        <w:r>
          <w:t>.</w:t>
        </w:r>
      </w:ins>
    </w:p>
    <w:p w14:paraId="7B282C26" w14:textId="623E74A3" w:rsidR="00202653" w:rsidRDefault="00202653" w:rsidP="004B332A">
      <w:pPr>
        <w:pStyle w:val="Prrafodelista"/>
        <w:tabs>
          <w:tab w:val="left" w:pos="989"/>
        </w:tabs>
        <w:ind w:left="921"/>
        <w:rPr>
          <w:ins w:id="3303" w:author="COLMENA MATEOS Adrian" w:date="2018-11-26T16:48:00Z"/>
        </w:rPr>
      </w:pPr>
    </w:p>
    <w:p w14:paraId="6097B763" w14:textId="2DC83FC1"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921"/>
        <w:jc w:val="left"/>
        <w:rPr>
          <w:ins w:id="3304" w:author="COLMENA MATEOS Adrian" w:date="2018-11-26T16:48:00Z"/>
          <w:rFonts w:ascii="Courier New" w:hAnsi="Courier New" w:cs="Courier New"/>
          <w:lang w:val="en-US" w:eastAsia="en-US"/>
        </w:rPr>
      </w:pPr>
      <w:ins w:id="3305" w:author="COLMENA MATEOS Adrian" w:date="2018-11-26T16:48:00Z">
        <w:r w:rsidRPr="00202653">
          <w:rPr>
            <w:rFonts w:ascii="Courier New" w:hAnsi="Courier New" w:cs="Courier New"/>
            <w:color w:val="3F7F5F"/>
            <w:lang w:val="en-US" w:eastAsia="en-US"/>
          </w:rPr>
          <w:t>// Find</w:t>
        </w:r>
      </w:ins>
    </w:p>
    <w:p w14:paraId="37633FC9" w14:textId="7FBA8A4C"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921"/>
        <w:jc w:val="left"/>
        <w:rPr>
          <w:ins w:id="3306" w:author="COLMENA MATEOS Adrian" w:date="2018-11-26T16:48:00Z"/>
          <w:rFonts w:ascii="Courier New" w:hAnsi="Courier New" w:cs="Courier New"/>
          <w:lang w:val="en-US" w:eastAsia="en-US"/>
        </w:rPr>
      </w:pPr>
      <w:ins w:id="3307" w:author="COLMENA MATEOS Adrian" w:date="2018-11-26T16:48:00Z">
        <w:r w:rsidRPr="00202653">
          <w:rPr>
            <w:rFonts w:ascii="Courier New" w:hAnsi="Courier New" w:cs="Courier New"/>
            <w:b/>
            <w:bCs/>
            <w:color w:val="7F0055"/>
            <w:lang w:val="en-US" w:eastAsia="en-US"/>
          </w:rPr>
          <w:t>public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static</w:t>
        </w:r>
        <w:r w:rsidRPr="00202653">
          <w:rPr>
            <w:rFonts w:ascii="Courier New" w:hAnsi="Courier New" w:cs="Courier New"/>
            <w:color w:val="000000"/>
            <w:lang w:val="en-US" w:eastAsia="en-US"/>
          </w:rPr>
          <w:t xml:space="preserve"> Animal encontrarAnimal(EntityManager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 {</w:t>
        </w:r>
      </w:ins>
    </w:p>
    <w:p w14:paraId="0232BB46" w14:textId="16B4CC76" w:rsid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921"/>
        <w:jc w:val="left"/>
        <w:rPr>
          <w:ins w:id="3308" w:author="COLMENA MATEOS Adrian" w:date="2018-11-26T16:49:00Z"/>
          <w:rFonts w:ascii="Courier New" w:hAnsi="Courier New" w:cs="Courier New"/>
          <w:lang w:val="en-US" w:eastAsia="en-US"/>
        </w:rPr>
      </w:pPr>
      <w:ins w:id="3309" w:author="COLMENA MATEOS Adrian" w:date="2018-11-26T16:48:00Z">
        <w:r w:rsidRPr="00202653">
          <w:rPr>
            <w:rFonts w:ascii="Courier New" w:hAnsi="Courier New" w:cs="Courier New"/>
            <w:b/>
            <w:bCs/>
            <w:color w:val="7F0055"/>
            <w:lang w:val="en-US" w:eastAsia="en-US"/>
          </w:rPr>
          <w:t>return</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.find(Animal.</w:t>
        </w:r>
        <w:r w:rsidRPr="00202653">
          <w:rPr>
            <w:rFonts w:ascii="Courier New" w:hAnsi="Courier New" w:cs="Courier New"/>
            <w:b/>
            <w:bCs/>
            <w:color w:val="7F0055"/>
            <w:lang w:val="en-US" w:eastAsia="en-US"/>
          </w:rPr>
          <w:t>class</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w:t>
        </w:r>
      </w:ins>
    </w:p>
    <w:p w14:paraId="110D88A7" w14:textId="5C47B003"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921"/>
        <w:jc w:val="left"/>
        <w:rPr>
          <w:ins w:id="3310" w:author="COLMENA MATEOS Adrian" w:date="2018-11-26T13:17:00Z"/>
          <w:rFonts w:ascii="Courier New" w:hAnsi="Courier New" w:cs="Courier New"/>
          <w:lang w:val="en-US" w:eastAsia="en-US"/>
        </w:rPr>
      </w:pPr>
      <w:ins w:id="3311" w:author="COLMENA MATEOS Adrian" w:date="2018-11-26T16:48:00Z">
        <w:r w:rsidRPr="00202653">
          <w:rPr>
            <w:rFonts w:ascii="Courier New" w:hAnsi="Courier New" w:cs="Courier New"/>
            <w:color w:val="000000"/>
            <w:lang w:eastAsia="en-US"/>
          </w:rPr>
          <w:t>}</w:t>
        </w:r>
      </w:ins>
    </w:p>
    <w:p w14:paraId="5432D64C" w14:textId="28090084" w:rsidR="004B332A" w:rsidRDefault="004B332A" w:rsidP="004B332A">
      <w:pPr>
        <w:pStyle w:val="Prrafodelista"/>
        <w:tabs>
          <w:tab w:val="left" w:pos="989"/>
        </w:tabs>
        <w:ind w:left="921"/>
        <w:rPr>
          <w:ins w:id="3312" w:author="COLMENA MATEOS Adrian" w:date="2018-11-26T13:16:00Z"/>
        </w:rPr>
      </w:pPr>
    </w:p>
    <w:p w14:paraId="1D77B35B" w14:textId="3F2FB196" w:rsidR="004B332A" w:rsidRPr="004B332A" w:rsidRDefault="004B332A" w:rsidP="004B332A">
      <w:pPr>
        <w:rPr>
          <w:ins w:id="3313" w:author="COLMENA MATEOS Adrian" w:date="2018-11-26T13:15:00Z"/>
        </w:rPr>
      </w:pPr>
    </w:p>
    <w:p w14:paraId="6EE07CAD" w14:textId="66778FD3" w:rsidR="004B332A" w:rsidRDefault="004B332A" w:rsidP="004B332A">
      <w:pPr>
        <w:pStyle w:val="Prrafodelista"/>
        <w:numPr>
          <w:ilvl w:val="0"/>
          <w:numId w:val="41"/>
        </w:numPr>
        <w:rPr>
          <w:ins w:id="3314" w:author="COLMENA MATEOS Adrian" w:date="2018-11-26T13:21:00Z"/>
        </w:rPr>
      </w:pPr>
      <w:ins w:id="3315" w:author="COLMENA MATEOS Adrian" w:date="2018-11-26T13:21:00Z">
        <w:r>
          <w:t>Método borrarAnimal.</w:t>
        </w:r>
      </w:ins>
    </w:p>
    <w:p w14:paraId="76839144" w14:textId="5A14E79C" w:rsidR="004B332A" w:rsidRPr="004C1B44" w:rsidRDefault="004B332A" w:rsidP="004B332A">
      <w:pPr>
        <w:pStyle w:val="Prrafodelista"/>
        <w:ind w:left="921"/>
        <w:rPr>
          <w:ins w:id="3316" w:author="COLMENA MATEOS Adrian" w:date="2018-11-26T13:23:00Z"/>
        </w:rPr>
      </w:pPr>
      <w:ins w:id="3317" w:author="COLMENA MATEOS Adrian" w:date="2018-11-26T13:21:00Z">
        <w:r>
          <w:t xml:space="preserve">Si se quiere borrar un registro de la base de datos desde Java será necesario otra vez pasarle el </w:t>
        </w:r>
      </w:ins>
      <w:ins w:id="3318" w:author="COLMENA MATEOS Adrian" w:date="2018-11-26T13:22:00Z">
        <w:r w:rsidRPr="004B332A">
          <w:rPr>
            <w:i/>
          </w:rPr>
          <w:t>EntityManager</w:t>
        </w:r>
        <w:r>
          <w:t xml:space="preserve"> (em), y la clave primaria (id), para que encuentre el animal que se quiere borrar. Una que el </w:t>
        </w:r>
        <w:r>
          <w:rPr>
            <w:i/>
          </w:rPr>
          <w:t>EntityManager</w:t>
        </w:r>
        <w:r>
          <w:t xml:space="preserve"> lo encuentre, ejecuta el comando </w:t>
        </w:r>
      </w:ins>
      <w:ins w:id="3319" w:author="COLMENA MATEOS Adrian" w:date="2018-11-26T13:23:00Z">
        <w:r>
          <w:rPr>
            <w:i/>
          </w:rPr>
          <w:t>remove</w:t>
        </w:r>
        <w:r w:rsidR="006D0120">
          <w:rPr>
            <w:i/>
          </w:rPr>
          <w:t>()</w:t>
        </w:r>
        <w:r>
          <w:t xml:space="preserve">. </w:t>
        </w:r>
        <w:r w:rsidR="006D0120">
          <w:t xml:space="preserve">Como condición para poder eliminarlo debe haber encontrado un registro con valor disitinto a </w:t>
        </w:r>
        <w:r w:rsidR="006D0120">
          <w:rPr>
            <w:i/>
          </w:rPr>
          <w:t>null.</w:t>
        </w:r>
      </w:ins>
      <w:ins w:id="3320" w:author="COLMENA MATEOS Adrian" w:date="2018-11-26T13:25:00Z">
        <w:r w:rsidR="004C1B44">
          <w:rPr>
            <w:i/>
          </w:rPr>
          <w:t xml:space="preserve"> </w:t>
        </w:r>
        <w:r w:rsidR="004C1B44">
          <w:t xml:space="preserve">Este método devolverá </w:t>
        </w:r>
        <w:r w:rsidR="004C1B44">
          <w:rPr>
            <w:i/>
          </w:rPr>
          <w:t xml:space="preserve">true </w:t>
        </w:r>
        <w:r w:rsidR="004C1B44">
          <w:t xml:space="preserve">si ha eliminado algún registro de la base de datos y </w:t>
        </w:r>
        <w:r w:rsidR="004C1B44">
          <w:rPr>
            <w:i/>
          </w:rPr>
          <w:t>false</w:t>
        </w:r>
        <w:r w:rsidR="004C1B44">
          <w:t>, si el registro no existe o se ha identificado de manera incorrecta</w:t>
        </w:r>
      </w:ins>
      <w:ins w:id="3321" w:author="COLMENA MATEOS Adrian" w:date="2018-11-26T13:26:00Z">
        <w:r w:rsidR="004C1B44">
          <w:t>.</w:t>
        </w:r>
      </w:ins>
    </w:p>
    <w:p w14:paraId="33B05262" w14:textId="013D80C6" w:rsidR="006D0120" w:rsidRDefault="006D0120" w:rsidP="004B332A">
      <w:pPr>
        <w:pStyle w:val="Prrafodelista"/>
        <w:ind w:left="921"/>
        <w:rPr>
          <w:ins w:id="3322" w:author="COLMENA MATEOS Adrian" w:date="2018-11-26T16:49:00Z"/>
          <w:i/>
        </w:rPr>
      </w:pPr>
    </w:p>
    <w:p w14:paraId="2F81D1D8" w14:textId="7775696A" w:rsidR="00202653" w:rsidRDefault="00202653" w:rsidP="004B332A">
      <w:pPr>
        <w:pStyle w:val="Prrafodelista"/>
        <w:ind w:left="921"/>
        <w:rPr>
          <w:ins w:id="3323" w:author="COLMENA MATEOS Adrian" w:date="2018-11-26T16:49:00Z"/>
          <w:i/>
        </w:rPr>
      </w:pPr>
    </w:p>
    <w:p w14:paraId="6E59F5E0" w14:textId="6126A586" w:rsidR="00202653" w:rsidRDefault="00202653" w:rsidP="004B332A">
      <w:pPr>
        <w:pStyle w:val="Prrafodelista"/>
        <w:ind w:left="921"/>
        <w:rPr>
          <w:ins w:id="3324" w:author="COLMENA MATEOS Adrian" w:date="2018-11-26T16:49:00Z"/>
          <w:i/>
        </w:rPr>
      </w:pPr>
    </w:p>
    <w:p w14:paraId="78E47971" w14:textId="33480129"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25" w:author="COLMENA MATEOS Adrian" w:date="2018-11-26T16:49:00Z"/>
          <w:rFonts w:ascii="Courier New" w:hAnsi="Courier New" w:cs="Courier New"/>
          <w:lang w:val="en-US" w:eastAsia="en-US"/>
        </w:rPr>
      </w:pPr>
      <w:ins w:id="3326" w:author="COLMENA MATEOS Adrian" w:date="2018-11-26T16:49:00Z">
        <w:r w:rsidRPr="00202653">
          <w:rPr>
            <w:rFonts w:ascii="Courier New" w:hAnsi="Courier New" w:cs="Courier New"/>
            <w:color w:val="3F7F5F"/>
            <w:lang w:val="en-US" w:eastAsia="en-US"/>
          </w:rPr>
          <w:lastRenderedPageBreak/>
          <w:t>// Remove</w:t>
        </w:r>
      </w:ins>
    </w:p>
    <w:p w14:paraId="7013D8A3" w14:textId="6DCED507"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27" w:author="COLMENA MATEOS Adrian" w:date="2018-11-26T16:49:00Z"/>
          <w:rFonts w:ascii="Courier New" w:hAnsi="Courier New" w:cs="Courier New"/>
          <w:lang w:val="en-US" w:eastAsia="en-US"/>
        </w:rPr>
      </w:pPr>
      <w:ins w:id="3328" w:author="COLMENA MATEOS Adrian" w:date="2018-11-26T16:49:00Z">
        <w:r w:rsidRPr="00202653">
          <w:rPr>
            <w:rFonts w:ascii="Courier New" w:hAnsi="Courier New" w:cs="Courier New"/>
            <w:b/>
            <w:bCs/>
            <w:color w:val="7F0055"/>
            <w:lang w:val="en-US" w:eastAsia="en-US"/>
          </w:rPr>
          <w:t>public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static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boolean</w:t>
        </w:r>
        <w:r w:rsidRPr="00202653">
          <w:rPr>
            <w:rFonts w:ascii="Courier New" w:hAnsi="Courier New" w:cs="Courier New"/>
            <w:color w:val="000000"/>
            <w:lang w:val="en-US" w:eastAsia="en-US"/>
          </w:rPr>
          <w:t xml:space="preserve"> borrarAnimal(EntityManager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 {</w:t>
        </w:r>
      </w:ins>
    </w:p>
    <w:p w14:paraId="446AD755" w14:textId="41AF9878"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29" w:author="COLMENA MATEOS Adrian" w:date="2018-11-26T16:49:00Z"/>
          <w:rFonts w:ascii="Courier New" w:hAnsi="Courier New" w:cs="Courier New"/>
          <w:lang w:val="en-US" w:eastAsia="en-US"/>
        </w:rPr>
      </w:pPr>
      <w:ins w:id="3330" w:author="COLMENA MATEOS Adrian" w:date="2018-11-26T16:49:00Z">
        <w:r w:rsidRPr="00202653">
          <w:rPr>
            <w:rFonts w:ascii="Courier New" w:hAnsi="Courier New" w:cs="Courier New"/>
            <w:color w:val="000000"/>
            <w:lang w:val="en-US" w:eastAsia="en-US"/>
          </w:rPr>
          <w:tab/>
          <w:t xml:space="preserve">Animal </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 xml:space="preserve"> =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.find(Animal.</w:t>
        </w:r>
        <w:r w:rsidRPr="00202653">
          <w:rPr>
            <w:rFonts w:ascii="Courier New" w:hAnsi="Courier New" w:cs="Courier New"/>
            <w:b/>
            <w:bCs/>
            <w:color w:val="7F0055"/>
            <w:lang w:val="en-US" w:eastAsia="en-US"/>
          </w:rPr>
          <w:t>class</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w:t>
        </w:r>
      </w:ins>
    </w:p>
    <w:p w14:paraId="51D3A3EE" w14:textId="4D160D07"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31" w:author="COLMENA MATEOS Adrian" w:date="2018-11-26T16:49:00Z"/>
          <w:rFonts w:ascii="Courier New" w:hAnsi="Courier New" w:cs="Courier New"/>
          <w:lang w:val="en-US" w:eastAsia="en-US"/>
        </w:rPr>
      </w:pPr>
      <w:ins w:id="3332" w:author="COLMENA MATEOS Adrian" w:date="2018-11-26T16:49:00Z">
        <w:r w:rsidRPr="00202653">
          <w:rPr>
            <w:rFonts w:ascii="Courier New" w:hAnsi="Courier New" w:cs="Courier New"/>
            <w:color w:val="000000"/>
            <w:lang w:val="en-US" w:eastAsia="en-US"/>
          </w:rPr>
          <w:tab/>
        </w:r>
        <w:r w:rsidRPr="00202653">
          <w:rPr>
            <w:rFonts w:ascii="Courier New" w:hAnsi="Courier New" w:cs="Courier New"/>
            <w:b/>
            <w:bCs/>
            <w:color w:val="7F0055"/>
            <w:lang w:val="en-US" w:eastAsia="en-US"/>
          </w:rPr>
          <w:t>if</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 xml:space="preserve"> != </w:t>
        </w:r>
        <w:r w:rsidRPr="00202653">
          <w:rPr>
            <w:rFonts w:ascii="Courier New" w:hAnsi="Courier New" w:cs="Courier New"/>
            <w:b/>
            <w:bCs/>
            <w:color w:val="7F0055"/>
            <w:lang w:val="en-US" w:eastAsia="en-US"/>
          </w:rPr>
          <w:t>null</w:t>
        </w:r>
        <w:r w:rsidRPr="00202653">
          <w:rPr>
            <w:rFonts w:ascii="Courier New" w:hAnsi="Courier New" w:cs="Courier New"/>
            <w:color w:val="000000"/>
            <w:lang w:val="en-US" w:eastAsia="en-US"/>
          </w:rPr>
          <w:t>) {</w:t>
        </w:r>
      </w:ins>
    </w:p>
    <w:p w14:paraId="3F44C950" w14:textId="1682F65D"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33" w:author="COLMENA MATEOS Adrian" w:date="2018-11-26T16:49:00Z"/>
          <w:rFonts w:ascii="Courier New" w:hAnsi="Courier New" w:cs="Courier New"/>
          <w:lang w:val="en-US" w:eastAsia="en-US"/>
        </w:rPr>
      </w:pPr>
      <w:ins w:id="3334" w:author="COLMENA MATEOS Adrian" w:date="2018-11-26T16:49:00Z">
        <w:r w:rsidRPr="00202653">
          <w:rPr>
            <w:rFonts w:ascii="Courier New" w:hAnsi="Courier New" w:cs="Courier New"/>
            <w:color w:val="000000"/>
            <w:lang w:val="en-US" w:eastAsia="en-US"/>
          </w:rPr>
          <w:tab/>
        </w:r>
        <w:r w:rsidRPr="00202653">
          <w:rPr>
            <w:rFonts w:ascii="Courier New" w:hAnsi="Courier New" w:cs="Courier New"/>
            <w:color w:val="000000"/>
            <w:lang w:val="en-US" w:eastAsia="en-US"/>
          </w:rPr>
          <w:tab/>
        </w:r>
        <w:r w:rsidRPr="00202653">
          <w:rPr>
            <w:rFonts w:ascii="Courier New" w:hAnsi="Courier New" w:cs="Courier New"/>
            <w:color w:val="000000"/>
            <w:u w:val="single"/>
            <w:lang w:val="en-US" w:eastAsia="en-US"/>
          </w:rPr>
          <w:t>em</w:t>
        </w:r>
        <w:r w:rsidRPr="00202653">
          <w:rPr>
            <w:rFonts w:ascii="Courier New" w:hAnsi="Courier New" w:cs="Courier New"/>
            <w:color w:val="000000"/>
            <w:lang w:val="en-US" w:eastAsia="en-US"/>
          </w:rPr>
          <w:t>.remove(</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w:t>
        </w:r>
      </w:ins>
    </w:p>
    <w:p w14:paraId="4CEBD276" w14:textId="1BDBFEBF"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35" w:author="COLMENA MATEOS Adrian" w:date="2018-11-26T16:49:00Z"/>
          <w:rFonts w:ascii="Courier New" w:hAnsi="Courier New" w:cs="Courier New"/>
          <w:lang w:eastAsia="en-US"/>
        </w:rPr>
      </w:pPr>
      <w:ins w:id="3336" w:author="COLMENA MATEOS Adrian" w:date="2018-11-26T16:49:00Z">
        <w:r w:rsidRPr="00202653">
          <w:rPr>
            <w:rFonts w:ascii="Courier New" w:hAnsi="Courier New" w:cs="Courier New"/>
            <w:color w:val="000000"/>
            <w:lang w:val="en-US" w:eastAsia="en-US"/>
          </w:rPr>
          <w:tab/>
        </w:r>
        <w:r w:rsidRPr="00202653">
          <w:rPr>
            <w:rFonts w:ascii="Courier New" w:hAnsi="Courier New" w:cs="Courier New"/>
            <w:color w:val="000000"/>
            <w:lang w:val="en-US" w:eastAsia="en-US"/>
          </w:rPr>
          <w:tab/>
        </w:r>
        <w:r w:rsidRPr="00202653">
          <w:rPr>
            <w:rFonts w:ascii="Courier New" w:hAnsi="Courier New" w:cs="Courier New"/>
            <w:b/>
            <w:bCs/>
            <w:color w:val="7F0055"/>
            <w:lang w:eastAsia="en-US"/>
          </w:rPr>
          <w:t>return</w:t>
        </w:r>
        <w:r w:rsidRPr="00202653">
          <w:rPr>
            <w:rFonts w:ascii="Courier New" w:hAnsi="Courier New" w:cs="Courier New"/>
            <w:color w:val="000000"/>
            <w:lang w:eastAsia="en-US"/>
          </w:rPr>
          <w:t xml:space="preserve"> </w:t>
        </w:r>
        <w:r w:rsidRPr="00202653">
          <w:rPr>
            <w:rFonts w:ascii="Courier New" w:hAnsi="Courier New" w:cs="Courier New"/>
            <w:b/>
            <w:bCs/>
            <w:color w:val="7F0055"/>
            <w:lang w:eastAsia="en-US"/>
          </w:rPr>
          <w:t>true</w:t>
        </w:r>
        <w:r w:rsidRPr="00202653">
          <w:rPr>
            <w:rFonts w:ascii="Courier New" w:hAnsi="Courier New" w:cs="Courier New"/>
            <w:color w:val="000000"/>
            <w:lang w:eastAsia="en-US"/>
          </w:rPr>
          <w:t>;</w:t>
        </w:r>
      </w:ins>
    </w:p>
    <w:p w14:paraId="0DF5CEE3" w14:textId="179085E3"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37" w:author="COLMENA MATEOS Adrian" w:date="2018-11-26T16:49:00Z"/>
          <w:rFonts w:ascii="Courier New" w:hAnsi="Courier New" w:cs="Courier New"/>
          <w:lang w:eastAsia="en-US"/>
        </w:rPr>
      </w:pPr>
      <w:ins w:id="3338" w:author="COLMENA MATEOS Adrian" w:date="2018-11-26T16:49:00Z">
        <w:r w:rsidRPr="00202653">
          <w:rPr>
            <w:rFonts w:ascii="Courier New" w:hAnsi="Courier New" w:cs="Courier New"/>
            <w:color w:val="000000"/>
            <w:lang w:eastAsia="en-US"/>
          </w:rPr>
          <w:tab/>
          <w:t>}</w:t>
        </w:r>
      </w:ins>
    </w:p>
    <w:p w14:paraId="207C4A8F" w14:textId="5281F2E5" w:rsid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39" w:author="COLMENA MATEOS Adrian" w:date="2018-11-26T16:49:00Z"/>
          <w:rFonts w:ascii="Courier New" w:hAnsi="Courier New" w:cs="Courier New"/>
          <w:lang w:eastAsia="en-US"/>
        </w:rPr>
      </w:pPr>
      <w:ins w:id="3340" w:author="COLMENA MATEOS Adrian" w:date="2018-11-26T16:49:00Z">
        <w:r w:rsidRPr="00202653">
          <w:rPr>
            <w:rFonts w:ascii="Courier New" w:hAnsi="Courier New" w:cs="Courier New"/>
            <w:color w:val="000000"/>
            <w:lang w:eastAsia="en-US"/>
          </w:rPr>
          <w:tab/>
        </w:r>
        <w:r w:rsidRPr="00202653">
          <w:rPr>
            <w:rFonts w:ascii="Courier New" w:hAnsi="Courier New" w:cs="Courier New"/>
            <w:b/>
            <w:bCs/>
            <w:color w:val="7F0055"/>
            <w:lang w:eastAsia="en-US"/>
          </w:rPr>
          <w:t>return</w:t>
        </w:r>
        <w:r w:rsidRPr="00202653">
          <w:rPr>
            <w:rFonts w:ascii="Courier New" w:hAnsi="Courier New" w:cs="Courier New"/>
            <w:color w:val="000000"/>
            <w:lang w:eastAsia="en-US"/>
          </w:rPr>
          <w:t xml:space="preserve"> </w:t>
        </w:r>
        <w:r w:rsidRPr="00202653">
          <w:rPr>
            <w:rFonts w:ascii="Courier New" w:hAnsi="Courier New" w:cs="Courier New"/>
            <w:b/>
            <w:bCs/>
            <w:color w:val="7F0055"/>
            <w:lang w:eastAsia="en-US"/>
          </w:rPr>
          <w:t>false</w:t>
        </w:r>
        <w:r w:rsidRPr="00202653">
          <w:rPr>
            <w:rFonts w:ascii="Courier New" w:hAnsi="Courier New" w:cs="Courier New"/>
            <w:color w:val="000000"/>
            <w:lang w:eastAsia="en-US"/>
          </w:rPr>
          <w:t>;</w:t>
        </w:r>
      </w:ins>
    </w:p>
    <w:p w14:paraId="22A8FC98" w14:textId="4167F3DC" w:rsidR="00202653" w:rsidRPr="00202653" w:rsidRDefault="00202653" w:rsidP="00F67B9B">
      <w:pPr>
        <w:pBdr>
          <w:top w:val="single" w:sz="4" w:space="1" w:color="auto"/>
          <w:left w:val="single" w:sz="4" w:space="0" w:color="auto"/>
          <w:bottom w:val="single" w:sz="4" w:space="1" w:color="auto"/>
          <w:right w:val="single" w:sz="4" w:space="4" w:color="auto"/>
        </w:pBdr>
        <w:autoSpaceDE w:val="0"/>
        <w:autoSpaceDN w:val="0"/>
        <w:adjustRightInd w:val="0"/>
        <w:spacing w:before="0" w:line="240" w:lineRule="auto"/>
        <w:ind w:left="709"/>
        <w:jc w:val="left"/>
        <w:rPr>
          <w:ins w:id="3341" w:author="COLMENA MATEOS Adrian" w:date="2018-11-26T13:15:00Z"/>
          <w:rFonts w:ascii="Courier New" w:hAnsi="Courier New" w:cs="Courier New"/>
          <w:lang w:eastAsia="en-US"/>
        </w:rPr>
      </w:pPr>
      <w:ins w:id="3342" w:author="COLMENA MATEOS Adrian" w:date="2018-11-26T16:49:00Z">
        <w:r w:rsidRPr="00202653">
          <w:rPr>
            <w:rFonts w:ascii="Courier New" w:hAnsi="Courier New" w:cs="Courier New"/>
            <w:color w:val="000000"/>
            <w:lang w:eastAsia="en-US"/>
          </w:rPr>
          <w:t>}</w:t>
        </w:r>
      </w:ins>
    </w:p>
    <w:p w14:paraId="0B009290" w14:textId="55224EB6" w:rsidR="004B332A" w:rsidRPr="004B332A" w:rsidRDefault="004B332A" w:rsidP="004B332A">
      <w:pPr>
        <w:rPr>
          <w:ins w:id="3343" w:author="COLMENA MATEOS Adrian" w:date="2018-11-26T13:15:00Z"/>
        </w:rPr>
      </w:pPr>
    </w:p>
    <w:p w14:paraId="568D034D" w14:textId="7845508C" w:rsidR="004C1B44" w:rsidRDefault="004C1B44" w:rsidP="004C1B44">
      <w:pPr>
        <w:pStyle w:val="Prrafodelista"/>
        <w:numPr>
          <w:ilvl w:val="0"/>
          <w:numId w:val="41"/>
        </w:numPr>
        <w:rPr>
          <w:ins w:id="3344" w:author="COLMENA MATEOS Adrian" w:date="2018-11-26T13:26:00Z"/>
        </w:rPr>
      </w:pPr>
      <w:ins w:id="3345" w:author="COLMENA MATEOS Adrian" w:date="2018-11-26T13:26:00Z">
        <w:r>
          <w:t>Método modificarAnimal.</w:t>
        </w:r>
      </w:ins>
    </w:p>
    <w:p w14:paraId="7AC490FD" w14:textId="59603582" w:rsidR="004C1B44" w:rsidRDefault="004C1B44" w:rsidP="004C1B44">
      <w:pPr>
        <w:pStyle w:val="Prrafodelista"/>
        <w:ind w:left="921"/>
        <w:rPr>
          <w:ins w:id="3346" w:author="COLMENA MATEOS Adrian" w:date="2018-11-26T16:50:00Z"/>
        </w:rPr>
      </w:pPr>
      <w:ins w:id="3347" w:author="COLMENA MATEOS Adrian" w:date="2018-11-26T13:26:00Z">
        <w:r>
          <w:t xml:space="preserve">Si se quiere actualizar un registro de la base de datos desde Java será necesario otra vez pasarle el </w:t>
        </w:r>
        <w:r w:rsidRPr="004B332A">
          <w:rPr>
            <w:i/>
          </w:rPr>
          <w:t>EntityManager</w:t>
        </w:r>
        <w:r>
          <w:t xml:space="preserve"> (em), la clave primaria (id), para que encuentre el animal que se quiere modificar.</w:t>
        </w:r>
      </w:ins>
      <w:ins w:id="3348" w:author="COLMENA MATEOS Adrian" w:date="2018-11-26T13:30:00Z">
        <w:r>
          <w:t xml:space="preserve"> </w:t>
        </w:r>
      </w:ins>
      <w:ins w:id="3349" w:author="COLMENA MATEOS Adrian" w:date="2018-11-26T13:34:00Z">
        <w:r w:rsidR="005D5ECD">
          <w:t>Además,</w:t>
        </w:r>
      </w:ins>
      <w:ins w:id="3350" w:author="COLMENA MATEOS Adrian" w:date="2018-11-26T13:30:00Z">
        <w:r>
          <w:t xml:space="preserve"> se le debe pasar el resto de propiedades.</w:t>
        </w:r>
      </w:ins>
      <w:ins w:id="3351" w:author="COLMENA MATEOS Adrian" w:date="2018-11-26T13:26:00Z">
        <w:r>
          <w:t xml:space="preserve"> Una </w:t>
        </w:r>
      </w:ins>
      <w:ins w:id="3352" w:author="COLMENA MATEOS Adrian" w:date="2018-11-26T13:34:00Z">
        <w:r w:rsidR="005D5ECD">
          <w:t xml:space="preserve">vez </w:t>
        </w:r>
      </w:ins>
      <w:ins w:id="3353" w:author="COLMENA MATEOS Adrian" w:date="2018-11-26T13:26:00Z">
        <w:r>
          <w:t xml:space="preserve">que el </w:t>
        </w:r>
        <w:r>
          <w:rPr>
            <w:i/>
          </w:rPr>
          <w:t>EntityManager</w:t>
        </w:r>
        <w:r>
          <w:t xml:space="preserve"> lo encuentre, se usan lo</w:t>
        </w:r>
      </w:ins>
      <w:ins w:id="3354" w:author="COLMENA MATEOS Adrian" w:date="2018-11-26T13:27:00Z">
        <w:r>
          <w:t>s</w:t>
        </w:r>
      </w:ins>
      <w:ins w:id="3355" w:author="COLMENA MATEOS Adrian" w:date="2018-11-26T13:26:00Z">
        <w:r>
          <w:t xml:space="preserve"> m</w:t>
        </w:r>
      </w:ins>
      <w:ins w:id="3356" w:author="COLMENA MATEOS Adrian" w:date="2018-11-26T13:27:00Z">
        <w:r>
          <w:t xml:space="preserve">étodos </w:t>
        </w:r>
        <w:r>
          <w:rPr>
            <w:i/>
          </w:rPr>
          <w:t xml:space="preserve">set() </w:t>
        </w:r>
        <w:r>
          <w:t>de aquellos campos que se quiera cambiar el valor</w:t>
        </w:r>
      </w:ins>
      <w:ins w:id="3357" w:author="COLMENA MATEOS Adrian" w:date="2018-11-26T13:26:00Z">
        <w:r>
          <w:rPr>
            <w:i/>
          </w:rPr>
          <w:t xml:space="preserve">. </w:t>
        </w:r>
        <w:r>
          <w:t>Este método devolverá</w:t>
        </w:r>
      </w:ins>
      <w:ins w:id="3358" w:author="COLMENA MATEOS Adrian" w:date="2018-11-26T13:27:00Z">
        <w:r>
          <w:rPr>
            <w:i/>
          </w:rPr>
          <w:t xml:space="preserve"> </w:t>
        </w:r>
      </w:ins>
      <w:ins w:id="3359" w:author="COLMENA MATEOS Adrian" w:date="2018-11-26T13:28:00Z">
        <w:r>
          <w:t>el objeto modificado.</w:t>
        </w:r>
      </w:ins>
    </w:p>
    <w:p w14:paraId="5AF19743" w14:textId="2EBCEC99" w:rsidR="00202653" w:rsidRDefault="00202653" w:rsidP="004C1B44">
      <w:pPr>
        <w:pStyle w:val="Prrafodelista"/>
        <w:ind w:left="921"/>
        <w:rPr>
          <w:ins w:id="3360" w:author="COLMENA MATEOS Adrian" w:date="2018-11-26T16:50:00Z"/>
        </w:rPr>
      </w:pPr>
    </w:p>
    <w:p w14:paraId="1DB3864C" w14:textId="37411D04"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61" w:author="COLMENA MATEOS Adrian" w:date="2018-11-26T16:50:00Z"/>
          <w:rFonts w:ascii="Courier New" w:hAnsi="Courier New" w:cs="Courier New"/>
          <w:lang w:val="en-US" w:eastAsia="en-US"/>
        </w:rPr>
      </w:pPr>
      <w:ins w:id="3362" w:author="COLMENA MATEOS Adrian" w:date="2018-11-26T16:50:00Z">
        <w:r w:rsidRPr="00202653">
          <w:rPr>
            <w:rFonts w:ascii="Courier New" w:hAnsi="Courier New" w:cs="Courier New"/>
            <w:color w:val="3F7F5F"/>
            <w:lang w:val="en-US" w:eastAsia="en-US"/>
          </w:rPr>
          <w:t>// Update Animal</w:t>
        </w:r>
      </w:ins>
    </w:p>
    <w:p w14:paraId="0B33E528" w14:textId="523C17C8"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63" w:author="COLMENA MATEOS Adrian" w:date="2018-11-26T16:50:00Z"/>
          <w:rFonts w:ascii="Courier New" w:hAnsi="Courier New" w:cs="Courier New"/>
          <w:lang w:val="en-US" w:eastAsia="en-US"/>
        </w:rPr>
      </w:pPr>
      <w:ins w:id="3364" w:author="COLMENA MATEOS Adrian" w:date="2018-11-26T16:50:00Z">
        <w:r w:rsidRPr="00202653">
          <w:rPr>
            <w:rFonts w:ascii="Courier New" w:hAnsi="Courier New" w:cs="Courier New"/>
            <w:b/>
            <w:bCs/>
            <w:color w:val="7F0055"/>
            <w:lang w:val="en-US" w:eastAsia="en-US"/>
          </w:rPr>
          <w:t>public</w:t>
        </w:r>
        <w:r w:rsidRPr="00202653">
          <w:rPr>
            <w:rFonts w:ascii="Courier New" w:hAnsi="Courier New" w:cs="Courier New"/>
            <w:color w:val="000000"/>
            <w:lang w:val="en-US" w:eastAsia="en-US"/>
          </w:rPr>
          <w:t xml:space="preserve"> </w:t>
        </w:r>
        <w:r w:rsidRPr="00202653">
          <w:rPr>
            <w:rFonts w:ascii="Courier New" w:hAnsi="Courier New" w:cs="Courier New"/>
            <w:b/>
            <w:bCs/>
            <w:color w:val="7F0055"/>
            <w:lang w:val="en-US" w:eastAsia="en-US"/>
          </w:rPr>
          <w:t>static</w:t>
        </w:r>
        <w:r w:rsidRPr="00202653">
          <w:rPr>
            <w:rFonts w:ascii="Courier New" w:hAnsi="Courier New" w:cs="Courier New"/>
            <w:color w:val="000000"/>
            <w:lang w:val="en-US" w:eastAsia="en-US"/>
          </w:rPr>
          <w:t xml:space="preserve"> Animal modificarAnimal(EntityManager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nombre</w:t>
        </w:r>
        <w:r w:rsidRPr="00202653">
          <w:rPr>
            <w:rFonts w:ascii="Courier New" w:hAnsi="Courier New" w:cs="Courier New"/>
            <w:color w:val="000000"/>
            <w:lang w:val="en-US" w:eastAsia="en-US"/>
          </w:rPr>
          <w:t xml:space="preserve">, </w:t>
        </w:r>
      </w:ins>
      <w:ins w:id="3365" w:author="COLMENA MATEOS Adrian" w:date="2018-11-26T16:51:00Z">
        <w:r>
          <w:rPr>
            <w:rFonts w:ascii="Courier New" w:hAnsi="Courier New" w:cs="Courier New"/>
            <w:color w:val="000000"/>
            <w:lang w:val="en-US" w:eastAsia="en-US"/>
          </w:rPr>
          <w:t xml:space="preserve"> </w:t>
        </w:r>
        <w:r>
          <w:rPr>
            <w:rFonts w:ascii="Courier New" w:hAnsi="Courier New" w:cs="Courier New"/>
            <w:color w:val="000000"/>
            <w:lang w:val="en-US" w:eastAsia="en-US"/>
          </w:rPr>
          <w:br/>
          <w:t xml:space="preserve">      </w:t>
        </w:r>
      </w:ins>
      <w:ins w:id="3366" w:author="COLMENA MATEOS Adrian" w:date="2018-11-26T16:50:00Z">
        <w:r w:rsidRPr="00202653">
          <w:rPr>
            <w:rFonts w:ascii="Courier New" w:hAnsi="Courier New" w:cs="Courier New"/>
            <w:color w:val="000000"/>
            <w:lang w:val="en-US" w:eastAsia="en-US"/>
          </w:rPr>
          <w:t xml:space="preserve">String </w:t>
        </w:r>
        <w:r w:rsidRPr="00202653">
          <w:rPr>
            <w:rFonts w:ascii="Courier New" w:hAnsi="Courier New" w:cs="Courier New"/>
            <w:color w:val="6A3E3E"/>
            <w:lang w:val="en-US" w:eastAsia="en-US"/>
          </w:rPr>
          <w:t>clase</w:t>
        </w:r>
        <w:r w:rsidRPr="00202653">
          <w:rPr>
            <w:rFonts w:ascii="Courier New" w:hAnsi="Courier New" w:cs="Courier New"/>
            <w:color w:val="000000"/>
            <w:lang w:val="en-US" w:eastAsia="en-US"/>
          </w:rPr>
          <w:t xml:space="preserve">, String </w:t>
        </w:r>
        <w:r w:rsidRPr="00202653">
          <w:rPr>
            <w:rFonts w:ascii="Courier New" w:hAnsi="Courier New" w:cs="Courier New"/>
            <w:color w:val="6A3E3E"/>
            <w:lang w:val="en-US" w:eastAsia="en-US"/>
          </w:rPr>
          <w:t>hábitat</w:t>
        </w:r>
        <w:r w:rsidRPr="00202653">
          <w:rPr>
            <w:rFonts w:ascii="Courier New" w:hAnsi="Courier New" w:cs="Courier New"/>
            <w:color w:val="000000"/>
            <w:lang w:val="en-US" w:eastAsia="en-US"/>
          </w:rPr>
          <w:t>) {</w:t>
        </w:r>
      </w:ins>
    </w:p>
    <w:p w14:paraId="60EAF750" w14:textId="72DE8712"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67" w:author="COLMENA MATEOS Adrian" w:date="2018-11-26T16:50:00Z"/>
          <w:rFonts w:ascii="Courier New" w:hAnsi="Courier New" w:cs="Courier New"/>
          <w:lang w:val="en-US" w:eastAsia="en-US"/>
        </w:rPr>
      </w:pPr>
      <w:ins w:id="3368" w:author="COLMENA MATEOS Adrian" w:date="2018-11-26T16:50:00Z">
        <w:r w:rsidRPr="00202653">
          <w:rPr>
            <w:rFonts w:ascii="Courier New" w:hAnsi="Courier New" w:cs="Courier New"/>
            <w:color w:val="000000"/>
            <w:lang w:val="en-US" w:eastAsia="en-US"/>
          </w:rPr>
          <w:tab/>
          <w:t xml:space="preserve">Animal </w:t>
        </w:r>
        <w:r w:rsidRPr="00202653">
          <w:rPr>
            <w:rFonts w:ascii="Courier New" w:hAnsi="Courier New" w:cs="Courier New"/>
            <w:color w:val="6A3E3E"/>
            <w:lang w:val="en-US" w:eastAsia="en-US"/>
          </w:rPr>
          <w:t>a</w:t>
        </w:r>
        <w:r w:rsidRPr="00202653">
          <w:rPr>
            <w:rFonts w:ascii="Courier New" w:hAnsi="Courier New" w:cs="Courier New"/>
            <w:color w:val="000000"/>
            <w:lang w:val="en-US" w:eastAsia="en-US"/>
          </w:rPr>
          <w:t xml:space="preserve"> = </w:t>
        </w:r>
        <w:r w:rsidRPr="00202653">
          <w:rPr>
            <w:rFonts w:ascii="Courier New" w:hAnsi="Courier New" w:cs="Courier New"/>
            <w:color w:val="6A3E3E"/>
            <w:lang w:val="en-US" w:eastAsia="en-US"/>
          </w:rPr>
          <w:t>em</w:t>
        </w:r>
        <w:r w:rsidRPr="00202653">
          <w:rPr>
            <w:rFonts w:ascii="Courier New" w:hAnsi="Courier New" w:cs="Courier New"/>
            <w:color w:val="000000"/>
            <w:lang w:val="en-US" w:eastAsia="en-US"/>
          </w:rPr>
          <w:t>.find(Animal.</w:t>
        </w:r>
        <w:r w:rsidRPr="00202653">
          <w:rPr>
            <w:rFonts w:ascii="Courier New" w:hAnsi="Courier New" w:cs="Courier New"/>
            <w:b/>
            <w:bCs/>
            <w:color w:val="7F0055"/>
            <w:lang w:val="en-US" w:eastAsia="en-US"/>
          </w:rPr>
          <w:t>class</w:t>
        </w:r>
        <w:r w:rsidRPr="00202653">
          <w:rPr>
            <w:rFonts w:ascii="Courier New" w:hAnsi="Courier New" w:cs="Courier New"/>
            <w:color w:val="000000"/>
            <w:lang w:val="en-US" w:eastAsia="en-US"/>
          </w:rPr>
          <w:t xml:space="preserve">, </w:t>
        </w:r>
        <w:r w:rsidRPr="00202653">
          <w:rPr>
            <w:rFonts w:ascii="Courier New" w:hAnsi="Courier New" w:cs="Courier New"/>
            <w:color w:val="6A3E3E"/>
            <w:lang w:val="en-US" w:eastAsia="en-US"/>
          </w:rPr>
          <w:t>id</w:t>
        </w:r>
        <w:r w:rsidRPr="00202653">
          <w:rPr>
            <w:rFonts w:ascii="Courier New" w:hAnsi="Courier New" w:cs="Courier New"/>
            <w:color w:val="000000"/>
            <w:lang w:val="en-US" w:eastAsia="en-US"/>
          </w:rPr>
          <w:t>);</w:t>
        </w:r>
      </w:ins>
    </w:p>
    <w:p w14:paraId="311E925A" w14:textId="078ED66C"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69" w:author="COLMENA MATEOS Adrian" w:date="2018-11-26T16:50:00Z"/>
          <w:rFonts w:ascii="Courier New" w:hAnsi="Courier New" w:cs="Courier New"/>
          <w:lang w:eastAsia="en-US"/>
        </w:rPr>
      </w:pPr>
      <w:ins w:id="3370" w:author="COLMENA MATEOS Adrian" w:date="2018-11-26T16:50:00Z">
        <w:r w:rsidRPr="00202653">
          <w:rPr>
            <w:rFonts w:ascii="Courier New" w:hAnsi="Courier New" w:cs="Courier New"/>
            <w:color w:val="000000"/>
            <w:lang w:val="en-US" w:eastAsia="en-US"/>
          </w:rPr>
          <w:tab/>
        </w:r>
        <w:r w:rsidRPr="00202653">
          <w:rPr>
            <w:rFonts w:ascii="Courier New" w:hAnsi="Courier New" w:cs="Courier New"/>
            <w:b/>
            <w:bCs/>
            <w:color w:val="7F0055"/>
            <w:lang w:eastAsia="en-US"/>
          </w:rPr>
          <w:t>if</w:t>
        </w:r>
        <w:r w:rsidRPr="00202653">
          <w:rPr>
            <w:rFonts w:ascii="Courier New" w:hAnsi="Courier New" w:cs="Courier New"/>
            <w:color w:val="000000"/>
            <w:lang w:eastAsia="en-US"/>
          </w:rPr>
          <w:t xml:space="preserve"> (</w:t>
        </w:r>
        <w:r w:rsidRPr="00202653">
          <w:rPr>
            <w:rFonts w:ascii="Courier New" w:hAnsi="Courier New" w:cs="Courier New"/>
            <w:color w:val="6A3E3E"/>
            <w:lang w:eastAsia="en-US"/>
          </w:rPr>
          <w:t>a</w:t>
        </w:r>
        <w:r w:rsidRPr="00202653">
          <w:rPr>
            <w:rFonts w:ascii="Courier New" w:hAnsi="Courier New" w:cs="Courier New"/>
            <w:color w:val="000000"/>
            <w:lang w:eastAsia="en-US"/>
          </w:rPr>
          <w:t xml:space="preserve"> != </w:t>
        </w:r>
        <w:r w:rsidRPr="00202653">
          <w:rPr>
            <w:rFonts w:ascii="Courier New" w:hAnsi="Courier New" w:cs="Courier New"/>
            <w:b/>
            <w:bCs/>
            <w:color w:val="7F0055"/>
            <w:lang w:eastAsia="en-US"/>
          </w:rPr>
          <w:t>null</w:t>
        </w:r>
        <w:r w:rsidRPr="00202653">
          <w:rPr>
            <w:rFonts w:ascii="Courier New" w:hAnsi="Courier New" w:cs="Courier New"/>
            <w:color w:val="000000"/>
            <w:lang w:eastAsia="en-US"/>
          </w:rPr>
          <w:t>) {</w:t>
        </w:r>
      </w:ins>
    </w:p>
    <w:p w14:paraId="7CE15BCF" w14:textId="0C0C047A"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71" w:author="COLMENA MATEOS Adrian" w:date="2018-11-26T16:50:00Z"/>
          <w:rFonts w:ascii="Courier New" w:hAnsi="Courier New" w:cs="Courier New"/>
          <w:lang w:eastAsia="en-US"/>
        </w:rPr>
      </w:pPr>
      <w:ins w:id="3372" w:author="COLMENA MATEOS Adrian" w:date="2018-11-26T16:50:00Z">
        <w:r w:rsidRPr="00202653">
          <w:rPr>
            <w:rFonts w:ascii="Courier New" w:hAnsi="Courier New" w:cs="Courier New"/>
            <w:color w:val="000000"/>
            <w:lang w:eastAsia="en-US"/>
          </w:rPr>
          <w:tab/>
        </w:r>
        <w:r w:rsidRPr="00202653">
          <w:rPr>
            <w:rFonts w:ascii="Courier New" w:hAnsi="Courier New" w:cs="Courier New"/>
            <w:color w:val="000000"/>
            <w:lang w:eastAsia="en-US"/>
          </w:rPr>
          <w:tab/>
        </w:r>
        <w:r w:rsidRPr="00202653">
          <w:rPr>
            <w:rFonts w:ascii="Courier New" w:hAnsi="Courier New" w:cs="Courier New"/>
            <w:color w:val="6A3E3E"/>
            <w:lang w:eastAsia="en-US"/>
          </w:rPr>
          <w:t>a</w:t>
        </w:r>
        <w:r w:rsidRPr="00202653">
          <w:rPr>
            <w:rFonts w:ascii="Courier New" w:hAnsi="Courier New" w:cs="Courier New"/>
            <w:color w:val="000000"/>
            <w:lang w:eastAsia="en-US"/>
          </w:rPr>
          <w:t>.setNombre(</w:t>
        </w:r>
        <w:r w:rsidRPr="00202653">
          <w:rPr>
            <w:rFonts w:ascii="Courier New" w:hAnsi="Courier New" w:cs="Courier New"/>
            <w:color w:val="6A3E3E"/>
            <w:lang w:eastAsia="en-US"/>
          </w:rPr>
          <w:t>nombre</w:t>
        </w:r>
        <w:r w:rsidRPr="00202653">
          <w:rPr>
            <w:rFonts w:ascii="Courier New" w:hAnsi="Courier New" w:cs="Courier New"/>
            <w:color w:val="000000"/>
            <w:lang w:eastAsia="en-US"/>
          </w:rPr>
          <w:t>);</w:t>
        </w:r>
      </w:ins>
    </w:p>
    <w:p w14:paraId="6C8C2196" w14:textId="47B93BCD"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73" w:author="COLMENA MATEOS Adrian" w:date="2018-11-26T16:50:00Z"/>
          <w:rFonts w:ascii="Courier New" w:hAnsi="Courier New" w:cs="Courier New"/>
          <w:lang w:eastAsia="en-US"/>
        </w:rPr>
      </w:pPr>
      <w:ins w:id="3374" w:author="COLMENA MATEOS Adrian" w:date="2018-11-26T16:50:00Z">
        <w:r w:rsidRPr="00202653">
          <w:rPr>
            <w:rFonts w:ascii="Courier New" w:hAnsi="Courier New" w:cs="Courier New"/>
            <w:color w:val="000000"/>
            <w:lang w:eastAsia="en-US"/>
          </w:rPr>
          <w:tab/>
        </w:r>
        <w:r w:rsidRPr="00202653">
          <w:rPr>
            <w:rFonts w:ascii="Courier New" w:hAnsi="Courier New" w:cs="Courier New"/>
            <w:color w:val="000000"/>
            <w:lang w:eastAsia="en-US"/>
          </w:rPr>
          <w:tab/>
        </w:r>
        <w:r w:rsidRPr="00202653">
          <w:rPr>
            <w:rFonts w:ascii="Courier New" w:hAnsi="Courier New" w:cs="Courier New"/>
            <w:color w:val="6A3E3E"/>
            <w:lang w:eastAsia="en-US"/>
          </w:rPr>
          <w:t>a</w:t>
        </w:r>
        <w:r w:rsidRPr="00202653">
          <w:rPr>
            <w:rFonts w:ascii="Courier New" w:hAnsi="Courier New" w:cs="Courier New"/>
            <w:color w:val="000000"/>
            <w:lang w:eastAsia="en-US"/>
          </w:rPr>
          <w:t>.setClase(</w:t>
        </w:r>
        <w:r w:rsidRPr="00202653">
          <w:rPr>
            <w:rFonts w:ascii="Courier New" w:hAnsi="Courier New" w:cs="Courier New"/>
            <w:color w:val="6A3E3E"/>
            <w:lang w:eastAsia="en-US"/>
          </w:rPr>
          <w:t>clase</w:t>
        </w:r>
        <w:r w:rsidRPr="00202653">
          <w:rPr>
            <w:rFonts w:ascii="Courier New" w:hAnsi="Courier New" w:cs="Courier New"/>
            <w:color w:val="000000"/>
            <w:lang w:eastAsia="en-US"/>
          </w:rPr>
          <w:t>);</w:t>
        </w:r>
      </w:ins>
    </w:p>
    <w:p w14:paraId="56F16E67" w14:textId="3D473484"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75" w:author="COLMENA MATEOS Adrian" w:date="2018-11-26T16:50:00Z"/>
          <w:rFonts w:ascii="Courier New" w:hAnsi="Courier New" w:cs="Courier New"/>
          <w:lang w:eastAsia="en-US"/>
        </w:rPr>
      </w:pPr>
      <w:ins w:id="3376" w:author="COLMENA MATEOS Adrian" w:date="2018-11-26T16:50:00Z">
        <w:r w:rsidRPr="00202653">
          <w:rPr>
            <w:rFonts w:ascii="Courier New" w:hAnsi="Courier New" w:cs="Courier New"/>
            <w:color w:val="000000"/>
            <w:lang w:eastAsia="en-US"/>
          </w:rPr>
          <w:tab/>
        </w:r>
        <w:r w:rsidRPr="00202653">
          <w:rPr>
            <w:rFonts w:ascii="Courier New" w:hAnsi="Courier New" w:cs="Courier New"/>
            <w:color w:val="000000"/>
            <w:lang w:eastAsia="en-US"/>
          </w:rPr>
          <w:tab/>
        </w:r>
        <w:r w:rsidRPr="00202653">
          <w:rPr>
            <w:rFonts w:ascii="Courier New" w:hAnsi="Courier New" w:cs="Courier New"/>
            <w:color w:val="6A3E3E"/>
            <w:lang w:eastAsia="en-US"/>
          </w:rPr>
          <w:t>a</w:t>
        </w:r>
        <w:r w:rsidRPr="00202653">
          <w:rPr>
            <w:rFonts w:ascii="Courier New" w:hAnsi="Courier New" w:cs="Courier New"/>
            <w:color w:val="000000"/>
            <w:lang w:eastAsia="en-US"/>
          </w:rPr>
          <w:t>.setHábitat(</w:t>
        </w:r>
        <w:r w:rsidRPr="00202653">
          <w:rPr>
            <w:rFonts w:ascii="Courier New" w:hAnsi="Courier New" w:cs="Courier New"/>
            <w:color w:val="6A3E3E"/>
            <w:lang w:eastAsia="en-US"/>
          </w:rPr>
          <w:t>hábitat</w:t>
        </w:r>
        <w:r w:rsidRPr="00202653">
          <w:rPr>
            <w:rFonts w:ascii="Courier New" w:hAnsi="Courier New" w:cs="Courier New"/>
            <w:color w:val="000000"/>
            <w:lang w:eastAsia="en-US"/>
          </w:rPr>
          <w:t>);</w:t>
        </w:r>
      </w:ins>
    </w:p>
    <w:p w14:paraId="07254973" w14:textId="0242A523" w:rsidR="00202653" w:rsidRPr="00202653"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77" w:author="COLMENA MATEOS Adrian" w:date="2018-11-26T16:50:00Z"/>
          <w:rFonts w:ascii="Courier New" w:hAnsi="Courier New" w:cs="Courier New"/>
          <w:lang w:eastAsia="en-US"/>
        </w:rPr>
      </w:pPr>
      <w:ins w:id="3378" w:author="COLMENA MATEOS Adrian" w:date="2018-11-26T16:50:00Z">
        <w:r w:rsidRPr="00202653">
          <w:rPr>
            <w:rFonts w:ascii="Courier New" w:hAnsi="Courier New" w:cs="Courier New"/>
            <w:color w:val="000000"/>
            <w:lang w:eastAsia="en-US"/>
          </w:rPr>
          <w:tab/>
          <w:t>}</w:t>
        </w:r>
      </w:ins>
    </w:p>
    <w:p w14:paraId="00A386BD" w14:textId="019749BA" w:rsidR="002C582F"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79" w:author="COLMENA MATEOS Adrian" w:date="2018-11-26T16:52:00Z"/>
          <w:rFonts w:ascii="Courier New" w:hAnsi="Courier New" w:cs="Courier New"/>
          <w:lang w:eastAsia="en-US"/>
        </w:rPr>
      </w:pPr>
      <w:ins w:id="3380" w:author="COLMENA MATEOS Adrian" w:date="2018-11-26T16:50:00Z">
        <w:r w:rsidRPr="00202653">
          <w:rPr>
            <w:rFonts w:ascii="Courier New" w:hAnsi="Courier New" w:cs="Courier New"/>
            <w:color w:val="000000"/>
            <w:lang w:eastAsia="en-US"/>
          </w:rPr>
          <w:tab/>
        </w:r>
        <w:r w:rsidRPr="00202653">
          <w:rPr>
            <w:rFonts w:ascii="Courier New" w:hAnsi="Courier New" w:cs="Courier New"/>
            <w:b/>
            <w:bCs/>
            <w:color w:val="7F0055"/>
            <w:lang w:eastAsia="en-US"/>
          </w:rPr>
          <w:t>return</w:t>
        </w:r>
        <w:r w:rsidRPr="00202653">
          <w:rPr>
            <w:rFonts w:ascii="Courier New" w:hAnsi="Courier New" w:cs="Courier New"/>
            <w:color w:val="000000"/>
            <w:lang w:eastAsia="en-US"/>
          </w:rPr>
          <w:t xml:space="preserve"> </w:t>
        </w:r>
        <w:r w:rsidRPr="00202653">
          <w:rPr>
            <w:rFonts w:ascii="Courier New" w:hAnsi="Courier New" w:cs="Courier New"/>
            <w:color w:val="6A3E3E"/>
            <w:lang w:eastAsia="en-US"/>
          </w:rPr>
          <w:t>a</w:t>
        </w:r>
        <w:r w:rsidRPr="00202653">
          <w:rPr>
            <w:rFonts w:ascii="Courier New" w:hAnsi="Courier New" w:cs="Courier New"/>
            <w:color w:val="000000"/>
            <w:lang w:eastAsia="en-US"/>
          </w:rPr>
          <w:t>;</w:t>
        </w:r>
      </w:ins>
    </w:p>
    <w:p w14:paraId="20CD653A" w14:textId="636733E9" w:rsidR="00202653" w:rsidRPr="002C582F" w:rsidRDefault="00202653"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81" w:author="COLMENA MATEOS Adrian" w:date="2018-11-26T13:26:00Z"/>
          <w:rFonts w:ascii="Courier New" w:hAnsi="Courier New" w:cs="Courier New"/>
          <w:lang w:eastAsia="en-US"/>
        </w:rPr>
      </w:pPr>
      <w:ins w:id="3382" w:author="COLMENA MATEOS Adrian" w:date="2018-11-26T16:50:00Z">
        <w:r w:rsidRPr="002C582F">
          <w:rPr>
            <w:rFonts w:ascii="Courier New" w:hAnsi="Courier New" w:cs="Courier New"/>
            <w:color w:val="000000"/>
            <w:lang w:eastAsia="en-US"/>
          </w:rPr>
          <w:t>}</w:t>
        </w:r>
      </w:ins>
    </w:p>
    <w:p w14:paraId="0A73E369" w14:textId="44BC8188" w:rsidR="004B332A" w:rsidRPr="004B332A" w:rsidRDefault="004B332A" w:rsidP="004B332A">
      <w:pPr>
        <w:rPr>
          <w:ins w:id="3383" w:author="COLMENA MATEOS Adrian" w:date="2018-11-26T13:15:00Z"/>
        </w:rPr>
      </w:pPr>
    </w:p>
    <w:p w14:paraId="668ADA1B" w14:textId="40891A20" w:rsidR="005D5ECD" w:rsidRDefault="005D5ECD" w:rsidP="005D5ECD">
      <w:pPr>
        <w:pStyle w:val="Prrafodelista"/>
        <w:numPr>
          <w:ilvl w:val="0"/>
          <w:numId w:val="41"/>
        </w:numPr>
        <w:rPr>
          <w:ins w:id="3384" w:author="COLMENA MATEOS Adrian" w:date="2018-11-26T13:35:00Z"/>
        </w:rPr>
      </w:pPr>
      <w:ins w:id="3385" w:author="COLMENA MATEOS Adrian" w:date="2018-11-26T13:35:00Z">
        <w:r>
          <w:t>Método getNombres.</w:t>
        </w:r>
      </w:ins>
    </w:p>
    <w:p w14:paraId="77DE2ECC" w14:textId="27E59969" w:rsidR="005D5ECD" w:rsidRDefault="005D5ECD" w:rsidP="005D5ECD">
      <w:pPr>
        <w:pStyle w:val="Prrafodelista"/>
        <w:ind w:left="921"/>
        <w:rPr>
          <w:ins w:id="3386" w:author="COLMENA MATEOS Adrian" w:date="2018-11-26T17:06:00Z"/>
        </w:rPr>
      </w:pPr>
      <w:ins w:id="3387" w:author="COLMENA MATEOS Adrian" w:date="2018-11-26T13:35:00Z">
        <w:r>
          <w:t xml:space="preserve">Si se quiere </w:t>
        </w:r>
      </w:ins>
      <w:ins w:id="3388" w:author="COLMENA MATEOS Adrian" w:date="2018-11-26T13:36:00Z">
        <w:r>
          <w:t>obtener una lista de los valores de un campo</w:t>
        </w:r>
      </w:ins>
      <w:ins w:id="3389" w:author="COLMENA MATEOS Adrian" w:date="2018-11-26T13:35:00Z">
        <w:r>
          <w:t>, se utiliza</w:t>
        </w:r>
      </w:ins>
      <w:ins w:id="3390" w:author="COLMENA MATEOS Adrian" w:date="2018-11-26T13:36:00Z">
        <w:r>
          <w:t xml:space="preserve">n </w:t>
        </w:r>
        <w:r w:rsidRPr="005D5ECD">
          <w:rPr>
            <w:i/>
          </w:rPr>
          <w:t>queries</w:t>
        </w:r>
        <w:r>
          <w:t>.</w:t>
        </w:r>
      </w:ins>
      <w:ins w:id="3391" w:author="COLMENA MATEOS Adrian" w:date="2018-11-26T13:37:00Z">
        <w:r>
          <w:t xml:space="preserve"> Para ello utilizamos la anotación </w:t>
        </w:r>
        <w:r>
          <w:rPr>
            <w:i/>
          </w:rPr>
          <w:t>@NamedQueries</w:t>
        </w:r>
      </w:ins>
      <w:ins w:id="3392" w:author="COLMENA MATEOS Adrian" w:date="2018-11-26T13:36:00Z">
        <w:r>
          <w:t>, y la anotaci</w:t>
        </w:r>
      </w:ins>
      <w:ins w:id="3393" w:author="COLMENA MATEOS Adrian" w:date="2018-11-26T13:37:00Z">
        <w:r>
          <w:t xml:space="preserve">ón </w:t>
        </w:r>
        <w:r>
          <w:rPr>
            <w:i/>
          </w:rPr>
          <w:t xml:space="preserve">@NamedQuery </w:t>
        </w:r>
        <w:r>
          <w:t>para cada una de las b</w:t>
        </w:r>
      </w:ins>
      <w:ins w:id="3394" w:author="COLMENA MATEOS Adrian" w:date="2018-11-26T13:38:00Z">
        <w:r>
          <w:t>úsquedas que se quieran hacer, en el código de la entidad.</w:t>
        </w:r>
      </w:ins>
      <w:ins w:id="3395" w:author="COLMENA MATEOS Adrian" w:date="2018-11-26T13:40:00Z">
        <w:r>
          <w:t xml:space="preserve"> Estas </w:t>
        </w:r>
        <w:r w:rsidRPr="005D5ECD">
          <w:rPr>
            <w:i/>
          </w:rPr>
          <w:t xml:space="preserve">queries </w:t>
        </w:r>
        <w:r>
          <w:t>se escribirán en lenguaje JPQL.</w:t>
        </w:r>
      </w:ins>
    </w:p>
    <w:p w14:paraId="2E3B188D" w14:textId="77777777" w:rsidR="00F67B9B" w:rsidRDefault="00F67B9B" w:rsidP="005D5ECD">
      <w:pPr>
        <w:pStyle w:val="Prrafodelista"/>
        <w:ind w:left="921"/>
        <w:rPr>
          <w:ins w:id="3396" w:author="COLMENA MATEOS Adrian" w:date="2018-11-26T16:52:00Z"/>
        </w:rPr>
      </w:pPr>
    </w:p>
    <w:p w14:paraId="41D46339" w14:textId="77777777" w:rsidR="00F67B9B" w:rsidRP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97" w:author="COLMENA MATEOS Adrian" w:date="2018-11-26T17:05:00Z"/>
          <w:rFonts w:ascii="Courier New" w:hAnsi="Courier New" w:cs="Courier New"/>
          <w:lang w:val="en-US" w:eastAsia="en-US"/>
        </w:rPr>
      </w:pPr>
      <w:ins w:id="3398" w:author="COLMENA MATEOS Adrian" w:date="2018-11-26T17:05:00Z">
        <w:r w:rsidRPr="00F67B9B">
          <w:rPr>
            <w:rFonts w:ascii="Courier New" w:hAnsi="Courier New" w:cs="Courier New"/>
            <w:b/>
            <w:bCs/>
            <w:color w:val="7F0055"/>
            <w:lang w:val="en-US" w:eastAsia="en-US"/>
          </w:rPr>
          <w:t>import</w:t>
        </w:r>
        <w:r w:rsidRPr="00F67B9B">
          <w:rPr>
            <w:rFonts w:ascii="Courier New" w:hAnsi="Courier New" w:cs="Courier New"/>
            <w:color w:val="000000"/>
            <w:lang w:val="en-US" w:eastAsia="en-US"/>
          </w:rPr>
          <w:t xml:space="preserve"> javax.persistence.NamedQueries;</w:t>
        </w:r>
      </w:ins>
    </w:p>
    <w:p w14:paraId="0BEF5E19" w14:textId="77777777" w:rsidR="00F67B9B" w:rsidRP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399" w:author="COLMENA MATEOS Adrian" w:date="2018-11-26T17:05:00Z"/>
          <w:rFonts w:ascii="Courier New" w:hAnsi="Courier New" w:cs="Courier New"/>
          <w:lang w:val="en-US" w:eastAsia="en-US"/>
        </w:rPr>
      </w:pPr>
      <w:ins w:id="3400" w:author="COLMENA MATEOS Adrian" w:date="2018-11-26T17:05:00Z">
        <w:r w:rsidRPr="00F67B9B">
          <w:rPr>
            <w:rFonts w:ascii="Courier New" w:hAnsi="Courier New" w:cs="Courier New"/>
            <w:b/>
            <w:bCs/>
            <w:color w:val="7F0055"/>
            <w:lang w:val="en-US" w:eastAsia="en-US"/>
          </w:rPr>
          <w:t>import</w:t>
        </w:r>
        <w:r w:rsidRPr="00F67B9B">
          <w:rPr>
            <w:rFonts w:ascii="Courier New" w:hAnsi="Courier New" w:cs="Courier New"/>
            <w:color w:val="000000"/>
            <w:lang w:val="en-US" w:eastAsia="en-US"/>
          </w:rPr>
          <w:t xml:space="preserve"> javax.persistence.NamedQuery;</w:t>
        </w:r>
      </w:ins>
    </w:p>
    <w:p w14:paraId="78F99722" w14:textId="77777777" w:rsidR="00F67B9B" w:rsidRP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01" w:author="COLMENA MATEOS Adrian" w:date="2018-11-26T17:05:00Z"/>
          <w:rFonts w:ascii="Courier New" w:hAnsi="Courier New" w:cs="Courier New"/>
          <w:lang w:val="en-US" w:eastAsia="en-US"/>
        </w:rPr>
      </w:pPr>
    </w:p>
    <w:p w14:paraId="1A27DA15" w14:textId="77777777" w:rsidR="00F67B9B" w:rsidRP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02" w:author="COLMENA MATEOS Adrian" w:date="2018-11-26T17:05:00Z"/>
          <w:rFonts w:ascii="Courier New" w:hAnsi="Courier New" w:cs="Courier New"/>
          <w:lang w:eastAsia="en-US"/>
        </w:rPr>
      </w:pPr>
      <w:ins w:id="3403" w:author="COLMENA MATEOS Adrian" w:date="2018-11-26T17:05:00Z">
        <w:r w:rsidRPr="00F67B9B">
          <w:rPr>
            <w:rFonts w:ascii="Courier New" w:hAnsi="Courier New" w:cs="Courier New"/>
            <w:color w:val="646464"/>
            <w:lang w:eastAsia="en-US"/>
          </w:rPr>
          <w:t>@Entity</w:t>
        </w:r>
      </w:ins>
    </w:p>
    <w:p w14:paraId="529F2A22" w14:textId="77777777" w:rsid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04" w:author="COLMENA MATEOS Adrian" w:date="2018-11-26T17:05:00Z"/>
          <w:rFonts w:ascii="Courier New" w:hAnsi="Courier New" w:cs="Courier New"/>
          <w:color w:val="000000"/>
          <w:lang w:eastAsia="en-US"/>
        </w:rPr>
      </w:pPr>
      <w:ins w:id="3405" w:author="COLMENA MATEOS Adrian" w:date="2018-11-26T17:05:00Z">
        <w:r w:rsidRPr="00F67B9B">
          <w:rPr>
            <w:rFonts w:ascii="Courier New" w:hAnsi="Courier New" w:cs="Courier New"/>
            <w:color w:val="646464"/>
            <w:lang w:eastAsia="en-US"/>
          </w:rPr>
          <w:t>@NamedQueries</w:t>
        </w:r>
        <w:r w:rsidRPr="00F67B9B">
          <w:rPr>
            <w:rFonts w:ascii="Courier New" w:hAnsi="Courier New" w:cs="Courier New"/>
            <w:color w:val="000000"/>
            <w:lang w:eastAsia="en-US"/>
          </w:rPr>
          <w:t xml:space="preserve">({ </w:t>
        </w:r>
        <w:r w:rsidRPr="00F67B9B">
          <w:rPr>
            <w:rFonts w:ascii="Courier New" w:hAnsi="Courier New" w:cs="Courier New"/>
            <w:color w:val="646464"/>
            <w:lang w:eastAsia="en-US"/>
          </w:rPr>
          <w:t>@NamedQuery</w:t>
        </w:r>
        <w:r w:rsidRPr="00F67B9B">
          <w:rPr>
            <w:rFonts w:ascii="Courier New" w:hAnsi="Courier New" w:cs="Courier New"/>
            <w:color w:val="000000"/>
            <w:lang w:eastAsia="en-US"/>
          </w:rPr>
          <w:t xml:space="preserve">(name = </w:t>
        </w:r>
        <w:r w:rsidRPr="00F67B9B">
          <w:rPr>
            <w:rFonts w:ascii="Courier New" w:hAnsi="Courier New" w:cs="Courier New"/>
            <w:color w:val="2A00FF"/>
            <w:lang w:eastAsia="en-US"/>
          </w:rPr>
          <w:t>"Animal.nombre"</w:t>
        </w:r>
        <w:r w:rsidRPr="00F67B9B">
          <w:rPr>
            <w:rFonts w:ascii="Courier New" w:hAnsi="Courier New" w:cs="Courier New"/>
            <w:color w:val="000000"/>
            <w:lang w:eastAsia="en-US"/>
          </w:rPr>
          <w:t xml:space="preserve">, query = </w:t>
        </w:r>
        <w:r w:rsidRPr="00F67B9B">
          <w:rPr>
            <w:rFonts w:ascii="Courier New" w:hAnsi="Courier New" w:cs="Courier New"/>
            <w:color w:val="2A00FF"/>
            <w:lang w:eastAsia="en-US"/>
          </w:rPr>
          <w:t>"SELECT a.nombre FROM Animal a"</w:t>
        </w:r>
        <w:r w:rsidRPr="00F67B9B">
          <w:rPr>
            <w:rFonts w:ascii="Courier New" w:hAnsi="Courier New" w:cs="Courier New"/>
            <w:color w:val="000000"/>
            <w:lang w:eastAsia="en-US"/>
          </w:rPr>
          <w:t>), })</w:t>
        </w:r>
      </w:ins>
    </w:p>
    <w:p w14:paraId="1FC1CF46" w14:textId="2D9B41CA" w:rsidR="00F67B9B" w:rsidRPr="00F67B9B" w:rsidRDefault="00F67B9B" w:rsidP="00F67B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06" w:author="COLMENA MATEOS Adrian" w:date="2018-11-26T17:05:00Z"/>
          <w:rFonts w:ascii="Courier New" w:hAnsi="Courier New" w:cs="Courier New"/>
          <w:color w:val="646464"/>
          <w:lang w:eastAsia="en-US"/>
        </w:rPr>
      </w:pPr>
      <w:ins w:id="3407" w:author="COLMENA MATEOS Adrian" w:date="2018-11-26T17:05:00Z">
        <w:r>
          <w:rPr>
            <w:rFonts w:ascii="Courier New" w:hAnsi="Courier New" w:cs="Courier New"/>
            <w:color w:val="646464"/>
            <w:lang w:eastAsia="en-US"/>
          </w:rPr>
          <w:t xml:space="preserve"> </w:t>
        </w:r>
        <w:r w:rsidRPr="00F67B9B">
          <w:rPr>
            <w:rFonts w:ascii="Courier New" w:hAnsi="Courier New" w:cs="Courier New"/>
            <w:b/>
            <w:bCs/>
            <w:color w:val="7F0055"/>
            <w:lang w:val="en-US" w:eastAsia="en-US"/>
          </w:rPr>
          <w:t>public</w:t>
        </w:r>
        <w:r w:rsidRPr="00F67B9B">
          <w:rPr>
            <w:rFonts w:ascii="Courier New" w:hAnsi="Courier New" w:cs="Courier New"/>
            <w:color w:val="000000"/>
            <w:lang w:val="en-US" w:eastAsia="en-US"/>
          </w:rPr>
          <w:t xml:space="preserve"> </w:t>
        </w:r>
        <w:r w:rsidRPr="00F67B9B">
          <w:rPr>
            <w:rFonts w:ascii="Courier New" w:hAnsi="Courier New" w:cs="Courier New"/>
            <w:b/>
            <w:bCs/>
            <w:color w:val="7F0055"/>
            <w:lang w:val="en-US" w:eastAsia="en-US"/>
          </w:rPr>
          <w:t>class</w:t>
        </w:r>
        <w:r w:rsidRPr="00F67B9B">
          <w:rPr>
            <w:rFonts w:ascii="Courier New" w:hAnsi="Courier New" w:cs="Courier New"/>
            <w:color w:val="000000"/>
            <w:lang w:val="en-US" w:eastAsia="en-US"/>
          </w:rPr>
          <w:t xml:space="preserve"> Animal </w:t>
        </w:r>
        <w:r w:rsidRPr="00F67B9B">
          <w:rPr>
            <w:rFonts w:ascii="Courier New" w:hAnsi="Courier New" w:cs="Courier New"/>
            <w:b/>
            <w:bCs/>
            <w:color w:val="7F0055"/>
            <w:lang w:val="en-US" w:eastAsia="en-US"/>
          </w:rPr>
          <w:t>implements</w:t>
        </w:r>
        <w:r w:rsidRPr="00F67B9B">
          <w:rPr>
            <w:rFonts w:ascii="Courier New" w:hAnsi="Courier New" w:cs="Courier New"/>
            <w:color w:val="000000"/>
            <w:lang w:val="en-US" w:eastAsia="en-US"/>
          </w:rPr>
          <w:t xml:space="preserve"> Serializable {</w:t>
        </w:r>
      </w:ins>
    </w:p>
    <w:p w14:paraId="688AD43D" w14:textId="2AB4864F" w:rsidR="005D5ECD" w:rsidRDefault="005D5ECD" w:rsidP="005D5ECD">
      <w:pPr>
        <w:pStyle w:val="Prrafodelista"/>
        <w:ind w:left="921"/>
        <w:rPr>
          <w:ins w:id="3408" w:author="COLMENA MATEOS Adrian" w:date="2018-11-26T16:54:00Z"/>
          <w:i/>
        </w:rPr>
      </w:pPr>
      <w:ins w:id="3409" w:author="COLMENA MATEOS Adrian" w:date="2018-11-26T13:41:00Z">
        <w:r>
          <w:t xml:space="preserve">Luego en la clase servicios, se incluirá el método que ejecutará esa </w:t>
        </w:r>
        <w:r w:rsidRPr="005D5ECD">
          <w:rPr>
            <w:i/>
          </w:rPr>
          <w:t>query</w:t>
        </w:r>
        <w:r>
          <w:t xml:space="preserve"> en la base de datos y nos devolver</w:t>
        </w:r>
      </w:ins>
      <w:ins w:id="3410" w:author="COLMENA MATEOS Adrian" w:date="2018-11-26T13:42:00Z">
        <w:r>
          <w:t xml:space="preserve">á el resultado como un objeto </w:t>
        </w:r>
        <w:r>
          <w:rPr>
            <w:i/>
          </w:rPr>
          <w:t xml:space="preserve">List. </w:t>
        </w:r>
        <w:r w:rsidR="001160BF">
          <w:t>A</w:t>
        </w:r>
      </w:ins>
      <w:ins w:id="3411" w:author="COLMENA MATEOS Adrian" w:date="2018-11-26T13:45:00Z">
        <w:r w:rsidR="001160BF">
          <w:t xml:space="preserve"> dicho método se le debe pasar el </w:t>
        </w:r>
      </w:ins>
      <w:ins w:id="3412" w:author="COLMENA MATEOS Adrian" w:date="2018-11-26T13:46:00Z">
        <w:r w:rsidR="001160BF">
          <w:rPr>
            <w:i/>
          </w:rPr>
          <w:t xml:space="preserve">EntityManager </w:t>
        </w:r>
        <w:r w:rsidR="001160BF">
          <w:t xml:space="preserve">como parámetro, el cual utiliza el método </w:t>
        </w:r>
        <w:r w:rsidR="001160BF">
          <w:rPr>
            <w:i/>
          </w:rPr>
          <w:t>createNamedQuery(</w:t>
        </w:r>
      </w:ins>
      <w:ins w:id="3413" w:author="COLMENA MATEOS Adrian" w:date="2018-11-26T13:47:00Z">
        <w:r w:rsidR="001160BF">
          <w:rPr>
            <w:i/>
          </w:rPr>
          <w:t>“</w:t>
        </w:r>
      </w:ins>
      <w:ins w:id="3414" w:author="COLMENA MATEOS Adrian" w:date="2018-11-26T13:46:00Z">
        <w:r w:rsidR="001160BF">
          <w:t>Nombre de la query</w:t>
        </w:r>
      </w:ins>
      <w:ins w:id="3415" w:author="COLMENA MATEOS Adrian" w:date="2018-11-26T13:47:00Z">
        <w:r w:rsidR="001160BF">
          <w:t xml:space="preserve">”, Clase de la propiedad </w:t>
        </w:r>
      </w:ins>
      <w:ins w:id="3416" w:author="COLMENA MATEOS Adrian" w:date="2018-11-26T13:46:00Z">
        <w:r w:rsidR="001160BF">
          <w:rPr>
            <w:i/>
          </w:rPr>
          <w:t>).getResultList</w:t>
        </w:r>
      </w:ins>
      <w:ins w:id="3417" w:author="COLMENA MATEOS Adrian" w:date="2018-11-26T13:48:00Z">
        <w:r w:rsidR="001160BF">
          <w:rPr>
            <w:i/>
          </w:rPr>
          <w:t>()</w:t>
        </w:r>
      </w:ins>
      <w:ins w:id="3418" w:author="COLMENA MATEOS Adrian" w:date="2018-11-26T13:47:00Z">
        <w:r w:rsidR="001160BF">
          <w:rPr>
            <w:i/>
          </w:rPr>
          <w:t>.</w:t>
        </w:r>
      </w:ins>
      <w:ins w:id="3419" w:author="COLMENA MATEOS Adrian" w:date="2018-11-26T13:48:00Z">
        <w:r w:rsidR="001160BF">
          <w:t xml:space="preserve"> </w:t>
        </w:r>
      </w:ins>
      <w:ins w:id="3420" w:author="COLMENA MATEOS Adrian" w:date="2018-11-26T13:47:00Z">
        <w:r w:rsidR="001160BF">
          <w:rPr>
            <w:i/>
          </w:rPr>
          <w:t xml:space="preserve"> </w:t>
        </w:r>
      </w:ins>
    </w:p>
    <w:p w14:paraId="57B8F71B" w14:textId="77777777" w:rsidR="002C582F" w:rsidRPr="001160BF" w:rsidRDefault="002C582F" w:rsidP="005D5ECD">
      <w:pPr>
        <w:pStyle w:val="Prrafodelista"/>
        <w:ind w:left="921"/>
        <w:rPr>
          <w:ins w:id="3421" w:author="COLMENA MATEOS Adrian" w:date="2018-11-26T13:40:00Z"/>
          <w:i/>
        </w:rPr>
      </w:pPr>
    </w:p>
    <w:p w14:paraId="3BCCF4DD" w14:textId="0F2371FE"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22" w:author="COLMENA MATEOS Adrian" w:date="2018-11-26T16:53:00Z"/>
          <w:rFonts w:ascii="Courier New" w:hAnsi="Courier New" w:cs="Courier New"/>
          <w:lang w:val="en-US" w:eastAsia="en-US"/>
        </w:rPr>
      </w:pPr>
      <w:ins w:id="3423" w:author="COLMENA MATEOS Adrian" w:date="2018-11-26T16:53:00Z">
        <w:r w:rsidRPr="002C582F">
          <w:rPr>
            <w:rFonts w:ascii="Courier New" w:hAnsi="Courier New" w:cs="Courier New"/>
            <w:b/>
            <w:bCs/>
            <w:color w:val="7F0055"/>
            <w:lang w:val="en-US" w:eastAsia="en-US"/>
          </w:rPr>
          <w:t>public</w:t>
        </w:r>
        <w:r w:rsidRPr="002C582F">
          <w:rPr>
            <w:rFonts w:ascii="Courier New" w:hAnsi="Courier New" w:cs="Courier New"/>
            <w:color w:val="000000"/>
            <w:lang w:val="en-US" w:eastAsia="en-US"/>
          </w:rPr>
          <w:t xml:space="preserve"> </w:t>
        </w:r>
        <w:r w:rsidRPr="002C582F">
          <w:rPr>
            <w:rFonts w:ascii="Courier New" w:hAnsi="Courier New" w:cs="Courier New"/>
            <w:b/>
            <w:bCs/>
            <w:color w:val="7F0055"/>
            <w:lang w:val="en-US" w:eastAsia="en-US"/>
          </w:rPr>
          <w:t>static</w:t>
        </w:r>
        <w:r w:rsidRPr="002C582F">
          <w:rPr>
            <w:rFonts w:ascii="Courier New" w:hAnsi="Courier New" w:cs="Courier New"/>
            <w:color w:val="000000"/>
            <w:lang w:val="en-US" w:eastAsia="en-US"/>
          </w:rPr>
          <w:t xml:space="preserve"> </w:t>
        </w:r>
        <w:r w:rsidRPr="002C582F">
          <w:rPr>
            <w:rFonts w:ascii="Courier New" w:hAnsi="Courier New" w:cs="Courier New"/>
            <w:color w:val="000000"/>
            <w:highlight w:val="lightGray"/>
            <w:lang w:val="en-US" w:eastAsia="en-US"/>
          </w:rPr>
          <w:t>List&lt;String&gt;</w:t>
        </w:r>
        <w:r w:rsidRPr="002C582F">
          <w:rPr>
            <w:rFonts w:ascii="Courier New" w:hAnsi="Courier New" w:cs="Courier New"/>
            <w:color w:val="000000"/>
            <w:lang w:val="en-US" w:eastAsia="en-US"/>
          </w:rPr>
          <w:t xml:space="preserve"> getNombres(EntityManager </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 {</w:t>
        </w:r>
      </w:ins>
    </w:p>
    <w:p w14:paraId="40DA935C" w14:textId="0D2B534B"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24" w:author="COLMENA MATEOS Adrian" w:date="2018-11-26T16:53:00Z"/>
          <w:rFonts w:ascii="Courier New" w:hAnsi="Courier New" w:cs="Courier New"/>
          <w:lang w:val="en-US" w:eastAsia="en-US"/>
        </w:rPr>
      </w:pPr>
      <w:ins w:id="3425" w:author="COLMENA MATEOS Adrian" w:date="2018-11-26T16:53:00Z">
        <w:r>
          <w:rPr>
            <w:rFonts w:ascii="Courier New" w:hAnsi="Courier New" w:cs="Courier New"/>
            <w:color w:val="000000"/>
            <w:lang w:val="en-US" w:eastAsia="en-US"/>
          </w:rPr>
          <w:tab/>
        </w:r>
        <w:r w:rsidRPr="002C582F">
          <w:rPr>
            <w:rFonts w:ascii="Courier New" w:hAnsi="Courier New" w:cs="Courier New"/>
            <w:color w:val="000000"/>
            <w:lang w:val="en-US" w:eastAsia="en-US"/>
          </w:rPr>
          <w:t xml:space="preserve">List&lt;String&gt; </w:t>
        </w:r>
        <w:r w:rsidRPr="002C582F">
          <w:rPr>
            <w:rFonts w:ascii="Courier New" w:hAnsi="Courier New" w:cs="Courier New"/>
            <w:color w:val="6A3E3E"/>
            <w:lang w:val="en-US" w:eastAsia="en-US"/>
          </w:rPr>
          <w:t>Nombres</w:t>
        </w:r>
        <w:r w:rsidRPr="002C582F">
          <w:rPr>
            <w:rFonts w:ascii="Courier New" w:hAnsi="Courier New" w:cs="Courier New"/>
            <w:color w:val="000000"/>
            <w:lang w:val="en-US" w:eastAsia="en-US"/>
          </w:rPr>
          <w:t xml:space="preserve"> = </w:t>
        </w:r>
        <w:r w:rsidRPr="002C582F">
          <w:rPr>
            <w:rFonts w:ascii="Courier New" w:hAnsi="Courier New" w:cs="Courier New"/>
            <w:b/>
            <w:bCs/>
            <w:color w:val="7F0055"/>
            <w:lang w:val="en-US" w:eastAsia="en-US"/>
          </w:rPr>
          <w:t>new</w:t>
        </w:r>
        <w:r w:rsidRPr="002C582F">
          <w:rPr>
            <w:rFonts w:ascii="Courier New" w:hAnsi="Courier New" w:cs="Courier New"/>
            <w:color w:val="000000"/>
            <w:lang w:val="en-US" w:eastAsia="en-US"/>
          </w:rPr>
          <w:t xml:space="preserve"> ArrayList&lt;String&gt;();</w:t>
        </w:r>
      </w:ins>
    </w:p>
    <w:p w14:paraId="1C53F86E" w14:textId="6DA034A1"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26" w:author="COLMENA MATEOS Adrian" w:date="2018-11-26T16:53:00Z"/>
          <w:rFonts w:ascii="Courier New" w:hAnsi="Courier New" w:cs="Courier New"/>
          <w:lang w:val="en-US" w:eastAsia="en-US"/>
        </w:rPr>
      </w:pPr>
      <w:ins w:id="3427" w:author="COLMENA MATEOS Adrian" w:date="2018-11-26T16:53:00Z">
        <w:r>
          <w:rPr>
            <w:rFonts w:ascii="Courier New" w:hAnsi="Courier New" w:cs="Courier New"/>
            <w:color w:val="000000"/>
            <w:lang w:val="en-US" w:eastAsia="en-US"/>
          </w:rPr>
          <w:tab/>
        </w:r>
        <w:r w:rsidRPr="002C582F">
          <w:rPr>
            <w:rFonts w:ascii="Courier New" w:hAnsi="Courier New" w:cs="Courier New"/>
            <w:color w:val="6A3E3E"/>
            <w:lang w:val="en-US" w:eastAsia="en-US"/>
          </w:rPr>
          <w:t>Nombres</w:t>
        </w:r>
        <w:r w:rsidRPr="002C582F">
          <w:rPr>
            <w:rFonts w:ascii="Courier New" w:hAnsi="Courier New" w:cs="Courier New"/>
            <w:color w:val="000000"/>
            <w:lang w:val="en-US" w:eastAsia="en-US"/>
          </w:rPr>
          <w:t xml:space="preserve"> = </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.createNamedQuery(</w:t>
        </w:r>
        <w:r w:rsidRPr="002C582F">
          <w:rPr>
            <w:rFonts w:ascii="Courier New" w:hAnsi="Courier New" w:cs="Courier New"/>
            <w:color w:val="2A00FF"/>
            <w:lang w:val="en-US" w:eastAsia="en-US"/>
          </w:rPr>
          <w:t>"Animal.nombre"</w:t>
        </w:r>
        <w:r w:rsidRPr="002C582F">
          <w:rPr>
            <w:rFonts w:ascii="Courier New" w:hAnsi="Courier New" w:cs="Courier New"/>
            <w:color w:val="000000"/>
            <w:lang w:val="en-US" w:eastAsia="en-US"/>
          </w:rPr>
          <w:t>, String.</w:t>
        </w:r>
        <w:r w:rsidRPr="002C582F">
          <w:rPr>
            <w:rFonts w:ascii="Courier New" w:hAnsi="Courier New" w:cs="Courier New"/>
            <w:b/>
            <w:bCs/>
            <w:color w:val="7F0055"/>
            <w:lang w:val="en-US" w:eastAsia="en-US"/>
          </w:rPr>
          <w:t>class</w:t>
        </w:r>
        <w:r w:rsidRPr="002C582F">
          <w:rPr>
            <w:rFonts w:ascii="Courier New" w:hAnsi="Courier New" w:cs="Courier New"/>
            <w:color w:val="000000"/>
            <w:lang w:val="en-US" w:eastAsia="en-US"/>
          </w:rPr>
          <w:t>).getResultList();</w:t>
        </w:r>
      </w:ins>
    </w:p>
    <w:p w14:paraId="5C6E5CCA" w14:textId="5D5B1545"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709"/>
        <w:jc w:val="left"/>
        <w:rPr>
          <w:ins w:id="3428" w:author="COLMENA MATEOS Adrian" w:date="2018-11-26T16:53:00Z"/>
          <w:rFonts w:ascii="Courier New" w:hAnsi="Courier New" w:cs="Courier New"/>
          <w:lang w:eastAsia="en-US"/>
        </w:rPr>
      </w:pPr>
      <w:ins w:id="3429" w:author="COLMENA MATEOS Adrian" w:date="2018-11-26T16:53:00Z">
        <w:r>
          <w:rPr>
            <w:rFonts w:ascii="Courier New" w:hAnsi="Courier New" w:cs="Courier New"/>
            <w:color w:val="000000"/>
            <w:lang w:val="en-US" w:eastAsia="en-US"/>
          </w:rPr>
          <w:tab/>
        </w:r>
        <w:r w:rsidRPr="002C582F">
          <w:rPr>
            <w:rFonts w:ascii="Courier New" w:hAnsi="Courier New" w:cs="Courier New"/>
            <w:b/>
            <w:bCs/>
            <w:color w:val="7F0055"/>
            <w:highlight w:val="lightGray"/>
            <w:lang w:eastAsia="en-US"/>
          </w:rPr>
          <w:t>return</w:t>
        </w:r>
        <w:r w:rsidRPr="002C582F">
          <w:rPr>
            <w:rFonts w:ascii="Courier New" w:hAnsi="Courier New" w:cs="Courier New"/>
            <w:color w:val="000000"/>
            <w:highlight w:val="lightGray"/>
            <w:lang w:eastAsia="en-US"/>
          </w:rPr>
          <w:t xml:space="preserve"> </w:t>
        </w:r>
        <w:r w:rsidRPr="002C582F">
          <w:rPr>
            <w:rFonts w:ascii="Courier New" w:hAnsi="Courier New" w:cs="Courier New"/>
            <w:color w:val="6A3E3E"/>
            <w:highlight w:val="lightGray"/>
            <w:lang w:eastAsia="en-US"/>
          </w:rPr>
          <w:t>Nombres</w:t>
        </w:r>
        <w:r w:rsidRPr="002C582F">
          <w:rPr>
            <w:rFonts w:ascii="Courier New" w:hAnsi="Courier New" w:cs="Courier New"/>
            <w:color w:val="000000"/>
            <w:highlight w:val="lightGray"/>
            <w:lang w:eastAsia="en-US"/>
          </w:rPr>
          <w:t>;</w:t>
        </w:r>
      </w:ins>
    </w:p>
    <w:p w14:paraId="2A6ADA37" w14:textId="06C095FA" w:rsidR="005D5ECD" w:rsidRPr="002C582F" w:rsidRDefault="002C582F" w:rsidP="002C582F">
      <w:pPr>
        <w:pBdr>
          <w:top w:val="single" w:sz="4" w:space="1" w:color="auto"/>
          <w:left w:val="single" w:sz="4" w:space="4" w:color="auto"/>
          <w:bottom w:val="single" w:sz="4" w:space="1" w:color="auto"/>
          <w:right w:val="single" w:sz="4" w:space="4" w:color="auto"/>
        </w:pBdr>
        <w:ind w:left="709"/>
        <w:rPr>
          <w:ins w:id="3430" w:author="COLMENA MATEOS Adrian" w:date="2018-11-26T13:40:00Z"/>
          <w:sz w:val="16"/>
        </w:rPr>
      </w:pPr>
      <w:ins w:id="3431" w:author="COLMENA MATEOS Adrian" w:date="2018-11-26T16:53:00Z">
        <w:r w:rsidRPr="002C582F">
          <w:rPr>
            <w:rFonts w:ascii="Courier New" w:hAnsi="Courier New" w:cs="Courier New"/>
            <w:color w:val="000000"/>
            <w:lang w:eastAsia="en-US"/>
          </w:rPr>
          <w:t>}</w:t>
        </w:r>
      </w:ins>
    </w:p>
    <w:p w14:paraId="6B0DDE4B" w14:textId="632603E2" w:rsidR="004B332A" w:rsidRDefault="001160BF" w:rsidP="002C582F">
      <w:pPr>
        <w:pStyle w:val="Ttulo2"/>
        <w:rPr>
          <w:ins w:id="3432" w:author="COLMENA MATEOS Adrian" w:date="2018-11-26T13:48:00Z"/>
        </w:rPr>
      </w:pPr>
      <w:bookmarkStart w:id="3433" w:name="_Toc532387534"/>
      <w:ins w:id="3434" w:author="COLMENA MATEOS Adrian" w:date="2018-11-26T13:48:00Z">
        <w:r>
          <w:lastRenderedPageBreak/>
          <w:t>El método main()</w:t>
        </w:r>
        <w:bookmarkEnd w:id="3433"/>
      </w:ins>
    </w:p>
    <w:p w14:paraId="2270D40A" w14:textId="52ABE923" w:rsidR="001160BF" w:rsidRDefault="001160BF" w:rsidP="001160BF">
      <w:pPr>
        <w:rPr>
          <w:ins w:id="3435" w:author="COLMENA MATEOS Adrian" w:date="2018-11-26T13:51:00Z"/>
        </w:rPr>
      </w:pPr>
      <w:ins w:id="3436" w:author="COLMENA MATEOS Adrian" w:date="2018-11-26T13:48:00Z">
        <w:r>
          <w:t>Se crea una última clase (Program</w:t>
        </w:r>
      </w:ins>
      <w:ins w:id="3437" w:author="COLMENA MATEOS Adrian" w:date="2018-11-26T13:49:00Z">
        <w:r>
          <w:t>a</w:t>
        </w:r>
      </w:ins>
      <w:ins w:id="3438" w:author="COLMENA MATEOS Adrian" w:date="2018-11-26T13:48:00Z">
        <w:r>
          <w:t>)</w:t>
        </w:r>
      </w:ins>
      <w:ins w:id="3439" w:author="COLMENA MATEOS Adrian" w:date="2018-11-26T13:49:00Z">
        <w:r w:rsidR="000369A8">
          <w:t xml:space="preserve"> dentro de un nuevo paquete (com.JPAmanual.</w:t>
        </w:r>
      </w:ins>
      <w:ins w:id="3440" w:author="COLMENA MATEOS Adrian" w:date="2018-11-26T13:50:00Z">
        <w:r w:rsidR="000369A8">
          <w:t>main).</w:t>
        </w:r>
      </w:ins>
      <w:ins w:id="3441" w:author="COLMENA MATEOS Adrian" w:date="2018-11-26T13:51:00Z">
        <w:r w:rsidR="000369A8">
          <w:t xml:space="preserve"> </w:t>
        </w:r>
      </w:ins>
    </w:p>
    <w:p w14:paraId="733AE5BB" w14:textId="6906D032" w:rsidR="00625463" w:rsidRDefault="000369A8" w:rsidP="00D008DC">
      <w:pPr>
        <w:rPr>
          <w:ins w:id="3442" w:author="COLMENA MATEOS Adrian" w:date="2018-11-26T13:57:00Z"/>
        </w:rPr>
      </w:pPr>
      <w:ins w:id="3443" w:author="COLMENA MATEOS Adrian" w:date="2018-11-26T13:51:00Z">
        <w:r>
          <w:t>Este método será el encargado de ejecutar todos los métodos vistos en la sección anterio</w:t>
        </w:r>
        <w:r w:rsidR="00D008DC">
          <w:t>r. Para ello, se deben crear la</w:t>
        </w:r>
        <w:r>
          <w:t xml:space="preserve"> </w:t>
        </w:r>
      </w:ins>
      <w:ins w:id="3444" w:author="COLMENA MATEOS Adrian" w:date="2018-11-26T13:52:00Z">
        <w:r>
          <w:rPr>
            <w:i/>
          </w:rPr>
          <w:t xml:space="preserve">EntityManagerFactory </w:t>
        </w:r>
        <w:r>
          <w:t>y</w:t>
        </w:r>
      </w:ins>
      <w:ins w:id="3445" w:author="COLMENA MATEOS Adrian" w:date="2018-11-26T16:10:00Z">
        <w:r w:rsidR="00D008DC">
          <w:t xml:space="preserve"> los</w:t>
        </w:r>
      </w:ins>
      <w:ins w:id="3446" w:author="COLMENA MATEOS Adrian" w:date="2018-11-26T13:52:00Z">
        <w:r>
          <w:t xml:space="preserve"> </w:t>
        </w:r>
        <w:r>
          <w:rPr>
            <w:i/>
          </w:rPr>
          <w:t>EntityManger</w:t>
        </w:r>
      </w:ins>
      <w:ins w:id="3447" w:author="COLMENA MATEOS Adrian" w:date="2018-11-26T16:10:00Z">
        <w:r w:rsidR="00D008DC">
          <w:rPr>
            <w:i/>
          </w:rPr>
          <w:t xml:space="preserve"> </w:t>
        </w:r>
        <w:r w:rsidR="00D008DC" w:rsidRPr="00D008DC">
          <w:t>que se requieran</w:t>
        </w:r>
      </w:ins>
      <w:ins w:id="3448" w:author="COLMENA MATEOS Adrian" w:date="2018-11-26T13:52:00Z">
        <w:r w:rsidRPr="00D008DC">
          <w:t>.</w:t>
        </w:r>
        <w:r>
          <w:t xml:space="preserve"> </w:t>
        </w:r>
      </w:ins>
      <w:ins w:id="3449" w:author="COLMENA MATEOS Adrian" w:date="2018-11-26T13:55:00Z">
        <w:r w:rsidR="00625463">
          <w:t xml:space="preserve">El objeto </w:t>
        </w:r>
        <w:r w:rsidR="00625463">
          <w:rPr>
            <w:i/>
          </w:rPr>
          <w:t xml:space="preserve">EntityManagerFactory </w:t>
        </w:r>
      </w:ins>
      <w:ins w:id="3450" w:author="COLMENA MATEOS Adrian" w:date="2018-11-26T13:56:00Z">
        <w:r w:rsidR="00625463">
          <w:t xml:space="preserve">debe contener el nombre de </w:t>
        </w:r>
      </w:ins>
      <w:ins w:id="3451" w:author="COLMENA MATEOS Adrian" w:date="2018-11-26T16:11:00Z">
        <w:r w:rsidR="00D008DC">
          <w:t xml:space="preserve">persistence unit definida en el fichero </w:t>
        </w:r>
        <w:r w:rsidR="00D008DC">
          <w:rPr>
            <w:i/>
          </w:rPr>
          <w:t>persistence.xml</w:t>
        </w:r>
      </w:ins>
      <w:ins w:id="3452" w:author="COLMENA MATEOS Adrian" w:date="2018-11-26T13:56:00Z">
        <w:r w:rsidR="00625463">
          <w:t xml:space="preserve">, </w:t>
        </w:r>
      </w:ins>
      <w:ins w:id="3453" w:author="COLMENA MATEOS Adrian" w:date="2018-11-26T16:12:00Z">
        <w:r w:rsidR="00D008DC">
          <w:t xml:space="preserve">a la cual </w:t>
        </w:r>
      </w:ins>
      <w:ins w:id="3454" w:author="COLMENA MATEOS Adrian" w:date="2018-11-26T16:13:00Z">
        <w:r w:rsidR="00D008DC">
          <w:t>se le ha dado el nombre de la tabla en base de datos</w:t>
        </w:r>
      </w:ins>
      <w:ins w:id="3455" w:author="COLMENA MATEOS Adrian" w:date="2018-11-26T16:14:00Z">
        <w:r w:rsidR="00D008DC">
          <w:t xml:space="preserve"> </w:t>
        </w:r>
      </w:ins>
      <w:ins w:id="3456" w:author="COLMENA MATEOS Adrian" w:date="2018-11-26T16:13:00Z">
        <w:r w:rsidR="00D008DC">
          <w:t>(animal).</w:t>
        </w:r>
      </w:ins>
    </w:p>
    <w:p w14:paraId="0E7BE202" w14:textId="501ABCF0" w:rsidR="000369A8" w:rsidRDefault="000369A8" w:rsidP="001160BF">
      <w:pPr>
        <w:rPr>
          <w:ins w:id="3457" w:author="COLMENA MATEOS Adrian" w:date="2018-11-26T13:54:00Z"/>
          <w:i/>
        </w:rPr>
      </w:pPr>
      <w:ins w:id="3458" w:author="COLMENA MATEOS Adrian" w:date="2018-11-26T13:52:00Z">
        <w:r>
          <w:t>Además, para la correcta ejecución de los métodos CRUD, es necesario abrir una transacción antes de la ejecuci</w:t>
        </w:r>
      </w:ins>
      <w:ins w:id="3459" w:author="COLMENA MATEOS Adrian" w:date="2018-11-26T13:53:00Z">
        <w:r>
          <w:t xml:space="preserve">ón de estos. Una vez ejecutados todos los métodos se deberá </w:t>
        </w:r>
      </w:ins>
      <w:ins w:id="3460" w:author="COLMENA MATEOS Adrian" w:date="2018-11-26T16:14:00Z">
        <w:r w:rsidR="00D008DC">
          <w:t xml:space="preserve">hacer el </w:t>
        </w:r>
        <w:r w:rsidR="00D008DC">
          <w:rPr>
            <w:i/>
          </w:rPr>
          <w:t xml:space="preserve">commit </w:t>
        </w:r>
        <w:r w:rsidR="00D008DC">
          <w:t>para que los cambios se reflejen en base de datos y la transacción se cierre</w:t>
        </w:r>
      </w:ins>
      <w:ins w:id="3461" w:author="COLMENA MATEOS Adrian" w:date="2018-11-26T16:15:00Z">
        <w:r w:rsidR="00D008DC">
          <w:t xml:space="preserve"> y </w:t>
        </w:r>
      </w:ins>
      <w:ins w:id="3462" w:author="COLMENA MATEOS Adrian" w:date="2018-11-26T13:53:00Z">
        <w:r>
          <w:t xml:space="preserve">cerrar los </w:t>
        </w:r>
        <w:r>
          <w:rPr>
            <w:i/>
          </w:rPr>
          <w:t xml:space="preserve">EntityManager </w:t>
        </w:r>
        <w:r>
          <w:t xml:space="preserve">y </w:t>
        </w:r>
      </w:ins>
      <w:ins w:id="3463" w:author="COLMENA MATEOS Adrian" w:date="2018-11-26T16:15:00Z">
        <w:r w:rsidR="00D008DC">
          <w:t xml:space="preserve">la </w:t>
        </w:r>
      </w:ins>
      <w:ins w:id="3464" w:author="COLMENA MATEOS Adrian" w:date="2018-11-26T13:53:00Z">
        <w:r>
          <w:rPr>
            <w:i/>
          </w:rPr>
          <w:t>EntityManager</w:t>
        </w:r>
      </w:ins>
      <w:ins w:id="3465" w:author="COLMENA MATEOS Adrian" w:date="2018-11-26T13:57:00Z">
        <w:r w:rsidR="00625463">
          <w:rPr>
            <w:i/>
          </w:rPr>
          <w:t>Factory</w:t>
        </w:r>
      </w:ins>
      <w:ins w:id="3466" w:author="COLMENA MATEOS Adrian" w:date="2018-11-26T13:53:00Z">
        <w:r>
          <w:rPr>
            <w:i/>
          </w:rPr>
          <w:t>.</w:t>
        </w:r>
      </w:ins>
    </w:p>
    <w:p w14:paraId="6CD29023" w14:textId="20DBB2B5" w:rsidR="000369A8" w:rsidRDefault="000369A8" w:rsidP="001160BF">
      <w:pPr>
        <w:rPr>
          <w:ins w:id="3467" w:author="COLMENA MATEOS Adrian" w:date="2018-11-26T13:54:00Z"/>
          <w:i/>
        </w:rPr>
      </w:pPr>
    </w:p>
    <w:p w14:paraId="0DC1D12F" w14:textId="202C06C7" w:rsid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68" w:author="COLMENA MATEOS Adrian" w:date="2018-11-26T16:57:00Z"/>
          <w:rFonts w:ascii="Courier New" w:hAnsi="Courier New" w:cs="Courier New"/>
          <w:color w:val="000000"/>
          <w:lang w:val="en-US" w:eastAsia="en-US"/>
        </w:rPr>
      </w:pPr>
      <w:ins w:id="3469" w:author="COLMENA MATEOS Adrian" w:date="2018-11-26T16:56:00Z">
        <w:r w:rsidRPr="002C582F">
          <w:rPr>
            <w:rFonts w:ascii="Courier New" w:hAnsi="Courier New" w:cs="Courier New"/>
            <w:b/>
            <w:bCs/>
            <w:color w:val="7F0055"/>
            <w:lang w:val="en-US" w:eastAsia="en-US"/>
          </w:rPr>
          <w:t>package</w:t>
        </w:r>
        <w:r w:rsidRPr="002C582F">
          <w:rPr>
            <w:rFonts w:ascii="Courier New" w:hAnsi="Courier New" w:cs="Courier New"/>
            <w:color w:val="000000"/>
            <w:lang w:val="en-US" w:eastAsia="en-US"/>
          </w:rPr>
          <w:t xml:space="preserve"> com.JPAmanual.main;</w:t>
        </w:r>
      </w:ins>
    </w:p>
    <w:p w14:paraId="1F44BE08"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0" w:author="COLMENA MATEOS Adrian" w:date="2018-11-26T16:56:00Z"/>
          <w:rFonts w:ascii="Courier New" w:hAnsi="Courier New" w:cs="Courier New"/>
          <w:lang w:val="en-US" w:eastAsia="en-US"/>
        </w:rPr>
      </w:pPr>
    </w:p>
    <w:p w14:paraId="5F82B0B8"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1" w:author="COLMENA MATEOS Adrian" w:date="2018-11-26T16:56:00Z"/>
          <w:rFonts w:ascii="Courier New" w:hAnsi="Courier New" w:cs="Courier New"/>
          <w:lang w:val="en-US" w:eastAsia="en-US"/>
        </w:rPr>
      </w:pPr>
      <w:ins w:id="3472" w:author="COLMENA MATEOS Adrian" w:date="2018-11-26T16:56:00Z">
        <w:r w:rsidRPr="002C582F">
          <w:rPr>
            <w:rFonts w:ascii="Courier New" w:hAnsi="Courier New" w:cs="Courier New"/>
            <w:b/>
            <w:bCs/>
            <w:color w:val="7F0055"/>
            <w:lang w:val="en-US" w:eastAsia="en-US"/>
          </w:rPr>
          <w:t>import</w:t>
        </w:r>
        <w:r w:rsidRPr="002C582F">
          <w:rPr>
            <w:rFonts w:ascii="Courier New" w:hAnsi="Courier New" w:cs="Courier New"/>
            <w:color w:val="000000"/>
            <w:lang w:val="en-US" w:eastAsia="en-US"/>
          </w:rPr>
          <w:t xml:space="preserve"> javax.persistence.EntityManager;</w:t>
        </w:r>
      </w:ins>
    </w:p>
    <w:p w14:paraId="33C268F9"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3" w:author="COLMENA MATEOS Adrian" w:date="2018-11-26T16:56:00Z"/>
          <w:rFonts w:ascii="Courier New" w:hAnsi="Courier New" w:cs="Courier New"/>
          <w:lang w:val="en-US" w:eastAsia="en-US"/>
        </w:rPr>
      </w:pPr>
      <w:ins w:id="3474" w:author="COLMENA MATEOS Adrian" w:date="2018-11-26T16:56:00Z">
        <w:r w:rsidRPr="002C582F">
          <w:rPr>
            <w:rFonts w:ascii="Courier New" w:hAnsi="Courier New" w:cs="Courier New"/>
            <w:b/>
            <w:bCs/>
            <w:color w:val="7F0055"/>
            <w:lang w:val="en-US" w:eastAsia="en-US"/>
          </w:rPr>
          <w:t>import</w:t>
        </w:r>
        <w:r w:rsidRPr="002C582F">
          <w:rPr>
            <w:rFonts w:ascii="Courier New" w:hAnsi="Courier New" w:cs="Courier New"/>
            <w:color w:val="000000"/>
            <w:lang w:val="en-US" w:eastAsia="en-US"/>
          </w:rPr>
          <w:t xml:space="preserve"> javax.persistence.EntityManagerFactory;</w:t>
        </w:r>
      </w:ins>
    </w:p>
    <w:p w14:paraId="4441E209"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5" w:author="COLMENA MATEOS Adrian" w:date="2018-11-26T16:56:00Z"/>
          <w:rFonts w:ascii="Courier New" w:hAnsi="Courier New" w:cs="Courier New"/>
          <w:lang w:val="en-US" w:eastAsia="en-US"/>
        </w:rPr>
      </w:pPr>
      <w:ins w:id="3476" w:author="COLMENA MATEOS Adrian" w:date="2018-11-26T16:56:00Z">
        <w:r w:rsidRPr="002C582F">
          <w:rPr>
            <w:rFonts w:ascii="Courier New" w:hAnsi="Courier New" w:cs="Courier New"/>
            <w:b/>
            <w:bCs/>
            <w:color w:val="7F0055"/>
            <w:lang w:val="en-US" w:eastAsia="en-US"/>
          </w:rPr>
          <w:t>import</w:t>
        </w:r>
        <w:r w:rsidRPr="002C582F">
          <w:rPr>
            <w:rFonts w:ascii="Courier New" w:hAnsi="Courier New" w:cs="Courier New"/>
            <w:color w:val="000000"/>
            <w:lang w:val="en-US" w:eastAsia="en-US"/>
          </w:rPr>
          <w:t xml:space="preserve"> javax.persistence.Persistence;</w:t>
        </w:r>
      </w:ins>
    </w:p>
    <w:p w14:paraId="2E895B59"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7" w:author="COLMENA MATEOS Adrian" w:date="2018-11-26T16:56:00Z"/>
          <w:rFonts w:ascii="Courier New" w:hAnsi="Courier New" w:cs="Courier New"/>
          <w:lang w:eastAsia="en-US"/>
        </w:rPr>
      </w:pPr>
      <w:ins w:id="3478" w:author="COLMENA MATEOS Adrian" w:date="2018-11-26T16:56:00Z">
        <w:r w:rsidRPr="002C582F">
          <w:rPr>
            <w:rFonts w:ascii="Courier New" w:hAnsi="Courier New" w:cs="Courier New"/>
            <w:b/>
            <w:bCs/>
            <w:color w:val="7F0055"/>
            <w:lang w:eastAsia="en-US"/>
          </w:rPr>
          <w:t>import</w:t>
        </w:r>
        <w:r w:rsidRPr="002C582F">
          <w:rPr>
            <w:rFonts w:ascii="Courier New" w:hAnsi="Courier New" w:cs="Courier New"/>
            <w:color w:val="000000"/>
            <w:lang w:eastAsia="en-US"/>
          </w:rPr>
          <w:t xml:space="preserve"> com.JPAmanual.entidad.Animal;</w:t>
        </w:r>
      </w:ins>
    </w:p>
    <w:p w14:paraId="66822445"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79" w:author="COLMENA MATEOS Adrian" w:date="2018-11-26T16:56:00Z"/>
          <w:rFonts w:ascii="Courier New" w:hAnsi="Courier New" w:cs="Courier New"/>
          <w:lang w:eastAsia="en-US"/>
        </w:rPr>
      </w:pPr>
      <w:ins w:id="3480" w:author="COLMENA MATEOS Adrian" w:date="2018-11-26T16:56:00Z">
        <w:r w:rsidRPr="002C582F">
          <w:rPr>
            <w:rFonts w:ascii="Courier New" w:hAnsi="Courier New" w:cs="Courier New"/>
            <w:b/>
            <w:bCs/>
            <w:color w:val="7F0055"/>
            <w:lang w:eastAsia="en-US"/>
          </w:rPr>
          <w:t>import</w:t>
        </w:r>
        <w:r w:rsidRPr="002C582F">
          <w:rPr>
            <w:rFonts w:ascii="Courier New" w:hAnsi="Courier New" w:cs="Courier New"/>
            <w:color w:val="000000"/>
            <w:lang w:eastAsia="en-US"/>
          </w:rPr>
          <w:t xml:space="preserve"> com.JPAmanual.servicios.ServicioAnimal;</w:t>
        </w:r>
      </w:ins>
    </w:p>
    <w:p w14:paraId="29B65B16"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1" w:author="COLMENA MATEOS Adrian" w:date="2018-11-26T16:56:00Z"/>
          <w:rFonts w:ascii="Courier New" w:hAnsi="Courier New" w:cs="Courier New"/>
          <w:lang w:eastAsia="en-US"/>
        </w:rPr>
      </w:pPr>
    </w:p>
    <w:p w14:paraId="53D123AC"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2" w:author="COLMENA MATEOS Adrian" w:date="2018-11-26T16:56:00Z"/>
          <w:rFonts w:ascii="Courier New" w:hAnsi="Courier New" w:cs="Courier New"/>
          <w:lang w:eastAsia="en-US"/>
        </w:rPr>
      </w:pPr>
    </w:p>
    <w:p w14:paraId="19525EAB"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3" w:author="COLMENA MATEOS Adrian" w:date="2018-11-26T16:56:00Z"/>
          <w:rFonts w:ascii="Courier New" w:hAnsi="Courier New" w:cs="Courier New"/>
          <w:lang w:val="en-US" w:eastAsia="en-US"/>
        </w:rPr>
      </w:pPr>
      <w:ins w:id="3484" w:author="COLMENA MATEOS Adrian" w:date="2018-11-26T16:56:00Z">
        <w:r w:rsidRPr="002C582F">
          <w:rPr>
            <w:rFonts w:ascii="Courier New" w:hAnsi="Courier New" w:cs="Courier New"/>
            <w:b/>
            <w:bCs/>
            <w:color w:val="7F0055"/>
            <w:lang w:val="en-US" w:eastAsia="en-US"/>
          </w:rPr>
          <w:t>public</w:t>
        </w:r>
        <w:r w:rsidRPr="002C582F">
          <w:rPr>
            <w:rFonts w:ascii="Courier New" w:hAnsi="Courier New" w:cs="Courier New"/>
            <w:color w:val="000000"/>
            <w:lang w:val="en-US" w:eastAsia="en-US"/>
          </w:rPr>
          <w:t xml:space="preserve"> </w:t>
        </w:r>
        <w:r w:rsidRPr="002C582F">
          <w:rPr>
            <w:rFonts w:ascii="Courier New" w:hAnsi="Courier New" w:cs="Courier New"/>
            <w:b/>
            <w:bCs/>
            <w:color w:val="7F0055"/>
            <w:lang w:val="en-US" w:eastAsia="en-US"/>
          </w:rPr>
          <w:t>class</w:t>
        </w:r>
        <w:r w:rsidRPr="002C582F">
          <w:rPr>
            <w:rFonts w:ascii="Courier New" w:hAnsi="Courier New" w:cs="Courier New"/>
            <w:color w:val="000000"/>
            <w:lang w:val="en-US" w:eastAsia="en-US"/>
          </w:rPr>
          <w:t xml:space="preserve"> Programa {</w:t>
        </w:r>
      </w:ins>
    </w:p>
    <w:p w14:paraId="08069027"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5" w:author="COLMENA MATEOS Adrian" w:date="2018-11-26T16:56:00Z"/>
          <w:rFonts w:ascii="Courier New" w:hAnsi="Courier New" w:cs="Courier New"/>
          <w:lang w:val="en-US" w:eastAsia="en-US"/>
        </w:rPr>
      </w:pPr>
      <w:ins w:id="3486" w:author="COLMENA MATEOS Adrian" w:date="2018-11-26T16:56:00Z">
        <w:r w:rsidRPr="002C582F">
          <w:rPr>
            <w:rFonts w:ascii="Courier New" w:hAnsi="Courier New" w:cs="Courier New"/>
            <w:color w:val="000000"/>
            <w:lang w:val="en-US" w:eastAsia="en-US"/>
          </w:rPr>
          <w:tab/>
        </w:r>
        <w:r w:rsidRPr="002C582F">
          <w:rPr>
            <w:rFonts w:ascii="Courier New" w:hAnsi="Courier New" w:cs="Courier New"/>
            <w:b/>
            <w:bCs/>
            <w:color w:val="7F0055"/>
            <w:lang w:val="en-US" w:eastAsia="en-US"/>
          </w:rPr>
          <w:t>public</w:t>
        </w:r>
        <w:r w:rsidRPr="002C582F">
          <w:rPr>
            <w:rFonts w:ascii="Courier New" w:hAnsi="Courier New" w:cs="Courier New"/>
            <w:color w:val="000000"/>
            <w:lang w:val="en-US" w:eastAsia="en-US"/>
          </w:rPr>
          <w:t xml:space="preserve"> </w:t>
        </w:r>
        <w:r w:rsidRPr="002C582F">
          <w:rPr>
            <w:rFonts w:ascii="Courier New" w:hAnsi="Courier New" w:cs="Courier New"/>
            <w:b/>
            <w:bCs/>
            <w:color w:val="7F0055"/>
            <w:lang w:val="en-US" w:eastAsia="en-US"/>
          </w:rPr>
          <w:t>static</w:t>
        </w:r>
        <w:r w:rsidRPr="002C582F">
          <w:rPr>
            <w:rFonts w:ascii="Courier New" w:hAnsi="Courier New" w:cs="Courier New"/>
            <w:color w:val="000000"/>
            <w:lang w:val="en-US" w:eastAsia="en-US"/>
          </w:rPr>
          <w:t xml:space="preserve"> </w:t>
        </w:r>
        <w:r w:rsidRPr="002C582F">
          <w:rPr>
            <w:rFonts w:ascii="Courier New" w:hAnsi="Courier New" w:cs="Courier New"/>
            <w:b/>
            <w:bCs/>
            <w:color w:val="7F0055"/>
            <w:lang w:val="en-US" w:eastAsia="en-US"/>
          </w:rPr>
          <w:t>void</w:t>
        </w:r>
        <w:r w:rsidRPr="002C582F">
          <w:rPr>
            <w:rFonts w:ascii="Courier New" w:hAnsi="Courier New" w:cs="Courier New"/>
            <w:color w:val="000000"/>
            <w:lang w:val="en-US" w:eastAsia="en-US"/>
          </w:rPr>
          <w:t xml:space="preserve"> main(String[] </w:t>
        </w:r>
        <w:r w:rsidRPr="002C582F">
          <w:rPr>
            <w:rFonts w:ascii="Courier New" w:hAnsi="Courier New" w:cs="Courier New"/>
            <w:color w:val="6A3E3E"/>
            <w:lang w:val="en-US" w:eastAsia="en-US"/>
          </w:rPr>
          <w:t>args</w:t>
        </w:r>
        <w:r w:rsidRPr="002C582F">
          <w:rPr>
            <w:rFonts w:ascii="Courier New" w:hAnsi="Courier New" w:cs="Courier New"/>
            <w:color w:val="000000"/>
            <w:lang w:val="en-US" w:eastAsia="en-US"/>
          </w:rPr>
          <w:t>){</w:t>
        </w:r>
      </w:ins>
    </w:p>
    <w:p w14:paraId="7ED4ED53" w14:textId="02651D42"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7" w:author="COLMENA MATEOS Adrian" w:date="2018-11-26T16:56:00Z"/>
          <w:rFonts w:ascii="Courier New" w:hAnsi="Courier New" w:cs="Courier New"/>
          <w:lang w:val="en-US" w:eastAsia="en-US"/>
        </w:rPr>
      </w:pPr>
      <w:ins w:id="3488" w:author="COLMENA MATEOS Adrian" w:date="2018-11-26T16:56:00Z">
        <w:r>
          <w:rPr>
            <w:rFonts w:ascii="Courier New" w:hAnsi="Courier New" w:cs="Courier New"/>
            <w:color w:val="000000"/>
            <w:lang w:val="en-US" w:eastAsia="en-US"/>
          </w:rPr>
          <w:tab/>
          <w:t xml:space="preserve">  </w:t>
        </w:r>
        <w:r w:rsidRPr="002C582F">
          <w:rPr>
            <w:rFonts w:ascii="Courier New" w:hAnsi="Courier New" w:cs="Courier New"/>
            <w:color w:val="000000"/>
            <w:lang w:val="en-US" w:eastAsia="en-US"/>
          </w:rPr>
          <w:t xml:space="preserve">EntityManagerFactory </w:t>
        </w:r>
        <w:r w:rsidRPr="002C582F">
          <w:rPr>
            <w:rFonts w:ascii="Courier New" w:hAnsi="Courier New" w:cs="Courier New"/>
            <w:color w:val="6A3E3E"/>
            <w:lang w:val="en-US" w:eastAsia="en-US"/>
          </w:rPr>
          <w:t>emf</w:t>
        </w:r>
        <w:r w:rsidRPr="002C582F">
          <w:rPr>
            <w:rFonts w:ascii="Courier New" w:hAnsi="Courier New" w:cs="Courier New"/>
            <w:color w:val="000000"/>
            <w:lang w:val="en-US" w:eastAsia="en-US"/>
          </w:rPr>
          <w:t xml:space="preserve"> = Persistence.</w:t>
        </w:r>
        <w:r w:rsidRPr="002C582F">
          <w:rPr>
            <w:rFonts w:ascii="Courier New" w:hAnsi="Courier New" w:cs="Courier New"/>
            <w:i/>
            <w:iCs/>
            <w:color w:val="000000"/>
            <w:lang w:val="en-US" w:eastAsia="en-US"/>
          </w:rPr>
          <w:t>createEntityManagerFactory</w:t>
        </w:r>
        <w:r w:rsidRPr="002C582F">
          <w:rPr>
            <w:rFonts w:ascii="Courier New" w:hAnsi="Courier New" w:cs="Courier New"/>
            <w:color w:val="000000"/>
            <w:lang w:val="en-US" w:eastAsia="en-US"/>
          </w:rPr>
          <w:t>(</w:t>
        </w:r>
        <w:r w:rsidRPr="002C582F">
          <w:rPr>
            <w:rFonts w:ascii="Courier New" w:hAnsi="Courier New" w:cs="Courier New"/>
            <w:color w:val="2A00FF"/>
            <w:lang w:val="en-US" w:eastAsia="en-US"/>
          </w:rPr>
          <w:t>"animal"</w:t>
        </w:r>
        <w:r w:rsidRPr="002C582F">
          <w:rPr>
            <w:rFonts w:ascii="Courier New" w:hAnsi="Courier New" w:cs="Courier New"/>
            <w:color w:val="000000"/>
            <w:lang w:val="en-US" w:eastAsia="en-US"/>
          </w:rPr>
          <w:t>);</w:t>
        </w:r>
      </w:ins>
    </w:p>
    <w:p w14:paraId="49A17C18" w14:textId="4E899D16"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89" w:author="COLMENA MATEOS Adrian" w:date="2018-11-26T16:56:00Z"/>
          <w:rFonts w:ascii="Courier New" w:hAnsi="Courier New" w:cs="Courier New"/>
          <w:lang w:val="en-US" w:eastAsia="en-US"/>
        </w:rPr>
      </w:pPr>
      <w:ins w:id="3490" w:author="COLMENA MATEOS Adrian" w:date="2018-11-26T16:56:00Z">
        <w:r w:rsidRPr="002C582F">
          <w:rPr>
            <w:rFonts w:ascii="Courier New" w:hAnsi="Courier New" w:cs="Courier New"/>
            <w:color w:val="000000"/>
            <w:lang w:val="en-US" w:eastAsia="en-US"/>
          </w:rPr>
          <w:tab/>
        </w:r>
      </w:ins>
      <w:ins w:id="3491" w:author="COLMENA MATEOS Adrian" w:date="2018-11-26T16:57:00Z">
        <w:r>
          <w:rPr>
            <w:rFonts w:ascii="Courier New" w:hAnsi="Courier New" w:cs="Courier New"/>
            <w:color w:val="000000"/>
            <w:lang w:val="en-US" w:eastAsia="en-US"/>
          </w:rPr>
          <w:t xml:space="preserve">  </w:t>
        </w:r>
      </w:ins>
      <w:ins w:id="3492" w:author="COLMENA MATEOS Adrian" w:date="2018-11-26T16:56:00Z">
        <w:r w:rsidRPr="002C582F">
          <w:rPr>
            <w:rFonts w:ascii="Courier New" w:hAnsi="Courier New" w:cs="Courier New"/>
            <w:color w:val="000000"/>
            <w:lang w:val="en-US" w:eastAsia="en-US"/>
          </w:rPr>
          <w:t xml:space="preserve">EntityManager </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 xml:space="preserve"> = </w:t>
        </w:r>
        <w:r w:rsidRPr="002C582F">
          <w:rPr>
            <w:rFonts w:ascii="Courier New" w:hAnsi="Courier New" w:cs="Courier New"/>
            <w:color w:val="6A3E3E"/>
            <w:lang w:val="en-US" w:eastAsia="en-US"/>
          </w:rPr>
          <w:t>emf</w:t>
        </w:r>
        <w:r w:rsidRPr="002C582F">
          <w:rPr>
            <w:rFonts w:ascii="Courier New" w:hAnsi="Courier New" w:cs="Courier New"/>
            <w:color w:val="000000"/>
            <w:lang w:val="en-US" w:eastAsia="en-US"/>
          </w:rPr>
          <w:t>.createEntityManager();</w:t>
        </w:r>
      </w:ins>
    </w:p>
    <w:p w14:paraId="532270C5" w14:textId="5126831B"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93" w:author="COLMENA MATEOS Adrian" w:date="2018-11-26T16:56:00Z"/>
          <w:rFonts w:ascii="Courier New" w:hAnsi="Courier New" w:cs="Courier New"/>
          <w:lang w:val="en-US" w:eastAsia="en-US"/>
        </w:rPr>
      </w:pPr>
      <w:ins w:id="3494" w:author="COLMENA MATEOS Adrian" w:date="2018-11-26T16:56:00Z">
        <w:r w:rsidRPr="002C582F">
          <w:rPr>
            <w:rFonts w:ascii="Courier New" w:hAnsi="Courier New" w:cs="Courier New"/>
            <w:color w:val="000000"/>
            <w:lang w:val="en-US" w:eastAsia="en-US"/>
          </w:rPr>
          <w:tab/>
        </w:r>
      </w:ins>
      <w:ins w:id="3495" w:author="COLMENA MATEOS Adrian" w:date="2018-11-26T16:58:00Z">
        <w:r>
          <w:rPr>
            <w:rFonts w:ascii="Courier New" w:hAnsi="Courier New" w:cs="Courier New"/>
            <w:color w:val="000000"/>
            <w:lang w:val="en-US" w:eastAsia="en-US"/>
          </w:rPr>
          <w:t xml:space="preserve">  </w:t>
        </w:r>
      </w:ins>
      <w:ins w:id="3496" w:author="COLMENA MATEOS Adrian" w:date="2018-11-26T16:56:00Z">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.getTransaction().begin();</w:t>
        </w:r>
      </w:ins>
    </w:p>
    <w:p w14:paraId="6B4D1D6A"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97" w:author="COLMENA MATEOS Adrian" w:date="2018-11-26T16:56:00Z"/>
          <w:rFonts w:ascii="Courier New" w:hAnsi="Courier New" w:cs="Courier New"/>
          <w:lang w:val="en-US" w:eastAsia="en-US"/>
        </w:rPr>
      </w:pPr>
      <w:ins w:id="3498" w:author="COLMENA MATEOS Adrian" w:date="2018-11-26T16:56:00Z">
        <w:r w:rsidRPr="002C582F">
          <w:rPr>
            <w:rFonts w:ascii="Courier New" w:hAnsi="Courier New" w:cs="Courier New"/>
            <w:color w:val="000000"/>
            <w:lang w:val="en-US" w:eastAsia="en-US"/>
          </w:rPr>
          <w:tab/>
        </w:r>
        <w:r w:rsidRPr="002C582F">
          <w:rPr>
            <w:rFonts w:ascii="Courier New" w:hAnsi="Courier New" w:cs="Courier New"/>
            <w:color w:val="000000"/>
            <w:lang w:val="en-US" w:eastAsia="en-US"/>
          </w:rPr>
          <w:tab/>
        </w:r>
      </w:ins>
    </w:p>
    <w:p w14:paraId="086E6246" w14:textId="232E8FBE"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499" w:author="COLMENA MATEOS Adrian" w:date="2018-11-26T16:56:00Z"/>
          <w:rFonts w:ascii="Courier New" w:hAnsi="Courier New" w:cs="Courier New"/>
          <w:lang w:eastAsia="en-US"/>
        </w:rPr>
      </w:pPr>
      <w:ins w:id="3500" w:author="COLMENA MATEOS Adrian" w:date="2018-11-26T16:56:00Z">
        <w:r w:rsidRPr="002C582F">
          <w:rPr>
            <w:rFonts w:ascii="Courier New" w:hAnsi="Courier New" w:cs="Courier New"/>
            <w:color w:val="000000"/>
            <w:lang w:val="en-US" w:eastAsia="en-US"/>
          </w:rPr>
          <w:tab/>
        </w:r>
      </w:ins>
      <w:ins w:id="3501" w:author="COLMENA MATEOS Adrian" w:date="2018-11-26T16:58:00Z">
        <w:r w:rsidRPr="002C582F">
          <w:rPr>
            <w:rFonts w:ascii="Courier New" w:hAnsi="Courier New" w:cs="Courier New"/>
            <w:color w:val="000000"/>
            <w:lang w:eastAsia="en-US"/>
          </w:rPr>
          <w:t xml:space="preserve">  </w:t>
        </w:r>
      </w:ins>
      <w:ins w:id="3502" w:author="COLMENA MATEOS Adrian" w:date="2018-11-26T16:56:00Z">
        <w:r w:rsidRPr="002C582F">
          <w:rPr>
            <w:rFonts w:ascii="Courier New" w:hAnsi="Courier New" w:cs="Courier New"/>
            <w:color w:val="000000"/>
            <w:lang w:eastAsia="en-US"/>
          </w:rPr>
          <w:t xml:space="preserve">Animal </w:t>
        </w:r>
        <w:r w:rsidRPr="002C582F">
          <w:rPr>
            <w:rFonts w:ascii="Courier New" w:hAnsi="Courier New" w:cs="Courier New"/>
            <w:color w:val="6A3E3E"/>
            <w:u w:val="single"/>
            <w:lang w:eastAsia="en-US"/>
          </w:rPr>
          <w:t>Hipo</w:t>
        </w:r>
        <w:r w:rsidRPr="002C582F">
          <w:rPr>
            <w:rFonts w:ascii="Courier New" w:hAnsi="Courier New" w:cs="Courier New"/>
            <w:color w:val="000000"/>
            <w:lang w:eastAsia="en-US"/>
          </w:rPr>
          <w:t xml:space="preserve"> = ServicioAnimal.</w:t>
        </w:r>
        <w:r w:rsidRPr="002C582F">
          <w:rPr>
            <w:rFonts w:ascii="Courier New" w:hAnsi="Courier New" w:cs="Courier New"/>
            <w:i/>
            <w:iCs/>
            <w:color w:val="000000"/>
            <w:lang w:eastAsia="en-US"/>
          </w:rPr>
          <w:t>crearAnimal</w:t>
        </w:r>
        <w:r w:rsidRPr="002C582F">
          <w:rPr>
            <w:rFonts w:ascii="Courier New" w:hAnsi="Courier New" w:cs="Courier New"/>
            <w:color w:val="000000"/>
            <w:lang w:eastAsia="en-US"/>
          </w:rPr>
          <w:t>(</w:t>
        </w:r>
        <w:r w:rsidRPr="002C582F">
          <w:rPr>
            <w:rFonts w:ascii="Courier New" w:hAnsi="Courier New" w:cs="Courier New"/>
            <w:color w:val="6A3E3E"/>
            <w:lang w:eastAsia="en-US"/>
          </w:rPr>
          <w:t>em</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"Hippo"</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"Hippopotamus amphibius"</w:t>
        </w:r>
        <w:r w:rsidRPr="002C582F">
          <w:rPr>
            <w:rFonts w:ascii="Courier New" w:hAnsi="Courier New" w:cs="Courier New"/>
            <w:color w:val="000000"/>
            <w:lang w:eastAsia="en-US"/>
          </w:rPr>
          <w:t xml:space="preserve">, </w:t>
        </w:r>
      </w:ins>
      <w:ins w:id="3503" w:author="COLMENA MATEOS Adrian" w:date="2018-11-26T16:57:00Z">
        <w:r>
          <w:rPr>
            <w:rFonts w:ascii="Courier New" w:hAnsi="Courier New" w:cs="Courier New"/>
            <w:color w:val="000000"/>
            <w:lang w:eastAsia="en-US"/>
          </w:rPr>
          <w:br/>
          <w:t xml:space="preserve">        </w:t>
        </w:r>
      </w:ins>
      <w:ins w:id="3504" w:author="COLMENA MATEOS Adrian" w:date="2018-11-26T16:56:00Z">
        <w:r w:rsidRPr="002C582F">
          <w:rPr>
            <w:rFonts w:ascii="Courier New" w:hAnsi="Courier New" w:cs="Courier New"/>
            <w:color w:val="2A00FF"/>
            <w:lang w:eastAsia="en-US"/>
          </w:rPr>
          <w:t>"Mamífero"</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"Sabana"</w:t>
        </w:r>
        <w:r w:rsidRPr="002C582F">
          <w:rPr>
            <w:rFonts w:ascii="Courier New" w:hAnsi="Courier New" w:cs="Courier New"/>
            <w:color w:val="000000"/>
            <w:lang w:eastAsia="en-US"/>
          </w:rPr>
          <w:t>);</w:t>
        </w:r>
      </w:ins>
    </w:p>
    <w:p w14:paraId="0DBCC72A"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05" w:author="COLMENA MATEOS Adrian" w:date="2018-11-26T16:56:00Z"/>
          <w:rFonts w:ascii="Courier New" w:hAnsi="Courier New" w:cs="Courier New"/>
          <w:lang w:eastAsia="en-US"/>
        </w:rPr>
      </w:pPr>
      <w:ins w:id="3506" w:author="COLMENA MATEOS Adrian" w:date="2018-11-26T16:56:00Z">
        <w:r w:rsidRPr="002C582F">
          <w:rPr>
            <w:rFonts w:ascii="Courier New" w:hAnsi="Courier New" w:cs="Courier New"/>
            <w:color w:val="000000"/>
            <w:lang w:eastAsia="en-US"/>
          </w:rPr>
          <w:tab/>
        </w:r>
        <w:r w:rsidRPr="002C582F">
          <w:rPr>
            <w:rFonts w:ascii="Courier New" w:hAnsi="Courier New" w:cs="Courier New"/>
            <w:color w:val="000000"/>
            <w:lang w:eastAsia="en-US"/>
          </w:rPr>
          <w:tab/>
        </w:r>
      </w:ins>
    </w:p>
    <w:p w14:paraId="1E313E6C" w14:textId="41B5C3D1"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07" w:author="COLMENA MATEOS Adrian" w:date="2018-11-26T16:56:00Z"/>
          <w:rFonts w:ascii="Courier New" w:hAnsi="Courier New" w:cs="Courier New"/>
          <w:lang w:eastAsia="en-US"/>
        </w:rPr>
      </w:pPr>
      <w:ins w:id="3508" w:author="COLMENA MATEOS Adrian" w:date="2018-11-26T16:56:00Z">
        <w:r w:rsidRPr="002C582F">
          <w:rPr>
            <w:rFonts w:ascii="Courier New" w:hAnsi="Courier New" w:cs="Courier New"/>
            <w:color w:val="000000"/>
            <w:lang w:eastAsia="en-US"/>
          </w:rPr>
          <w:tab/>
        </w:r>
      </w:ins>
      <w:ins w:id="3509" w:author="COLMENA MATEOS Adrian" w:date="2018-11-26T16:58:00Z">
        <w:r>
          <w:rPr>
            <w:rFonts w:ascii="Courier New" w:hAnsi="Courier New" w:cs="Courier New"/>
            <w:color w:val="000000"/>
            <w:lang w:eastAsia="en-US"/>
          </w:rPr>
          <w:t xml:space="preserve">  </w:t>
        </w:r>
      </w:ins>
      <w:ins w:id="3510" w:author="COLMENA MATEOS Adrian" w:date="2018-11-26T16:56:00Z">
        <w:r w:rsidRPr="002C582F">
          <w:rPr>
            <w:rFonts w:ascii="Courier New" w:hAnsi="Courier New" w:cs="Courier New"/>
            <w:color w:val="000000"/>
            <w:lang w:eastAsia="en-US"/>
          </w:rPr>
          <w:t xml:space="preserve">Animal </w:t>
        </w:r>
        <w:r w:rsidRPr="002C582F">
          <w:rPr>
            <w:rFonts w:ascii="Courier New" w:hAnsi="Courier New" w:cs="Courier New"/>
            <w:color w:val="6A3E3E"/>
            <w:lang w:eastAsia="en-US"/>
          </w:rPr>
          <w:t>encontrado</w:t>
        </w:r>
        <w:r w:rsidRPr="002C582F">
          <w:rPr>
            <w:rFonts w:ascii="Courier New" w:hAnsi="Courier New" w:cs="Courier New"/>
            <w:color w:val="000000"/>
            <w:lang w:eastAsia="en-US"/>
          </w:rPr>
          <w:t>= ServicioAnimal.</w:t>
        </w:r>
        <w:r w:rsidRPr="002C582F">
          <w:rPr>
            <w:rFonts w:ascii="Courier New" w:hAnsi="Courier New" w:cs="Courier New"/>
            <w:i/>
            <w:iCs/>
            <w:color w:val="000000"/>
            <w:lang w:eastAsia="en-US"/>
          </w:rPr>
          <w:t>encontrarAnimal</w:t>
        </w:r>
        <w:r w:rsidRPr="002C582F">
          <w:rPr>
            <w:rFonts w:ascii="Courier New" w:hAnsi="Courier New" w:cs="Courier New"/>
            <w:color w:val="000000"/>
            <w:lang w:eastAsia="en-US"/>
          </w:rPr>
          <w:t>(</w:t>
        </w:r>
        <w:r w:rsidRPr="002C582F">
          <w:rPr>
            <w:rFonts w:ascii="Courier New" w:hAnsi="Courier New" w:cs="Courier New"/>
            <w:color w:val="6A3E3E"/>
            <w:lang w:eastAsia="en-US"/>
          </w:rPr>
          <w:t>em</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"Lion"</w:t>
        </w:r>
        <w:r w:rsidRPr="002C582F">
          <w:rPr>
            <w:rFonts w:ascii="Courier New" w:hAnsi="Courier New" w:cs="Courier New"/>
            <w:color w:val="000000"/>
            <w:lang w:eastAsia="en-US"/>
          </w:rPr>
          <w:t>);</w:t>
        </w:r>
      </w:ins>
    </w:p>
    <w:p w14:paraId="6234767F" w14:textId="7B3244F6"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11" w:author="COLMENA MATEOS Adrian" w:date="2018-11-26T16:56:00Z"/>
          <w:rFonts w:ascii="Courier New" w:hAnsi="Courier New" w:cs="Courier New"/>
          <w:lang w:eastAsia="en-US"/>
        </w:rPr>
      </w:pPr>
      <w:ins w:id="3512" w:author="COLMENA MATEOS Adrian" w:date="2018-11-26T16:56:00Z">
        <w:r w:rsidRPr="002C582F">
          <w:rPr>
            <w:rFonts w:ascii="Courier New" w:hAnsi="Courier New" w:cs="Courier New"/>
            <w:color w:val="000000"/>
            <w:lang w:eastAsia="en-US"/>
          </w:rPr>
          <w:tab/>
        </w:r>
      </w:ins>
      <w:ins w:id="3513" w:author="COLMENA MATEOS Adrian" w:date="2018-11-26T16:58:00Z">
        <w:r>
          <w:rPr>
            <w:rFonts w:ascii="Courier New" w:hAnsi="Courier New" w:cs="Courier New"/>
            <w:color w:val="000000"/>
            <w:lang w:eastAsia="en-US"/>
          </w:rPr>
          <w:t xml:space="preserve">  </w:t>
        </w:r>
      </w:ins>
      <w:ins w:id="3514" w:author="COLMENA MATEOS Adrian" w:date="2018-11-26T16:56:00Z">
        <w:r w:rsidRPr="002C582F">
          <w:rPr>
            <w:rFonts w:ascii="Courier New" w:hAnsi="Courier New" w:cs="Courier New"/>
            <w:color w:val="000000"/>
            <w:lang w:eastAsia="en-US"/>
          </w:rPr>
          <w:t>System.</w:t>
        </w:r>
        <w:r w:rsidRPr="002C582F">
          <w:rPr>
            <w:rFonts w:ascii="Courier New" w:hAnsi="Courier New" w:cs="Courier New"/>
            <w:b/>
            <w:bCs/>
            <w:i/>
            <w:iCs/>
            <w:color w:val="0000C0"/>
            <w:lang w:eastAsia="en-US"/>
          </w:rPr>
          <w:t>out</w:t>
        </w:r>
        <w:r w:rsidRPr="002C582F">
          <w:rPr>
            <w:rFonts w:ascii="Courier New" w:hAnsi="Courier New" w:cs="Courier New"/>
            <w:color w:val="000000"/>
            <w:lang w:eastAsia="en-US"/>
          </w:rPr>
          <w:t>.println(</w:t>
        </w:r>
        <w:r w:rsidRPr="002C582F">
          <w:rPr>
            <w:rFonts w:ascii="Courier New" w:hAnsi="Courier New" w:cs="Courier New"/>
            <w:color w:val="6A3E3E"/>
            <w:lang w:eastAsia="en-US"/>
          </w:rPr>
          <w:t>encontrado</w:t>
        </w:r>
        <w:r w:rsidRPr="002C582F">
          <w:rPr>
            <w:rFonts w:ascii="Courier New" w:hAnsi="Courier New" w:cs="Courier New"/>
            <w:color w:val="000000"/>
            <w:lang w:eastAsia="en-US"/>
          </w:rPr>
          <w:t>);</w:t>
        </w:r>
      </w:ins>
    </w:p>
    <w:p w14:paraId="11B2C7FF"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15" w:author="COLMENA MATEOS Adrian" w:date="2018-11-26T16:56:00Z"/>
          <w:rFonts w:ascii="Courier New" w:hAnsi="Courier New" w:cs="Courier New"/>
          <w:lang w:eastAsia="en-US"/>
        </w:rPr>
      </w:pPr>
      <w:ins w:id="3516" w:author="COLMENA MATEOS Adrian" w:date="2018-11-26T16:56:00Z">
        <w:r w:rsidRPr="002C582F">
          <w:rPr>
            <w:rFonts w:ascii="Courier New" w:hAnsi="Courier New" w:cs="Courier New"/>
            <w:color w:val="000000"/>
            <w:lang w:eastAsia="en-US"/>
          </w:rPr>
          <w:tab/>
        </w:r>
        <w:r w:rsidRPr="002C582F">
          <w:rPr>
            <w:rFonts w:ascii="Courier New" w:hAnsi="Courier New" w:cs="Courier New"/>
            <w:color w:val="000000"/>
            <w:lang w:eastAsia="en-US"/>
          </w:rPr>
          <w:tab/>
        </w:r>
      </w:ins>
    </w:p>
    <w:p w14:paraId="1FFD3EC7" w14:textId="77777777" w:rsid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17" w:author="COLMENA MATEOS Adrian" w:date="2018-11-26T16:59:00Z"/>
          <w:rFonts w:ascii="Courier New" w:hAnsi="Courier New" w:cs="Courier New"/>
          <w:color w:val="000000"/>
          <w:lang w:eastAsia="en-US"/>
        </w:rPr>
      </w:pPr>
      <w:ins w:id="3518" w:author="COLMENA MATEOS Adrian" w:date="2018-11-26T16:56:00Z">
        <w:r w:rsidRPr="002C582F">
          <w:rPr>
            <w:rFonts w:ascii="Courier New" w:hAnsi="Courier New" w:cs="Courier New"/>
            <w:color w:val="000000"/>
            <w:lang w:eastAsia="en-US"/>
          </w:rPr>
          <w:tab/>
        </w:r>
      </w:ins>
      <w:ins w:id="3519" w:author="COLMENA MATEOS Adrian" w:date="2018-11-26T16:58:00Z">
        <w:r>
          <w:rPr>
            <w:rFonts w:ascii="Courier New" w:hAnsi="Courier New" w:cs="Courier New"/>
            <w:color w:val="000000"/>
            <w:lang w:eastAsia="en-US"/>
          </w:rPr>
          <w:t xml:space="preserve">  </w:t>
        </w:r>
      </w:ins>
      <w:ins w:id="3520" w:author="COLMENA MATEOS Adrian" w:date="2018-11-26T16:56:00Z">
        <w:r w:rsidRPr="002C582F">
          <w:rPr>
            <w:rFonts w:ascii="Courier New" w:hAnsi="Courier New" w:cs="Courier New"/>
            <w:b/>
            <w:bCs/>
            <w:color w:val="7F0055"/>
            <w:lang w:eastAsia="en-US"/>
          </w:rPr>
          <w:t>if</w:t>
        </w:r>
        <w:r w:rsidRPr="002C582F">
          <w:rPr>
            <w:rFonts w:ascii="Courier New" w:hAnsi="Courier New" w:cs="Courier New"/>
            <w:color w:val="000000"/>
            <w:lang w:eastAsia="en-US"/>
          </w:rPr>
          <w:t>(ServicioAnimal.</w:t>
        </w:r>
        <w:r w:rsidRPr="002C582F">
          <w:rPr>
            <w:rFonts w:ascii="Courier New" w:hAnsi="Courier New" w:cs="Courier New"/>
            <w:i/>
            <w:iCs/>
            <w:color w:val="000000"/>
            <w:lang w:eastAsia="en-US"/>
          </w:rPr>
          <w:t>borrarAnimal</w:t>
        </w:r>
        <w:r w:rsidRPr="002C582F">
          <w:rPr>
            <w:rFonts w:ascii="Courier New" w:hAnsi="Courier New" w:cs="Courier New"/>
            <w:color w:val="000000"/>
            <w:lang w:eastAsia="en-US"/>
          </w:rPr>
          <w:t>(</w:t>
        </w:r>
        <w:r w:rsidRPr="002C582F">
          <w:rPr>
            <w:rFonts w:ascii="Courier New" w:hAnsi="Courier New" w:cs="Courier New"/>
            <w:color w:val="6A3E3E"/>
            <w:lang w:eastAsia="en-US"/>
          </w:rPr>
          <w:t>em</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"Sparrow"</w:t>
        </w:r>
        <w:r w:rsidRPr="002C582F">
          <w:rPr>
            <w:rFonts w:ascii="Courier New" w:hAnsi="Courier New" w:cs="Courier New"/>
            <w:color w:val="000000"/>
            <w:lang w:eastAsia="en-US"/>
          </w:rPr>
          <w:t xml:space="preserve">)) </w:t>
        </w:r>
      </w:ins>
    </w:p>
    <w:p w14:paraId="02DDFAB0" w14:textId="0BD5C19A"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21" w:author="COLMENA MATEOS Adrian" w:date="2018-11-26T16:56:00Z"/>
          <w:rFonts w:ascii="Courier New" w:hAnsi="Courier New" w:cs="Courier New"/>
          <w:color w:val="000000"/>
          <w:lang w:eastAsia="en-US"/>
        </w:rPr>
      </w:pPr>
      <w:ins w:id="3522" w:author="COLMENA MATEOS Adrian" w:date="2018-11-26T16:59:00Z">
        <w:r>
          <w:rPr>
            <w:rFonts w:ascii="Courier New" w:hAnsi="Courier New" w:cs="Courier New"/>
            <w:color w:val="000000"/>
            <w:lang w:eastAsia="en-US"/>
          </w:rPr>
          <w:t xml:space="preserve">              </w:t>
        </w:r>
      </w:ins>
      <w:ins w:id="3523" w:author="COLMENA MATEOS Adrian" w:date="2018-11-26T16:56:00Z">
        <w:r w:rsidRPr="002C582F">
          <w:rPr>
            <w:rFonts w:ascii="Courier New" w:hAnsi="Courier New" w:cs="Courier New"/>
            <w:color w:val="000000"/>
            <w:lang w:eastAsia="en-US"/>
          </w:rPr>
          <w:t>System.</w:t>
        </w:r>
        <w:r w:rsidRPr="002C582F">
          <w:rPr>
            <w:rFonts w:ascii="Courier New" w:hAnsi="Courier New" w:cs="Courier New"/>
            <w:b/>
            <w:bCs/>
            <w:i/>
            <w:iCs/>
            <w:color w:val="0000C0"/>
            <w:lang w:eastAsia="en-US"/>
          </w:rPr>
          <w:t>out</w:t>
        </w:r>
        <w:r w:rsidRPr="002C582F">
          <w:rPr>
            <w:rFonts w:ascii="Courier New" w:hAnsi="Courier New" w:cs="Courier New"/>
            <w:color w:val="000000"/>
            <w:lang w:eastAsia="en-US"/>
          </w:rPr>
          <w:t>.println(</w:t>
        </w:r>
        <w:r>
          <w:rPr>
            <w:rFonts w:ascii="Courier New" w:hAnsi="Courier New" w:cs="Courier New"/>
            <w:color w:val="2A00FF"/>
            <w:lang w:eastAsia="en-US"/>
          </w:rPr>
          <w:t>"Animal</w:t>
        </w:r>
      </w:ins>
      <w:ins w:id="3524" w:author="COLMENA MATEOS Adrian" w:date="2018-11-26T16:58:00Z">
        <w:r>
          <w:rPr>
            <w:rFonts w:ascii="Courier New" w:hAnsi="Courier New" w:cs="Courier New"/>
            <w:color w:val="2A00FF"/>
            <w:lang w:eastAsia="en-US"/>
          </w:rPr>
          <w:t xml:space="preserve"> eliminado”</w:t>
        </w:r>
        <w:r w:rsidRPr="002C582F">
          <w:rPr>
            <w:rFonts w:ascii="Courier New" w:hAnsi="Courier New" w:cs="Courier New"/>
            <w:color w:val="000000"/>
            <w:lang w:eastAsia="en-US"/>
          </w:rPr>
          <w:t>);</w:t>
        </w:r>
      </w:ins>
      <w:ins w:id="3525" w:author="COLMENA MATEOS Adrian" w:date="2018-11-26T16:57:00Z">
        <w:r>
          <w:rPr>
            <w:rFonts w:ascii="Courier New" w:hAnsi="Courier New" w:cs="Courier New"/>
            <w:color w:val="2A00FF"/>
            <w:lang w:eastAsia="en-US"/>
          </w:rPr>
          <w:t xml:space="preserve">     </w:t>
        </w:r>
      </w:ins>
    </w:p>
    <w:p w14:paraId="5D4315E7" w14:textId="77777777" w:rsid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26" w:author="COLMENA MATEOS Adrian" w:date="2018-11-26T16:59:00Z"/>
          <w:rFonts w:ascii="Courier New" w:hAnsi="Courier New" w:cs="Courier New"/>
          <w:color w:val="000000"/>
          <w:lang w:eastAsia="en-US"/>
        </w:rPr>
      </w:pPr>
      <w:ins w:id="3527" w:author="COLMENA MATEOS Adrian" w:date="2018-11-26T16:56:00Z">
        <w:r>
          <w:rPr>
            <w:rFonts w:ascii="Courier New" w:hAnsi="Courier New" w:cs="Courier New"/>
            <w:color w:val="000000"/>
            <w:lang w:eastAsia="en-US"/>
          </w:rPr>
          <w:tab/>
          <w:t xml:space="preserve">  </w:t>
        </w:r>
        <w:r w:rsidRPr="002C582F">
          <w:rPr>
            <w:rFonts w:ascii="Courier New" w:hAnsi="Courier New" w:cs="Courier New"/>
            <w:b/>
            <w:bCs/>
            <w:color w:val="7F0055"/>
            <w:lang w:eastAsia="en-US"/>
          </w:rPr>
          <w:t>else</w:t>
        </w:r>
        <w:r w:rsidRPr="002C582F">
          <w:rPr>
            <w:rFonts w:ascii="Courier New" w:hAnsi="Courier New" w:cs="Courier New"/>
            <w:color w:val="000000"/>
            <w:lang w:eastAsia="en-US"/>
          </w:rPr>
          <w:t xml:space="preserve"> </w:t>
        </w:r>
      </w:ins>
    </w:p>
    <w:p w14:paraId="67DD1C76" w14:textId="6AD0BE66"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28" w:author="COLMENA MATEOS Adrian" w:date="2018-11-26T16:56:00Z"/>
          <w:rFonts w:ascii="Courier New" w:hAnsi="Courier New" w:cs="Courier New"/>
          <w:lang w:eastAsia="en-US"/>
        </w:rPr>
      </w:pPr>
      <w:ins w:id="3529" w:author="COLMENA MATEOS Adrian" w:date="2018-11-26T16:59:00Z">
        <w:r>
          <w:rPr>
            <w:rFonts w:ascii="Courier New" w:hAnsi="Courier New" w:cs="Courier New"/>
            <w:color w:val="000000"/>
            <w:lang w:eastAsia="en-US"/>
          </w:rPr>
          <w:t xml:space="preserve">              </w:t>
        </w:r>
      </w:ins>
      <w:ins w:id="3530" w:author="COLMENA MATEOS Adrian" w:date="2018-11-26T16:56:00Z">
        <w:r w:rsidRPr="002C582F">
          <w:rPr>
            <w:rFonts w:ascii="Courier New" w:hAnsi="Courier New" w:cs="Courier New"/>
            <w:color w:val="000000"/>
            <w:lang w:eastAsia="en-US"/>
          </w:rPr>
          <w:t>System.</w:t>
        </w:r>
        <w:r w:rsidRPr="002C582F">
          <w:rPr>
            <w:rFonts w:ascii="Courier New" w:hAnsi="Courier New" w:cs="Courier New"/>
            <w:b/>
            <w:bCs/>
            <w:i/>
            <w:iCs/>
            <w:color w:val="0000C0"/>
            <w:lang w:eastAsia="en-US"/>
          </w:rPr>
          <w:t>out</w:t>
        </w:r>
        <w:r w:rsidRPr="002C582F">
          <w:rPr>
            <w:rFonts w:ascii="Courier New" w:hAnsi="Courier New" w:cs="Courier New"/>
            <w:color w:val="000000"/>
            <w:lang w:eastAsia="en-US"/>
          </w:rPr>
          <w:t>.println(</w:t>
        </w:r>
        <w:r w:rsidRPr="002C582F">
          <w:rPr>
            <w:rFonts w:ascii="Courier New" w:hAnsi="Courier New" w:cs="Courier New"/>
            <w:color w:val="2A00FF"/>
            <w:lang w:eastAsia="en-US"/>
          </w:rPr>
          <w:t>"Error al eliminar"</w:t>
        </w:r>
        <w:r w:rsidRPr="002C582F">
          <w:rPr>
            <w:rFonts w:ascii="Courier New" w:hAnsi="Courier New" w:cs="Courier New"/>
            <w:color w:val="000000"/>
            <w:lang w:eastAsia="en-US"/>
          </w:rPr>
          <w:t>);</w:t>
        </w:r>
      </w:ins>
    </w:p>
    <w:p w14:paraId="2899D12E"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31" w:author="COLMENA MATEOS Adrian" w:date="2018-11-26T16:56:00Z"/>
          <w:rFonts w:ascii="Courier New" w:hAnsi="Courier New" w:cs="Courier New"/>
          <w:lang w:eastAsia="en-US"/>
        </w:rPr>
      </w:pPr>
      <w:ins w:id="3532" w:author="COLMENA MATEOS Adrian" w:date="2018-11-26T16:56:00Z">
        <w:r w:rsidRPr="002C582F">
          <w:rPr>
            <w:rFonts w:ascii="Courier New" w:hAnsi="Courier New" w:cs="Courier New"/>
            <w:color w:val="000000"/>
            <w:lang w:eastAsia="en-US"/>
          </w:rPr>
          <w:tab/>
        </w:r>
        <w:r w:rsidRPr="002C582F">
          <w:rPr>
            <w:rFonts w:ascii="Courier New" w:hAnsi="Courier New" w:cs="Courier New"/>
            <w:color w:val="000000"/>
            <w:lang w:eastAsia="en-US"/>
          </w:rPr>
          <w:tab/>
        </w:r>
      </w:ins>
    </w:p>
    <w:p w14:paraId="2FFAA449" w14:textId="47028EB0"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33" w:author="COLMENA MATEOS Adrian" w:date="2018-11-26T16:56:00Z"/>
          <w:rFonts w:ascii="Courier New" w:hAnsi="Courier New" w:cs="Courier New"/>
          <w:lang w:eastAsia="en-US"/>
        </w:rPr>
      </w:pPr>
      <w:ins w:id="3534" w:author="COLMENA MATEOS Adrian" w:date="2018-11-26T16:56:00Z">
        <w:r>
          <w:rPr>
            <w:rFonts w:ascii="Courier New" w:hAnsi="Courier New" w:cs="Courier New"/>
            <w:color w:val="000000"/>
            <w:lang w:eastAsia="en-US"/>
          </w:rPr>
          <w:tab/>
          <w:t xml:space="preserve">  </w:t>
        </w:r>
        <w:r w:rsidRPr="002C582F">
          <w:rPr>
            <w:rFonts w:ascii="Courier New" w:hAnsi="Courier New" w:cs="Courier New"/>
            <w:color w:val="000000"/>
            <w:lang w:eastAsia="en-US"/>
          </w:rPr>
          <w:t>ServicioAnimal.</w:t>
        </w:r>
        <w:r w:rsidRPr="002C582F">
          <w:rPr>
            <w:rFonts w:ascii="Courier New" w:hAnsi="Courier New" w:cs="Courier New"/>
            <w:i/>
            <w:iCs/>
            <w:color w:val="000000"/>
            <w:lang w:eastAsia="en-US"/>
          </w:rPr>
          <w:t>modificarAnimal</w:t>
        </w:r>
        <w:r w:rsidRPr="002C582F">
          <w:rPr>
            <w:rFonts w:ascii="Courier New" w:hAnsi="Courier New" w:cs="Courier New"/>
            <w:color w:val="000000"/>
            <w:lang w:eastAsia="en-US"/>
          </w:rPr>
          <w:t>(</w:t>
        </w:r>
        <w:r w:rsidRPr="002C582F">
          <w:rPr>
            <w:rFonts w:ascii="Courier New" w:hAnsi="Courier New" w:cs="Courier New"/>
            <w:color w:val="6A3E3E"/>
            <w:lang w:eastAsia="en-US"/>
          </w:rPr>
          <w:t>em</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"Hippo"</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"Hipopótamo"</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"Herbívoro"</w:t>
        </w:r>
        <w:r w:rsidRPr="002C582F">
          <w:rPr>
            <w:rFonts w:ascii="Courier New" w:hAnsi="Courier New" w:cs="Courier New"/>
            <w:color w:val="000000"/>
            <w:lang w:eastAsia="en-US"/>
          </w:rPr>
          <w:t xml:space="preserve">, </w:t>
        </w:r>
        <w:r w:rsidRPr="002C582F">
          <w:rPr>
            <w:rFonts w:ascii="Courier New" w:hAnsi="Courier New" w:cs="Courier New"/>
            <w:color w:val="2A00FF"/>
            <w:lang w:eastAsia="en-US"/>
          </w:rPr>
          <w:t>"África"</w:t>
        </w:r>
        <w:r w:rsidRPr="002C582F">
          <w:rPr>
            <w:rFonts w:ascii="Courier New" w:hAnsi="Courier New" w:cs="Courier New"/>
            <w:color w:val="000000"/>
            <w:lang w:eastAsia="en-US"/>
          </w:rPr>
          <w:t>);</w:t>
        </w:r>
      </w:ins>
    </w:p>
    <w:p w14:paraId="3D7D3E71"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35" w:author="COLMENA MATEOS Adrian" w:date="2018-11-26T16:56:00Z"/>
          <w:rFonts w:ascii="Courier New" w:hAnsi="Courier New" w:cs="Courier New"/>
          <w:lang w:eastAsia="en-US"/>
        </w:rPr>
      </w:pPr>
      <w:ins w:id="3536" w:author="COLMENA MATEOS Adrian" w:date="2018-11-26T16:56:00Z">
        <w:r w:rsidRPr="002C582F">
          <w:rPr>
            <w:rFonts w:ascii="Courier New" w:hAnsi="Courier New" w:cs="Courier New"/>
            <w:color w:val="000000"/>
            <w:lang w:eastAsia="en-US"/>
          </w:rPr>
          <w:tab/>
        </w:r>
        <w:r w:rsidRPr="002C582F">
          <w:rPr>
            <w:rFonts w:ascii="Courier New" w:hAnsi="Courier New" w:cs="Courier New"/>
            <w:color w:val="000000"/>
            <w:lang w:eastAsia="en-US"/>
          </w:rPr>
          <w:tab/>
        </w:r>
      </w:ins>
    </w:p>
    <w:p w14:paraId="08D13831" w14:textId="0BD70F6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37" w:author="COLMENA MATEOS Adrian" w:date="2018-11-26T16:56:00Z"/>
          <w:rFonts w:ascii="Courier New" w:hAnsi="Courier New" w:cs="Courier New"/>
          <w:lang w:val="en-US" w:eastAsia="en-US"/>
        </w:rPr>
      </w:pPr>
      <w:ins w:id="3538" w:author="COLMENA MATEOS Adrian" w:date="2018-11-26T16:56:00Z">
        <w:r>
          <w:rPr>
            <w:rFonts w:ascii="Courier New" w:hAnsi="Courier New" w:cs="Courier New"/>
            <w:color w:val="000000"/>
            <w:lang w:eastAsia="en-US"/>
          </w:rPr>
          <w:tab/>
          <w:t xml:space="preserve">  </w:t>
        </w:r>
        <w:r w:rsidRPr="002C582F">
          <w:rPr>
            <w:rFonts w:ascii="Courier New" w:hAnsi="Courier New" w:cs="Courier New"/>
            <w:color w:val="000000"/>
            <w:lang w:val="en-US" w:eastAsia="en-US"/>
          </w:rPr>
          <w:t>System.</w:t>
        </w:r>
        <w:r w:rsidRPr="002C582F">
          <w:rPr>
            <w:rFonts w:ascii="Courier New" w:hAnsi="Courier New" w:cs="Courier New"/>
            <w:b/>
            <w:bCs/>
            <w:i/>
            <w:iCs/>
            <w:color w:val="0000C0"/>
            <w:lang w:val="en-US" w:eastAsia="en-US"/>
          </w:rPr>
          <w:t>out</w:t>
        </w:r>
        <w:r w:rsidRPr="002C582F">
          <w:rPr>
            <w:rFonts w:ascii="Courier New" w:hAnsi="Courier New" w:cs="Courier New"/>
            <w:color w:val="000000"/>
            <w:lang w:val="en-US" w:eastAsia="en-US"/>
          </w:rPr>
          <w:t>.println(ServicioAnimal.</w:t>
        </w:r>
        <w:r w:rsidRPr="002C582F">
          <w:rPr>
            <w:rFonts w:ascii="Courier New" w:hAnsi="Courier New" w:cs="Courier New"/>
            <w:i/>
            <w:iCs/>
            <w:color w:val="000000"/>
            <w:lang w:val="en-US" w:eastAsia="en-US"/>
          </w:rPr>
          <w:t>getNombres</w:t>
        </w:r>
        <w:r w:rsidRPr="002C582F">
          <w:rPr>
            <w:rFonts w:ascii="Courier New" w:hAnsi="Courier New" w:cs="Courier New"/>
            <w:color w:val="000000"/>
            <w:lang w:val="en-US" w:eastAsia="en-US"/>
          </w:rPr>
          <w:t>(</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w:t>
        </w:r>
      </w:ins>
    </w:p>
    <w:p w14:paraId="567EF89D" w14:textId="5DC7CBD2" w:rsid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39" w:author="COLMENA MATEOS Adrian" w:date="2018-11-26T17:00:00Z"/>
          <w:rFonts w:ascii="Courier New" w:hAnsi="Courier New" w:cs="Courier New"/>
          <w:lang w:val="en-US" w:eastAsia="en-US"/>
        </w:rPr>
      </w:pPr>
      <w:ins w:id="3540" w:author="COLMENA MATEOS Adrian" w:date="2018-11-26T16:56:00Z">
        <w:r w:rsidRPr="002C582F">
          <w:rPr>
            <w:rFonts w:ascii="Courier New" w:hAnsi="Courier New" w:cs="Courier New"/>
            <w:color w:val="000000"/>
            <w:lang w:val="en-US" w:eastAsia="en-US"/>
          </w:rPr>
          <w:tab/>
        </w:r>
        <w:r w:rsidRPr="002C582F">
          <w:rPr>
            <w:rFonts w:ascii="Courier New" w:hAnsi="Courier New" w:cs="Courier New"/>
            <w:color w:val="000000"/>
            <w:lang w:val="en-US" w:eastAsia="en-US"/>
          </w:rPr>
          <w:tab/>
        </w:r>
      </w:ins>
    </w:p>
    <w:p w14:paraId="54E31B05"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41" w:author="COLMENA MATEOS Adrian" w:date="2018-11-26T16:56:00Z"/>
          <w:rFonts w:ascii="Courier New" w:hAnsi="Courier New" w:cs="Courier New"/>
          <w:lang w:val="en-US" w:eastAsia="en-US"/>
        </w:rPr>
      </w:pPr>
    </w:p>
    <w:p w14:paraId="60148A08" w14:textId="22C88A51"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42" w:author="COLMENA MATEOS Adrian" w:date="2018-11-26T16:56:00Z"/>
          <w:rFonts w:ascii="Courier New" w:hAnsi="Courier New" w:cs="Courier New"/>
          <w:lang w:val="en-US" w:eastAsia="en-US"/>
        </w:rPr>
      </w:pPr>
      <w:ins w:id="3543" w:author="COLMENA MATEOS Adrian" w:date="2018-11-26T16:56:00Z">
        <w:r>
          <w:rPr>
            <w:rFonts w:ascii="Courier New" w:hAnsi="Courier New" w:cs="Courier New"/>
            <w:color w:val="000000"/>
            <w:lang w:val="en-US" w:eastAsia="en-US"/>
          </w:rPr>
          <w:tab/>
          <w:t xml:space="preserve"> </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.getTransaction().commit();</w:t>
        </w:r>
      </w:ins>
    </w:p>
    <w:p w14:paraId="0F003D6F" w14:textId="21872D44"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44" w:author="COLMENA MATEOS Adrian" w:date="2018-11-26T16:56:00Z"/>
          <w:rFonts w:ascii="Courier New" w:hAnsi="Courier New" w:cs="Courier New"/>
          <w:lang w:val="en-US" w:eastAsia="en-US"/>
        </w:rPr>
      </w:pPr>
      <w:ins w:id="3545" w:author="COLMENA MATEOS Adrian" w:date="2018-11-26T16:56:00Z">
        <w:r>
          <w:rPr>
            <w:rFonts w:ascii="Courier New" w:hAnsi="Courier New" w:cs="Courier New"/>
            <w:color w:val="000000"/>
            <w:lang w:val="en-US" w:eastAsia="en-US"/>
          </w:rPr>
          <w:t xml:space="preserve">        </w:t>
        </w:r>
        <w:r w:rsidRPr="002C582F">
          <w:rPr>
            <w:rFonts w:ascii="Courier New" w:hAnsi="Courier New" w:cs="Courier New"/>
            <w:color w:val="6A3E3E"/>
            <w:lang w:val="en-US" w:eastAsia="en-US"/>
          </w:rPr>
          <w:t>em</w:t>
        </w:r>
        <w:r w:rsidRPr="002C582F">
          <w:rPr>
            <w:rFonts w:ascii="Courier New" w:hAnsi="Courier New" w:cs="Courier New"/>
            <w:color w:val="000000"/>
            <w:lang w:val="en-US" w:eastAsia="en-US"/>
          </w:rPr>
          <w:t>.close();</w:t>
        </w:r>
      </w:ins>
    </w:p>
    <w:p w14:paraId="17418DB7"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46" w:author="COLMENA MATEOS Adrian" w:date="2018-11-26T16:56:00Z"/>
          <w:rFonts w:ascii="Courier New" w:hAnsi="Courier New" w:cs="Courier New"/>
          <w:lang w:val="en-US" w:eastAsia="en-US"/>
        </w:rPr>
      </w:pPr>
      <w:ins w:id="3547" w:author="COLMENA MATEOS Adrian" w:date="2018-11-26T16:56:00Z">
        <w:r w:rsidRPr="002C582F">
          <w:rPr>
            <w:rFonts w:ascii="Courier New" w:hAnsi="Courier New" w:cs="Courier New"/>
            <w:color w:val="000000"/>
            <w:lang w:val="en-US" w:eastAsia="en-US"/>
          </w:rPr>
          <w:t xml:space="preserve">        </w:t>
        </w:r>
        <w:r w:rsidRPr="002C582F">
          <w:rPr>
            <w:rFonts w:ascii="Courier New" w:hAnsi="Courier New" w:cs="Courier New"/>
            <w:color w:val="6A3E3E"/>
            <w:lang w:val="en-US" w:eastAsia="en-US"/>
          </w:rPr>
          <w:t>emf</w:t>
        </w:r>
        <w:r w:rsidRPr="002C582F">
          <w:rPr>
            <w:rFonts w:ascii="Courier New" w:hAnsi="Courier New" w:cs="Courier New"/>
            <w:color w:val="000000"/>
            <w:lang w:val="en-US" w:eastAsia="en-US"/>
          </w:rPr>
          <w:t>.close();</w:t>
        </w:r>
      </w:ins>
    </w:p>
    <w:p w14:paraId="48E65669" w14:textId="260C6A3E"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48" w:author="COLMENA MATEOS Adrian" w:date="2018-11-26T16:56:00Z"/>
          <w:rFonts w:ascii="Courier New" w:hAnsi="Courier New" w:cs="Courier New"/>
          <w:lang w:val="en-US" w:eastAsia="en-US"/>
        </w:rPr>
      </w:pPr>
      <w:ins w:id="3549" w:author="COLMENA MATEOS Adrian" w:date="2018-11-26T16:56:00Z">
        <w:r>
          <w:rPr>
            <w:rFonts w:ascii="Courier New" w:hAnsi="Courier New" w:cs="Courier New"/>
            <w:color w:val="000000"/>
            <w:lang w:val="en-US" w:eastAsia="en-US"/>
          </w:rPr>
          <w:t xml:space="preserve">     </w:t>
        </w:r>
        <w:r w:rsidRPr="002C582F">
          <w:rPr>
            <w:rFonts w:ascii="Courier New" w:hAnsi="Courier New" w:cs="Courier New"/>
            <w:color w:val="000000"/>
            <w:lang w:val="en-US" w:eastAsia="en-US"/>
          </w:rPr>
          <w:t>}</w:t>
        </w:r>
        <w:r w:rsidRPr="002C582F">
          <w:rPr>
            <w:rFonts w:ascii="Courier New" w:hAnsi="Courier New" w:cs="Courier New"/>
            <w:color w:val="000000"/>
            <w:lang w:val="en-US" w:eastAsia="en-US"/>
          </w:rPr>
          <w:tab/>
        </w:r>
        <w:r w:rsidRPr="002C582F">
          <w:rPr>
            <w:rFonts w:ascii="Courier New" w:hAnsi="Courier New" w:cs="Courier New"/>
            <w:color w:val="000000"/>
            <w:lang w:val="en-US" w:eastAsia="en-US"/>
          </w:rPr>
          <w:tab/>
          <w:t xml:space="preserve">    </w:t>
        </w:r>
      </w:ins>
    </w:p>
    <w:p w14:paraId="478DC513" w14:textId="77777777" w:rsidR="002C582F" w:rsidRPr="002C582F" w:rsidRDefault="002C582F" w:rsidP="002C582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550" w:author="COLMENA MATEOS Adrian" w:date="2018-11-26T16:56:00Z"/>
          <w:rFonts w:ascii="Courier New" w:hAnsi="Courier New" w:cs="Courier New"/>
          <w:lang w:val="en-US" w:eastAsia="en-US"/>
        </w:rPr>
      </w:pPr>
      <w:ins w:id="3551" w:author="COLMENA MATEOS Adrian" w:date="2018-11-26T16:56:00Z">
        <w:r w:rsidRPr="002C582F">
          <w:rPr>
            <w:rFonts w:ascii="Courier New" w:hAnsi="Courier New" w:cs="Courier New"/>
            <w:color w:val="000000"/>
            <w:lang w:val="en-US" w:eastAsia="en-US"/>
          </w:rPr>
          <w:t>}</w:t>
        </w:r>
      </w:ins>
    </w:p>
    <w:p w14:paraId="423AC841" w14:textId="7387B349" w:rsidR="000369A8" w:rsidRPr="002C582F" w:rsidRDefault="000369A8" w:rsidP="001160BF">
      <w:pPr>
        <w:rPr>
          <w:ins w:id="3552" w:author="COLMENA MATEOS Adrian" w:date="2018-11-26T13:15:00Z"/>
          <w:lang w:val="en-US"/>
        </w:rPr>
      </w:pPr>
    </w:p>
    <w:p w14:paraId="2705B21B" w14:textId="53554643" w:rsidR="00E4390F" w:rsidRDefault="00E4390F">
      <w:pPr>
        <w:spacing w:before="0" w:line="240" w:lineRule="auto"/>
        <w:ind w:left="0"/>
        <w:jc w:val="left"/>
        <w:rPr>
          <w:ins w:id="3553" w:author="TARELA DUQUE Nicole" w:date="2018-12-10T08:46:00Z"/>
          <w:lang w:val="en-US"/>
        </w:rPr>
      </w:pPr>
      <w:ins w:id="3554" w:author="TARELA DUQUE Nicole" w:date="2018-12-10T08:46:00Z">
        <w:r>
          <w:rPr>
            <w:lang w:val="en-US"/>
          </w:rPr>
          <w:br w:type="page"/>
        </w:r>
      </w:ins>
    </w:p>
    <w:p w14:paraId="5E0C7B6E" w14:textId="2197D168" w:rsidR="00E4390F" w:rsidRPr="00D52825" w:rsidRDefault="00E4390F" w:rsidP="00E4390F">
      <w:pPr>
        <w:pStyle w:val="Ttulo1"/>
        <w:spacing w:after="0"/>
        <w:rPr>
          <w:ins w:id="3555" w:author="TARELA DUQUE Nicole" w:date="2018-12-10T08:46:00Z"/>
          <w:lang w:val="es-ES_tradnl"/>
        </w:rPr>
      </w:pPr>
      <w:bookmarkStart w:id="3556" w:name="_Toc532387535"/>
      <w:ins w:id="3557" w:author="TARELA DUQUE Nicole" w:date="2018-12-10T08:46:00Z">
        <w:r>
          <w:rPr>
            <w:lang w:val="es-ES_tradnl"/>
          </w:rPr>
          <w:lastRenderedPageBreak/>
          <w:t>Tutorial Capítulo 3</w:t>
        </w:r>
        <w:bookmarkEnd w:id="3556"/>
      </w:ins>
    </w:p>
    <w:p w14:paraId="055212C9" w14:textId="23C6786F" w:rsidR="00E4390F" w:rsidRDefault="00E4390F" w:rsidP="004840A7">
      <w:pPr>
        <w:ind w:left="567"/>
        <w:rPr>
          <w:ins w:id="3558" w:author="TARELA DUQUE Nicole" w:date="2018-12-10T08:47:00Z"/>
        </w:rPr>
      </w:pPr>
      <w:ins w:id="3559" w:author="TARELA DUQUE Nicole" w:date="2018-12-10T08:47:00Z">
        <w:r w:rsidRPr="00B61DD7">
          <w:t>En este tutorial se construirá un pequeño proyecto para re</w:t>
        </w:r>
        <w:r>
          <w:t>visar el contenido visto en el</w:t>
        </w:r>
        <w:r w:rsidRPr="00B61DD7">
          <w:t xml:space="preserve"> capítulo</w:t>
        </w:r>
        <w:r>
          <w:t xml:space="preserve"> 3</w:t>
        </w:r>
        <w:r w:rsidRPr="00B61DD7">
          <w:t>.</w:t>
        </w:r>
        <w:r>
          <w:t xml:space="preserve"> Para ello, se utilizará la base de datos </w:t>
        </w:r>
        <w:r w:rsidRPr="00B61DD7">
          <w:rPr>
            <w:i/>
          </w:rPr>
          <w:t>hr</w:t>
        </w:r>
        <w:r>
          <w:t xml:space="preserve"> de </w:t>
        </w:r>
        <w:r w:rsidRPr="00B61DD7">
          <w:rPr>
            <w:i/>
          </w:rPr>
          <w:t>Oracle</w:t>
        </w:r>
        <w:r>
          <w:t xml:space="preserve">. </w:t>
        </w:r>
      </w:ins>
    </w:p>
    <w:p w14:paraId="38A76E1B" w14:textId="12DD1AF4" w:rsidR="00E4390F" w:rsidRDefault="00E4390F" w:rsidP="004840A7">
      <w:pPr>
        <w:ind w:left="567"/>
        <w:rPr>
          <w:ins w:id="3560" w:author="TARELA DUQUE Nicole" w:date="2018-12-10T08:47:00Z"/>
        </w:rPr>
      </w:pPr>
      <w:ins w:id="3561" w:author="TARELA DUQUE Nicole" w:date="2018-12-10T08:47:00Z">
        <w:r>
          <w:t>En primer lugar, se crearán</w:t>
        </w:r>
      </w:ins>
      <w:ins w:id="3562" w:author="TARELA DUQUE Nicole" w:date="2018-12-10T15:12:00Z">
        <w:r w:rsidR="00280361">
          <w:t>, con ayuda de las anotaciones vistas en el cap</w:t>
        </w:r>
      </w:ins>
      <w:ins w:id="3563" w:author="TARELA DUQUE Nicole" w:date="2018-12-10T15:13:00Z">
        <w:r w:rsidR="00280361">
          <w:t xml:space="preserve">ítulo, </w:t>
        </w:r>
      </w:ins>
      <w:ins w:id="3564" w:author="TARELA DUQUE Nicole" w:date="2018-12-10T08:47:00Z">
        <w:r w:rsidR="00280361">
          <w:t>dos entidades</w:t>
        </w:r>
      </w:ins>
      <w:ins w:id="3565" w:author="TARELA DUQUE Nicole" w:date="2018-12-10T15:13:00Z">
        <w:r w:rsidR="00280361">
          <w:t xml:space="preserve"> relacionadas</w:t>
        </w:r>
      </w:ins>
      <w:ins w:id="3566" w:author="TARELA DUQUE Nicole" w:date="2018-12-10T08:47:00Z">
        <w:r w:rsidR="00280361">
          <w:t xml:space="preserve">: </w:t>
        </w:r>
        <w:r w:rsidRPr="00B61DD7">
          <w:rPr>
            <w:i/>
          </w:rPr>
          <w:t>Employee</w:t>
        </w:r>
        <w:r>
          <w:t xml:space="preserve"> y </w:t>
        </w:r>
        <w:r w:rsidRPr="00B61DD7">
          <w:rPr>
            <w:i/>
          </w:rPr>
          <w:t>Departments</w:t>
        </w:r>
        <w:r w:rsidR="00280361">
          <w:t>.</w:t>
        </w:r>
        <w:r>
          <w:t xml:space="preserve"> </w:t>
        </w:r>
      </w:ins>
    </w:p>
    <w:p w14:paraId="0A37C76C" w14:textId="77777777" w:rsidR="00E4390F" w:rsidRDefault="00E4390F" w:rsidP="004840A7">
      <w:pPr>
        <w:ind w:left="567"/>
        <w:rPr>
          <w:ins w:id="3567" w:author="TARELA DUQUE Nicole" w:date="2018-12-10T08:47:00Z"/>
        </w:rPr>
      </w:pPr>
      <w:ins w:id="3568" w:author="TARELA DUQUE Nicole" w:date="2018-12-10T08:47:00Z">
        <w:r>
          <w:t>Por último, se creará una tercera clase que servirá como objeto embebido común a ambas entidades.</w:t>
        </w:r>
      </w:ins>
    </w:p>
    <w:p w14:paraId="1FE816B6" w14:textId="7C56CEA6" w:rsidR="00E4390F" w:rsidRDefault="00E4390F" w:rsidP="00546C3C">
      <w:pPr>
        <w:rPr>
          <w:ins w:id="3569" w:author="TARELA DUQUE Nicole" w:date="2018-12-10T08:47:00Z"/>
        </w:rPr>
      </w:pPr>
      <w:ins w:id="3570" w:author="TARELA DUQUE Nicole" w:date="2018-12-10T08:47:00Z">
        <w:r>
          <w:rPr>
            <w:b/>
          </w:rPr>
          <w:t>Nota:</w:t>
        </w:r>
        <w:r>
          <w:t xml:space="preserve"> Se da por sa</w:t>
        </w:r>
        <w:r w:rsidR="004A426F">
          <w:t>bido cómo crear un proyecto JPA y conectar con la base de datos de Oracle.</w:t>
        </w:r>
      </w:ins>
    </w:p>
    <w:p w14:paraId="51E5F6E7" w14:textId="6DC65C54" w:rsidR="00E4390F" w:rsidRDefault="00E4390F" w:rsidP="00E4390F">
      <w:pPr>
        <w:pStyle w:val="Ttulo2"/>
        <w:rPr>
          <w:ins w:id="3571" w:author="TARELA DUQUE Nicole" w:date="2018-12-10T08:48:00Z"/>
        </w:rPr>
      </w:pPr>
      <w:bookmarkStart w:id="3572" w:name="_Toc532387536"/>
      <w:ins w:id="3573" w:author="TARELA DUQUE Nicole" w:date="2018-12-10T08:47:00Z">
        <w:r>
          <w:t>Creación de entidades</w:t>
        </w:r>
      </w:ins>
      <w:bookmarkEnd w:id="3572"/>
    </w:p>
    <w:p w14:paraId="3F4C1977" w14:textId="7A03FAC4" w:rsidR="00CC1495" w:rsidRPr="00CC1495" w:rsidRDefault="00CC1495" w:rsidP="00CC1495">
      <w:pPr>
        <w:rPr>
          <w:ins w:id="3574" w:author="TARELA DUQUE Nicole" w:date="2018-12-10T09:23:00Z"/>
        </w:rPr>
      </w:pPr>
      <w:ins w:id="3575" w:author="TARELA DUQUE Nicole" w:date="2018-12-10T09:23:00Z">
        <w:r>
          <w:t xml:space="preserve">Antes de </w:t>
        </w:r>
      </w:ins>
      <w:ins w:id="3576" w:author="TARELA DUQUE Nicole" w:date="2018-12-10T09:26:00Z">
        <w:r>
          <w:t>nada,</w:t>
        </w:r>
      </w:ins>
      <w:ins w:id="3577" w:author="TARELA DUQUE Nicole" w:date="2018-12-10T09:23:00Z">
        <w:r>
          <w:t xml:space="preserve"> es necesario reflexionar qu</w:t>
        </w:r>
      </w:ins>
      <w:ins w:id="3578" w:author="TARELA DUQUE Nicole" w:date="2018-12-10T09:24:00Z">
        <w:r>
          <w:t xml:space="preserve">é tipo de relación existe entre ambas entidades. Se considerará que cada empleado pertenece a un departamento y que en un departamento hay </w:t>
        </w:r>
      </w:ins>
      <w:ins w:id="3579" w:author="TARELA DUQUE Nicole" w:date="2018-12-10T09:25:00Z">
        <w:r>
          <w:t>varios</w:t>
        </w:r>
      </w:ins>
      <w:ins w:id="3580" w:author="TARELA DUQUE Nicole" w:date="2018-12-10T09:24:00Z">
        <w:r>
          <w:t xml:space="preserve"> empleados</w:t>
        </w:r>
      </w:ins>
      <w:ins w:id="3581" w:author="TARELA DUQUE Nicole" w:date="2018-12-10T09:25:00Z">
        <w:r>
          <w:t xml:space="preserve">. Por lo tanto, visto desde </w:t>
        </w:r>
        <w:r>
          <w:rPr>
            <w:i/>
          </w:rPr>
          <w:t xml:space="preserve">Department </w:t>
        </w:r>
        <w:r>
          <w:t xml:space="preserve">hacia </w:t>
        </w:r>
        <w:r>
          <w:rPr>
            <w:i/>
          </w:rPr>
          <w:t>Employee</w:t>
        </w:r>
        <w:r>
          <w:t xml:space="preserve">, se trataría de una relación </w:t>
        </w:r>
        <w:r>
          <w:rPr>
            <w:i/>
          </w:rPr>
          <w:t>OneToMany</w:t>
        </w:r>
        <w:r w:rsidRPr="00CC1495">
          <w:t>;</w:t>
        </w:r>
        <w:r>
          <w:t xml:space="preserve"> mientras que visot desde </w:t>
        </w:r>
      </w:ins>
      <w:ins w:id="3582" w:author="TARELA DUQUE Nicole" w:date="2018-12-10T09:26:00Z">
        <w:r w:rsidRPr="00CC1495">
          <w:rPr>
            <w:i/>
          </w:rPr>
          <w:t>E</w:t>
        </w:r>
        <w:r>
          <w:rPr>
            <w:i/>
          </w:rPr>
          <w:t xml:space="preserve">mployee </w:t>
        </w:r>
        <w:r>
          <w:t>hacia</w:t>
        </w:r>
      </w:ins>
      <w:ins w:id="3583" w:author="TARELA DUQUE Nicole" w:date="2018-12-10T09:25:00Z">
        <w:r>
          <w:t xml:space="preserve"> </w:t>
        </w:r>
        <w:r>
          <w:rPr>
            <w:i/>
          </w:rPr>
          <w:t xml:space="preserve">Department </w:t>
        </w:r>
        <w:r>
          <w:t xml:space="preserve">se trataría de una relación </w:t>
        </w:r>
      </w:ins>
      <w:ins w:id="3584" w:author="TARELA DUQUE Nicole" w:date="2018-12-10T09:26:00Z">
        <w:r>
          <w:rPr>
            <w:i/>
          </w:rPr>
          <w:t>ManytoOne</w:t>
        </w:r>
        <w:r>
          <w:t>.</w:t>
        </w:r>
      </w:ins>
    </w:p>
    <w:p w14:paraId="67FEBDA2" w14:textId="663F23D7" w:rsidR="00546C3C" w:rsidRDefault="00546C3C" w:rsidP="00E4390F">
      <w:pPr>
        <w:rPr>
          <w:ins w:id="3585" w:author="TARELA DUQUE Nicole" w:date="2018-12-10T09:16:00Z"/>
        </w:rPr>
      </w:pPr>
      <w:ins w:id="3586" w:author="TARELA DUQUE Nicole" w:date="2018-12-10T09:10:00Z">
        <w:r>
          <w:t xml:space="preserve">Para crear las entidades </w:t>
        </w:r>
      </w:ins>
      <w:ins w:id="3587" w:author="TARELA DUQUE Nicole" w:date="2018-12-10T08:48:00Z">
        <w:r w:rsidR="00E4390F">
          <w:rPr>
            <w:i/>
          </w:rPr>
          <w:t xml:space="preserve">Employee </w:t>
        </w:r>
        <w:r w:rsidR="00E4390F">
          <w:t xml:space="preserve">y </w:t>
        </w:r>
        <w:r w:rsidR="00E4390F">
          <w:rPr>
            <w:i/>
          </w:rPr>
          <w:t>Departments</w:t>
        </w:r>
        <w:r>
          <w:t xml:space="preserve"> </w:t>
        </w:r>
      </w:ins>
      <w:ins w:id="3588" w:author="TARELA DUQUE Nicole" w:date="2018-12-10T09:11:00Z">
        <w:r>
          <w:t xml:space="preserve">de acuerdo a las tablas </w:t>
        </w:r>
        <w:r>
          <w:rPr>
            <w:i/>
          </w:rPr>
          <w:t xml:space="preserve">Employees </w:t>
        </w:r>
        <w:r>
          <w:t xml:space="preserve">y </w:t>
        </w:r>
        <w:r>
          <w:rPr>
            <w:i/>
          </w:rPr>
          <w:t xml:space="preserve">Departments </w:t>
        </w:r>
        <w:r>
          <w:t xml:space="preserve">de la base de datos ya existente, </w:t>
        </w:r>
      </w:ins>
      <w:ins w:id="3589" w:author="TARELA DUQUE Nicole" w:date="2018-12-10T08:48:00Z">
        <w:r>
          <w:t>se deber</w:t>
        </w:r>
      </w:ins>
      <w:ins w:id="3590" w:author="TARELA DUQUE Nicole" w:date="2018-12-10T09:11:00Z">
        <w:r>
          <w:t>á,</w:t>
        </w:r>
      </w:ins>
      <w:ins w:id="3591" w:author="TARELA DUQUE Nicole" w:date="2018-12-10T09:12:00Z">
        <w:r>
          <w:t xml:space="preserve"> </w:t>
        </w:r>
      </w:ins>
      <w:ins w:id="3592" w:author="TARELA DUQUE Nicole" w:date="2018-12-10T09:11:00Z">
        <w:r>
          <w:t xml:space="preserve">en primer lugar, consultar la </w:t>
        </w:r>
      </w:ins>
      <w:ins w:id="3593" w:author="TARELA DUQUE Nicole" w:date="2018-12-10T09:12:00Z">
        <w:r>
          <w:t xml:space="preserve">misma y decidir qué columnas se querrán representar en la entidad. Esto quiere decir que no es necesario que todas las columnas de una </w:t>
        </w:r>
      </w:ins>
      <w:ins w:id="3594" w:author="TARELA DUQUE Nicole" w:date="2018-12-10T09:13:00Z">
        <w:r>
          <w:t>tabla ya</w:t>
        </w:r>
      </w:ins>
      <w:ins w:id="3595" w:author="TARELA DUQUE Nicole" w:date="2018-12-10T09:12:00Z">
        <w:r>
          <w:t xml:space="preserve"> </w:t>
        </w:r>
      </w:ins>
      <w:ins w:id="3596" w:author="TARELA DUQUE Nicole" w:date="2018-12-10T09:13:00Z">
        <w:r>
          <w:t>creada tengan que ser consideradas en la creación de una entidad, ya que es posible que no se quiera trabajar en Java con todos los atributos, sino con una selección de ellos</w:t>
        </w:r>
      </w:ins>
      <w:ins w:id="3597" w:author="TARELA DUQUE Nicole" w:date="2018-12-12T09:35:00Z">
        <w:r w:rsidR="00382D39">
          <w:t xml:space="preserve">. Siempre </w:t>
        </w:r>
      </w:ins>
      <w:ins w:id="3598" w:author="TARELA DUQUE Nicole" w:date="2018-12-12T09:36:00Z">
        <w:r w:rsidR="00382D39">
          <w:t xml:space="preserve">hay que tener </w:t>
        </w:r>
      </w:ins>
      <w:ins w:id="3599" w:author="TARELA DUQUE Nicole" w:date="2018-12-12T09:35:00Z">
        <w:r w:rsidR="00382D39">
          <w:t xml:space="preserve">en cuenta que en la base de datos existen </w:t>
        </w:r>
      </w:ins>
      <w:ins w:id="3600" w:author="TARELA DUQUE Nicole" w:date="2018-12-12T09:36:00Z">
        <w:r w:rsidR="00382D39">
          <w:t>columnas</w:t>
        </w:r>
      </w:ins>
      <w:ins w:id="3601" w:author="TARELA DUQUE Nicole" w:date="2018-12-12T09:35:00Z">
        <w:r w:rsidR="00382D39">
          <w:t xml:space="preserve"> que no pueden ser nulas, por lo que deben estar en Java si se quieren crear nuevos regist</w:t>
        </w:r>
      </w:ins>
      <w:ins w:id="3602" w:author="TARELA DUQUE Nicole" w:date="2018-12-12T09:36:00Z">
        <w:r w:rsidR="00382D39">
          <w:t>r</w:t>
        </w:r>
      </w:ins>
      <w:ins w:id="3603" w:author="TARELA DUQUE Nicole" w:date="2018-12-12T09:35:00Z">
        <w:r w:rsidR="00382D39">
          <w:t>os</w:t>
        </w:r>
      </w:ins>
      <w:ins w:id="3604" w:author="TARELA DUQUE Nicole" w:date="2018-12-10T09:13:00Z">
        <w:r>
          <w:t xml:space="preserve">. </w:t>
        </w:r>
      </w:ins>
    </w:p>
    <w:p w14:paraId="0B3884DC" w14:textId="504DF73F" w:rsidR="00546C3C" w:rsidRDefault="00546C3C" w:rsidP="00E4390F">
      <w:pPr>
        <w:rPr>
          <w:ins w:id="3605" w:author="TARELA DUQUE Nicole" w:date="2018-12-10T09:16:00Z"/>
        </w:rPr>
      </w:pPr>
      <w:ins w:id="3606" w:author="TARELA DUQUE Nicole" w:date="2018-12-10T09:16:00Z">
        <w:r>
          <w:rPr>
            <w:noProof/>
            <w:lang w:eastAsia="es-ES"/>
          </w:rPr>
          <w:drawing>
            <wp:anchor distT="0" distB="0" distL="114300" distR="114300" simplePos="0" relativeHeight="251757568" behindDoc="0" locked="0" layoutInCell="1" allowOverlap="1" wp14:anchorId="30C0BB16" wp14:editId="1279B7D4">
              <wp:simplePos x="0" y="0"/>
              <wp:positionH relativeFrom="page">
                <wp:align>center</wp:align>
              </wp:positionH>
              <wp:positionV relativeFrom="paragraph">
                <wp:posOffset>226695</wp:posOffset>
              </wp:positionV>
              <wp:extent cx="1638300" cy="19716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8300" cy="1971675"/>
                      </a:xfrm>
                      <a:prstGeom prst="rect">
                        <a:avLst/>
                      </a:prstGeom>
                    </pic:spPr>
                  </pic:pic>
                </a:graphicData>
              </a:graphic>
            </wp:anchor>
          </w:drawing>
        </w:r>
      </w:ins>
    </w:p>
    <w:p w14:paraId="2A409200" w14:textId="0FBC9287" w:rsidR="00546C3C" w:rsidRDefault="00546C3C" w:rsidP="00E4390F">
      <w:pPr>
        <w:rPr>
          <w:ins w:id="3607" w:author="TARELA DUQUE Nicole" w:date="2018-12-10T09:16:00Z"/>
        </w:rPr>
      </w:pPr>
    </w:p>
    <w:p w14:paraId="16DFEC35" w14:textId="77777777" w:rsidR="00546C3C" w:rsidRDefault="00546C3C" w:rsidP="00E4390F">
      <w:pPr>
        <w:rPr>
          <w:ins w:id="3608" w:author="TARELA DUQUE Nicole" w:date="2018-12-10T09:16:00Z"/>
        </w:rPr>
      </w:pPr>
    </w:p>
    <w:p w14:paraId="557BE20B" w14:textId="77777777" w:rsidR="00546C3C" w:rsidRDefault="00546C3C" w:rsidP="00E4390F">
      <w:pPr>
        <w:rPr>
          <w:ins w:id="3609" w:author="TARELA DUQUE Nicole" w:date="2018-12-10T09:16:00Z"/>
        </w:rPr>
      </w:pPr>
    </w:p>
    <w:p w14:paraId="29400249" w14:textId="77777777" w:rsidR="00546C3C" w:rsidRDefault="00546C3C" w:rsidP="00E4390F">
      <w:pPr>
        <w:rPr>
          <w:ins w:id="3610" w:author="TARELA DUQUE Nicole" w:date="2018-12-10T09:16:00Z"/>
        </w:rPr>
      </w:pPr>
    </w:p>
    <w:p w14:paraId="01B6D807" w14:textId="77777777" w:rsidR="00546C3C" w:rsidRDefault="00546C3C" w:rsidP="00E4390F">
      <w:pPr>
        <w:rPr>
          <w:ins w:id="3611" w:author="TARELA DUQUE Nicole" w:date="2018-12-10T09:16:00Z"/>
        </w:rPr>
      </w:pPr>
    </w:p>
    <w:p w14:paraId="25484ED4" w14:textId="77777777" w:rsidR="00546C3C" w:rsidRDefault="00546C3C" w:rsidP="00E4390F">
      <w:pPr>
        <w:rPr>
          <w:ins w:id="3612" w:author="TARELA DUQUE Nicole" w:date="2018-12-10T09:16:00Z"/>
        </w:rPr>
      </w:pPr>
    </w:p>
    <w:p w14:paraId="46FDD205" w14:textId="77777777" w:rsidR="00546C3C" w:rsidRDefault="00546C3C" w:rsidP="00E4390F">
      <w:pPr>
        <w:rPr>
          <w:ins w:id="3613" w:author="TARELA DUQUE Nicole" w:date="2018-12-10T09:16:00Z"/>
        </w:rPr>
      </w:pPr>
    </w:p>
    <w:p w14:paraId="2541D1E1" w14:textId="77777777" w:rsidR="00546C3C" w:rsidRDefault="00546C3C" w:rsidP="00E4390F">
      <w:pPr>
        <w:rPr>
          <w:ins w:id="3614" w:author="TARELA DUQUE Nicole" w:date="2018-12-10T09:16:00Z"/>
        </w:rPr>
      </w:pPr>
    </w:p>
    <w:p w14:paraId="1388AAC4" w14:textId="77777777" w:rsidR="00546C3C" w:rsidRDefault="00546C3C" w:rsidP="00E4390F">
      <w:pPr>
        <w:rPr>
          <w:ins w:id="3615" w:author="TARELA DUQUE Nicole" w:date="2018-12-10T09:16:00Z"/>
        </w:rPr>
      </w:pPr>
    </w:p>
    <w:p w14:paraId="3D59A4D0" w14:textId="77777777" w:rsidR="00546C3C" w:rsidRDefault="00546C3C" w:rsidP="00E4390F">
      <w:pPr>
        <w:rPr>
          <w:ins w:id="3616" w:author="TARELA DUQUE Nicole" w:date="2018-12-10T09:16:00Z"/>
        </w:rPr>
      </w:pPr>
    </w:p>
    <w:p w14:paraId="73936363" w14:textId="4CFF4FC0" w:rsidR="00546C3C" w:rsidRDefault="00546C3C" w:rsidP="00E4390F">
      <w:pPr>
        <w:rPr>
          <w:ins w:id="3617" w:author="TARELA DUQUE Nicole" w:date="2018-12-10T09:16:00Z"/>
        </w:rPr>
      </w:pPr>
      <w:ins w:id="3618" w:author="TARELA DUQUE Nicole" w:date="2018-12-10T09:13:00Z">
        <w:r>
          <w:t>Para la creaci</w:t>
        </w:r>
      </w:ins>
      <w:ins w:id="3619" w:author="TARELA DUQUE Nicole" w:date="2018-12-10T09:14:00Z">
        <w:r>
          <w:t xml:space="preserve">ón de la entidad </w:t>
        </w:r>
        <w:r w:rsidR="00E5674A">
          <w:rPr>
            <w:i/>
          </w:rPr>
          <w:t>Employee</w:t>
        </w:r>
        <w:r>
          <w:t xml:space="preserve"> se decide tener en cuenta las siguientes columnas de la tabla: </w:t>
        </w:r>
        <w:r>
          <w:rPr>
            <w:i/>
          </w:rPr>
          <w:t>EMPLOYEE_ID</w:t>
        </w:r>
        <w:r>
          <w:t xml:space="preserve"> (que, evidentemente, será el identificador), </w:t>
        </w:r>
        <w:r w:rsidRPr="00546C3C">
          <w:rPr>
            <w:i/>
          </w:rPr>
          <w:t>FIRST_NAME,</w:t>
        </w:r>
      </w:ins>
      <w:ins w:id="3620" w:author="TARELA DUQUE Nicole" w:date="2018-12-10T09:15:00Z">
        <w:r>
          <w:rPr>
            <w:i/>
          </w:rPr>
          <w:t xml:space="preserve"> LAST_NAME, EMAIL</w:t>
        </w:r>
      </w:ins>
      <w:ins w:id="3621" w:author="TARELA DUQUE Nicole" w:date="2018-12-10T12:36:00Z">
        <w:r w:rsidR="00E93C33">
          <w:rPr>
            <w:i/>
          </w:rPr>
          <w:t xml:space="preserve"> </w:t>
        </w:r>
        <w:r w:rsidR="00E93C33">
          <w:t>(se pretende que esta información no se cargue hasta que no sea referenciada)</w:t>
        </w:r>
      </w:ins>
      <w:ins w:id="3622" w:author="TARELA DUQUE Nicole" w:date="2018-12-10T09:15:00Z">
        <w:r>
          <w:rPr>
            <w:i/>
          </w:rPr>
          <w:t>, PHONE_NUMBER,</w:t>
        </w:r>
        <w:r>
          <w:t xml:space="preserve"> </w:t>
        </w:r>
      </w:ins>
      <w:ins w:id="3623" w:author="TARELA DUQUE Nicole" w:date="2018-12-11T15:27:00Z">
        <w:r w:rsidR="001F4053">
          <w:rPr>
            <w:i/>
          </w:rPr>
          <w:t xml:space="preserve">JOB_ID, </w:t>
        </w:r>
      </w:ins>
      <w:ins w:id="3624" w:author="TARELA DUQUE Nicole" w:date="2018-12-10T15:57:00Z">
        <w:r w:rsidR="00D13DF6">
          <w:rPr>
            <w:i/>
          </w:rPr>
          <w:t>HIRE_DATE</w:t>
        </w:r>
      </w:ins>
      <w:ins w:id="3625" w:author="TARELA DUQUE Nicole" w:date="2018-12-11T15:14:00Z">
        <w:r w:rsidR="004840A7">
          <w:t xml:space="preserve"> (del paquete </w:t>
        </w:r>
        <w:r w:rsidR="004840A7" w:rsidRPr="004840A7">
          <w:rPr>
            <w:i/>
          </w:rPr>
          <w:t>util</w:t>
        </w:r>
        <w:r w:rsidR="004840A7">
          <w:t xml:space="preserve">, no del </w:t>
        </w:r>
      </w:ins>
      <w:ins w:id="3626" w:author="TARELA DUQUE Nicole" w:date="2018-12-12T11:55:00Z">
        <w:r w:rsidR="004840A7">
          <w:t xml:space="preserve">paquete </w:t>
        </w:r>
      </w:ins>
      <w:ins w:id="3627" w:author="TARELA DUQUE Nicole" w:date="2018-12-11T15:14:00Z">
        <w:r w:rsidR="004840A7" w:rsidRPr="004840A7">
          <w:rPr>
            <w:i/>
          </w:rPr>
          <w:t>sql</w:t>
        </w:r>
        <w:r w:rsidR="004840A7">
          <w:t>)</w:t>
        </w:r>
      </w:ins>
      <w:ins w:id="3628" w:author="TARELA DUQUE Nicole" w:date="2018-12-10T15:57:00Z">
        <w:r w:rsidR="00D13DF6">
          <w:rPr>
            <w:i/>
          </w:rPr>
          <w:t xml:space="preserve">, </w:t>
        </w:r>
      </w:ins>
      <w:ins w:id="3629" w:author="TARELA DUQUE Nicole" w:date="2018-12-10T09:15:00Z">
        <w:r>
          <w:rPr>
            <w:i/>
          </w:rPr>
          <w:t>SALARY</w:t>
        </w:r>
      </w:ins>
      <w:ins w:id="3630" w:author="TARELA DUQUE Nicole" w:date="2018-12-10T09:19:00Z">
        <w:r>
          <w:rPr>
            <w:i/>
          </w:rPr>
          <w:t xml:space="preserve"> </w:t>
        </w:r>
        <w:r>
          <w:t xml:space="preserve">y </w:t>
        </w:r>
        <w:r w:rsidRPr="00546C3C">
          <w:rPr>
            <w:i/>
          </w:rPr>
          <w:t>DEPARTMENT_ID</w:t>
        </w:r>
        <w:r w:rsidR="004840A7">
          <w:rPr>
            <w:i/>
          </w:rPr>
          <w:t xml:space="preserve">. </w:t>
        </w:r>
      </w:ins>
      <w:ins w:id="3631" w:author="TARELA DUQUE Nicole" w:date="2018-12-10T09:26:00Z">
        <w:r w:rsidR="00CC1495">
          <w:t xml:space="preserve">Esta </w:t>
        </w:r>
      </w:ins>
      <w:ins w:id="3632" w:author="TARELA DUQUE Nicole" w:date="2018-12-12T11:56:00Z">
        <w:r w:rsidR="004840A7">
          <w:t xml:space="preserve">última </w:t>
        </w:r>
      </w:ins>
      <w:ins w:id="3633" w:author="TARELA DUQUE Nicole" w:date="2018-12-10T09:26:00Z">
        <w:r w:rsidR="00CC1495">
          <w:t xml:space="preserve">columna sirve </w:t>
        </w:r>
      </w:ins>
      <w:ins w:id="3634" w:author="TARELA DUQUE Nicole" w:date="2018-12-10T09:27:00Z">
        <w:r w:rsidR="00CC1495">
          <w:t>únicamente para relacionar ambas entidades, sin embargo, en Java, esta relación se representa de una forma diferente. Por lo tanto</w:t>
        </w:r>
      </w:ins>
      <w:ins w:id="3635" w:author="TARELA DUQUE Nicole" w:date="2018-12-10T09:28:00Z">
        <w:r w:rsidR="00CC1495">
          <w:t xml:space="preserve">, </w:t>
        </w:r>
      </w:ins>
      <w:ins w:id="3636" w:author="TARELA DUQUE Nicole" w:date="2018-12-10T09:20:00Z">
        <w:r w:rsidR="00CC1495">
          <w:t xml:space="preserve">la clase </w:t>
        </w:r>
        <w:r w:rsidR="00CC1495">
          <w:rPr>
            <w:i/>
          </w:rPr>
          <w:t>Employee</w:t>
        </w:r>
      </w:ins>
      <w:ins w:id="3637" w:author="TARELA DUQUE Nicole" w:date="2018-12-10T09:28:00Z">
        <w:r w:rsidR="00CC1495">
          <w:t xml:space="preserve"> no contendrá el id del departamento</w:t>
        </w:r>
      </w:ins>
      <w:ins w:id="3638" w:author="TARELA DUQUE Nicole" w:date="2018-12-10T09:20:00Z">
        <w:r w:rsidR="00CC1495">
          <w:t xml:space="preserve">, sino un objeto de la clase </w:t>
        </w:r>
      </w:ins>
      <w:ins w:id="3639" w:author="TARELA DUQUE Nicole" w:date="2018-12-10T09:21:00Z">
        <w:r w:rsidR="00CC1495">
          <w:rPr>
            <w:i/>
          </w:rPr>
          <w:t xml:space="preserve">Department </w:t>
        </w:r>
        <w:r w:rsidR="00CC1495">
          <w:t>con todos sus atributos</w:t>
        </w:r>
      </w:ins>
      <w:ins w:id="3640" w:author="TARELA DUQUE Nicole" w:date="2018-12-10T09:15:00Z">
        <w:r>
          <w:t>.</w:t>
        </w:r>
      </w:ins>
      <w:ins w:id="3641" w:author="TARELA DUQUE Nicole" w:date="2018-12-10T09:16:00Z">
        <w:r>
          <w:t xml:space="preserve"> </w:t>
        </w:r>
      </w:ins>
    </w:p>
    <w:p w14:paraId="78C11FAE" w14:textId="010783E8" w:rsidR="00546C3C" w:rsidRDefault="00546C3C" w:rsidP="004F3B16">
      <w:pPr>
        <w:rPr>
          <w:ins w:id="3642" w:author="TARELA DUQUE Nicole" w:date="2018-12-12T09:37:00Z"/>
        </w:rPr>
      </w:pPr>
      <w:ins w:id="3643" w:author="TARELA DUQUE Nicole" w:date="2018-12-10T09:16:00Z">
        <w:r>
          <w:lastRenderedPageBreak/>
          <w:t>Asimismo, se le</w:t>
        </w:r>
      </w:ins>
      <w:ins w:id="3644" w:author="TARELA DUQUE Nicole" w:date="2018-12-10T09:17:00Z">
        <w:r>
          <w:t>s</w:t>
        </w:r>
      </w:ins>
      <w:ins w:id="3645" w:author="TARELA DUQUE Nicole" w:date="2018-12-10T09:16:00Z">
        <w:r>
          <w:t xml:space="preserve"> </w:t>
        </w:r>
      </w:ins>
      <w:ins w:id="3646" w:author="TARELA DUQUE Nicole" w:date="2018-12-10T09:18:00Z">
        <w:r>
          <w:t>proporciona</w:t>
        </w:r>
      </w:ins>
      <w:ins w:id="3647" w:author="TARELA DUQUE Nicole" w:date="2018-12-10T09:16:00Z">
        <w:r>
          <w:t xml:space="preserve"> un nombre a los atributos de la clase y, gracias a la anotaci</w:t>
        </w:r>
      </w:ins>
      <w:ins w:id="3648" w:author="TARELA DUQUE Nicole" w:date="2018-12-10T09:17:00Z">
        <w:r>
          <w:t xml:space="preserve">ón </w:t>
        </w:r>
        <w:r w:rsidRPr="00546C3C">
          <w:rPr>
            <w:i/>
          </w:rPr>
          <w:t>@Column</w:t>
        </w:r>
        <w:r>
          <w:rPr>
            <w:i/>
          </w:rPr>
          <w:t xml:space="preserve">, </w:t>
        </w:r>
        <w:r>
          <w:t>se les asocia con la columna correspondiente de la siguiente manera:</w:t>
        </w:r>
      </w:ins>
    </w:p>
    <w:p w14:paraId="185C0FA9" w14:textId="77777777" w:rsidR="00382D39" w:rsidRPr="004F3B16" w:rsidRDefault="00382D39" w:rsidP="004F3B16">
      <w:pPr>
        <w:rPr>
          <w:ins w:id="3649" w:author="TARELA DUQUE Nicole" w:date="2018-12-10T09:18:00Z"/>
        </w:rPr>
      </w:pPr>
    </w:p>
    <w:p w14:paraId="0E778D0C" w14:textId="73B9AA29"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0" w:author="TARELA DUQUE Nicole" w:date="2018-12-10T11:52:00Z"/>
          <w:rFonts w:ascii="Courier New" w:hAnsi="Courier New" w:cs="Courier New"/>
          <w:lang w:val="en-US" w:eastAsia="en-US"/>
        </w:rPr>
      </w:pPr>
      <w:ins w:id="3651" w:author="TARELA DUQUE Nicole" w:date="2018-12-10T09:31:00Z">
        <w:r w:rsidRPr="00F8650F">
          <w:rPr>
            <w:rFonts w:ascii="Courier New" w:hAnsi="Courier New" w:cs="Courier New"/>
            <w:b/>
            <w:bCs/>
            <w:color w:val="7F0055"/>
            <w:lang w:val="en-US" w:eastAsia="en-US"/>
          </w:rPr>
          <w:t>package</w:t>
        </w:r>
        <w:r w:rsidRPr="00CC1495">
          <w:rPr>
            <w:rFonts w:ascii="Courier New" w:hAnsi="Courier New" w:cs="Courier New"/>
            <w:lang w:val="en-US" w:eastAsia="en-US"/>
          </w:rPr>
          <w:t xml:space="preserve"> com.sopra.tutorialchapter3.entity;</w:t>
        </w:r>
      </w:ins>
    </w:p>
    <w:p w14:paraId="34C1E06E" w14:textId="77777777" w:rsidR="00AE20F1" w:rsidRPr="00CC1495" w:rsidRDefault="00AE20F1"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2" w:author="TARELA DUQUE Nicole" w:date="2018-12-10T09:31:00Z"/>
          <w:rFonts w:ascii="Courier New" w:hAnsi="Courier New" w:cs="Courier New"/>
          <w:lang w:val="en-US" w:eastAsia="en-US"/>
        </w:rPr>
      </w:pPr>
    </w:p>
    <w:p w14:paraId="1B6AB05F" w14:textId="76750981" w:rsidR="00CC1495" w:rsidRDefault="00AE20F1"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3" w:author="TARELA DUQUE Nicole" w:date="2018-12-10T15:56:00Z"/>
          <w:rFonts w:ascii="Courier New" w:hAnsi="Courier New" w:cs="Courier New"/>
          <w:lang w:eastAsia="en-US"/>
        </w:rPr>
      </w:pPr>
      <w:ins w:id="3654" w:author="TARELA DUQUE Nicole" w:date="2018-12-10T11:52:00Z">
        <w:r w:rsidRPr="00AE20F1">
          <w:rPr>
            <w:rFonts w:ascii="Courier New" w:hAnsi="Courier New" w:cs="Courier New"/>
            <w:b/>
            <w:bCs/>
            <w:color w:val="7F0055"/>
            <w:szCs w:val="18"/>
            <w:lang w:eastAsia="en-US"/>
          </w:rPr>
          <w:t>import</w:t>
        </w:r>
        <w:r w:rsidRPr="00AE20F1">
          <w:rPr>
            <w:rFonts w:ascii="Courier New" w:hAnsi="Courier New" w:cs="Courier New"/>
            <w:lang w:eastAsia="en-US"/>
          </w:rPr>
          <w:t xml:space="preserve"> java.io.Serializable;</w:t>
        </w:r>
      </w:ins>
    </w:p>
    <w:p w14:paraId="02FAA203" w14:textId="48BD24A0" w:rsidR="00D13DF6" w:rsidRDefault="00D13DF6"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5" w:author="TARELA DUQUE Nicole" w:date="2018-12-10T12:37:00Z"/>
          <w:rFonts w:ascii="Courier New" w:hAnsi="Courier New" w:cs="Courier New"/>
          <w:lang w:eastAsia="en-US"/>
        </w:rPr>
      </w:pPr>
      <w:ins w:id="3656" w:author="TARELA DUQUE Nicole" w:date="2018-12-10T15:56:00Z">
        <w:r w:rsidRPr="00D13DF6">
          <w:rPr>
            <w:rFonts w:ascii="Courier New" w:hAnsi="Courier New" w:cs="Courier New"/>
            <w:b/>
            <w:bCs/>
            <w:color w:val="7F0055"/>
            <w:szCs w:val="18"/>
            <w:lang w:eastAsia="en-US"/>
          </w:rPr>
          <w:t>import</w:t>
        </w:r>
        <w:r w:rsidRPr="00D13DF6">
          <w:rPr>
            <w:rFonts w:ascii="Courier New" w:hAnsi="Courier New" w:cs="Courier New"/>
            <w:lang w:eastAsia="en-US"/>
          </w:rPr>
          <w:t xml:space="preserve"> java.util.Date;</w:t>
        </w:r>
      </w:ins>
    </w:p>
    <w:p w14:paraId="2C7BF12B" w14:textId="05CDBB9B" w:rsidR="00E93C33" w:rsidRPr="00AE20F1" w:rsidRDefault="00E93C33"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7" w:author="TARELA DUQUE Nicole" w:date="2018-12-10T09:31:00Z"/>
          <w:rFonts w:ascii="Courier New" w:hAnsi="Courier New" w:cs="Courier New"/>
          <w:lang w:eastAsia="en-US"/>
        </w:rPr>
      </w:pPr>
      <w:ins w:id="3658" w:author="TARELA DUQUE Nicole" w:date="2018-12-10T12:37:00Z">
        <w:r w:rsidRPr="00E93C33">
          <w:rPr>
            <w:rFonts w:ascii="Courier New" w:hAnsi="Courier New" w:cs="Courier New"/>
            <w:b/>
            <w:bCs/>
            <w:color w:val="7F0055"/>
            <w:szCs w:val="18"/>
            <w:lang w:eastAsia="en-US"/>
          </w:rPr>
          <w:t>import</w:t>
        </w:r>
        <w:r w:rsidRPr="00E93C33">
          <w:rPr>
            <w:rFonts w:ascii="Courier New" w:hAnsi="Courier New" w:cs="Courier New"/>
            <w:lang w:eastAsia="en-US"/>
          </w:rPr>
          <w:t xml:space="preserve"> javax.persistence.</w:t>
        </w:r>
        <w:r>
          <w:rPr>
            <w:rFonts w:ascii="Courier New" w:hAnsi="Courier New" w:cs="Courier New"/>
            <w:lang w:eastAsia="en-US"/>
          </w:rPr>
          <w:t>Basic</w:t>
        </w:r>
        <w:r w:rsidRPr="00E93C33">
          <w:rPr>
            <w:rFonts w:ascii="Courier New" w:hAnsi="Courier New" w:cs="Courier New"/>
            <w:lang w:eastAsia="en-US"/>
          </w:rPr>
          <w:t>;</w:t>
        </w:r>
      </w:ins>
    </w:p>
    <w:p w14:paraId="66FCEA0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59" w:author="TARELA DUQUE Nicole" w:date="2018-12-10T09:31:00Z"/>
          <w:rFonts w:ascii="Courier New" w:hAnsi="Courier New" w:cs="Courier New"/>
          <w:lang w:val="en-US" w:eastAsia="en-US"/>
        </w:rPr>
      </w:pPr>
      <w:ins w:id="3660" w:author="TARELA DUQUE Nicole" w:date="2018-12-10T09:31: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javax.persistence.Column;</w:t>
        </w:r>
      </w:ins>
    </w:p>
    <w:p w14:paraId="0FAAED41" w14:textId="22529729"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61" w:author="TARELA DUQUE Nicole" w:date="2018-12-10T12:37:00Z"/>
          <w:rFonts w:ascii="Courier New" w:hAnsi="Courier New" w:cs="Courier New"/>
          <w:lang w:val="en-US" w:eastAsia="en-US"/>
        </w:rPr>
      </w:pPr>
      <w:ins w:id="3662" w:author="TARELA DUQUE Nicole" w:date="2018-12-10T09:31: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javax.persistence.Entity;</w:t>
        </w:r>
      </w:ins>
    </w:p>
    <w:p w14:paraId="557DBA0A" w14:textId="59679BBE" w:rsidR="00E93C33" w:rsidRPr="00CC1495" w:rsidRDefault="00E93C33"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63" w:author="TARELA DUQUE Nicole" w:date="2018-12-10T09:31:00Z"/>
          <w:rFonts w:ascii="Courier New" w:hAnsi="Courier New" w:cs="Courier New"/>
          <w:lang w:val="en-US" w:eastAsia="en-US"/>
        </w:rPr>
      </w:pPr>
      <w:ins w:id="3664" w:author="TARELA DUQUE Nicole" w:date="2018-12-10T12:37:00Z">
        <w:r w:rsidRPr="00E93C33">
          <w:rPr>
            <w:rFonts w:ascii="Courier New" w:hAnsi="Courier New" w:cs="Courier New"/>
            <w:b/>
            <w:bCs/>
            <w:color w:val="7F0055"/>
            <w:lang w:val="en-US" w:eastAsia="en-US"/>
          </w:rPr>
          <w:t>import</w:t>
        </w:r>
        <w:r w:rsidRPr="00E93C33">
          <w:rPr>
            <w:rFonts w:ascii="Courier New" w:hAnsi="Courier New" w:cs="Courier New"/>
            <w:lang w:val="en-US" w:eastAsia="en-US"/>
          </w:rPr>
          <w:t xml:space="preserve"> javax.persistence.FetchType;</w:t>
        </w:r>
      </w:ins>
    </w:p>
    <w:p w14:paraId="2B5CA0DE"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65" w:author="TARELA DUQUE Nicole" w:date="2018-12-10T09:31:00Z"/>
          <w:rFonts w:ascii="Courier New" w:hAnsi="Courier New" w:cs="Courier New"/>
          <w:lang w:val="en-US" w:eastAsia="en-US"/>
        </w:rPr>
      </w:pPr>
      <w:ins w:id="3666" w:author="TARELA DUQUE Nicole" w:date="2018-12-10T09:31: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javax.persistence.Id;</w:t>
        </w:r>
      </w:ins>
    </w:p>
    <w:p w14:paraId="1B943EB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67" w:author="TARELA DUQUE Nicole" w:date="2018-12-10T09:31:00Z"/>
          <w:rFonts w:ascii="Courier New" w:hAnsi="Courier New" w:cs="Courier New"/>
          <w:lang w:val="en-US" w:eastAsia="en-US"/>
        </w:rPr>
      </w:pPr>
      <w:ins w:id="3668" w:author="TARELA DUQUE Nicole" w:date="2018-12-10T09:31: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javax.persistence.ManyToOne;</w:t>
        </w:r>
      </w:ins>
    </w:p>
    <w:p w14:paraId="2136B2B2" w14:textId="7AA33845"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69" w:author="TARELA DUQUE Nicole" w:date="2018-12-10T15:56:00Z"/>
          <w:rFonts w:ascii="Courier New" w:hAnsi="Courier New" w:cs="Courier New"/>
          <w:lang w:val="en-US" w:eastAsia="en-US"/>
        </w:rPr>
      </w:pPr>
      <w:ins w:id="3670" w:author="TARELA DUQUE Nicole" w:date="2018-12-10T09:31: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javax.persistence.Table;</w:t>
        </w:r>
      </w:ins>
    </w:p>
    <w:p w14:paraId="4AC15BA9" w14:textId="77777777" w:rsidR="00D13DF6" w:rsidRPr="00D13DF6" w:rsidRDefault="00D13DF6"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71" w:author="TARELA DUQUE Nicole" w:date="2018-12-10T15:56:00Z"/>
          <w:rFonts w:ascii="Courier New" w:hAnsi="Courier New" w:cs="Courier New"/>
          <w:lang w:val="en-US" w:eastAsia="en-US"/>
        </w:rPr>
      </w:pPr>
      <w:ins w:id="3672" w:author="TARELA DUQUE Nicole" w:date="2018-12-10T15:56: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javax.persistence.Temporal;</w:t>
        </w:r>
      </w:ins>
    </w:p>
    <w:p w14:paraId="62B29E42" w14:textId="76E636C3" w:rsidR="00D13DF6" w:rsidRPr="00CC1495" w:rsidRDefault="00D13DF6"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73" w:author="TARELA DUQUE Nicole" w:date="2018-12-10T09:31:00Z"/>
          <w:rFonts w:ascii="Courier New" w:hAnsi="Courier New" w:cs="Courier New"/>
          <w:lang w:val="en-US" w:eastAsia="en-US"/>
        </w:rPr>
      </w:pPr>
      <w:ins w:id="3674" w:author="TARELA DUQUE Nicole" w:date="2018-12-10T15:56: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javax.persistence.TemporalType;</w:t>
        </w:r>
      </w:ins>
    </w:p>
    <w:p w14:paraId="55095A13" w14:textId="2C7BB50A" w:rsidR="00CB4C1B" w:rsidRPr="00CC1495" w:rsidRDefault="00CB4C1B" w:rsidP="00CB4C1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75" w:author="TARELA DUQUE Nicole" w:date="2018-12-12T13:40:00Z"/>
          <w:rFonts w:ascii="Courier New" w:hAnsi="Courier New" w:cs="Courier New"/>
          <w:lang w:val="en-US" w:eastAsia="en-US"/>
        </w:rPr>
      </w:pPr>
      <w:ins w:id="3676" w:author="TARELA DUQUE Nicole" w:date="2018-12-12T13:40: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w:t>
        </w:r>
        <w:r>
          <w:rPr>
            <w:rFonts w:ascii="Courier New" w:hAnsi="Courier New" w:cs="Courier New"/>
            <w:lang w:val="en-US" w:eastAsia="en-US"/>
          </w:rPr>
          <w:t>JoinColumn</w:t>
        </w:r>
        <w:r w:rsidRPr="00D13DF6">
          <w:rPr>
            <w:rFonts w:ascii="Courier New" w:hAnsi="Courier New" w:cs="Courier New"/>
            <w:lang w:val="en-US" w:eastAsia="en-US"/>
          </w:rPr>
          <w:t>;</w:t>
        </w:r>
      </w:ins>
    </w:p>
    <w:p w14:paraId="4A7223B1"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77" w:author="TARELA DUQUE Nicole" w:date="2018-12-10T09:31:00Z"/>
          <w:rFonts w:ascii="Courier New" w:hAnsi="Courier New" w:cs="Courier New"/>
          <w:lang w:val="en-US" w:eastAsia="en-US"/>
        </w:rPr>
      </w:pPr>
    </w:p>
    <w:p w14:paraId="17D00CA7" w14:textId="77777777" w:rsidR="00CC1495" w:rsidRPr="00F8650F"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78" w:author="TARELA DUQUE Nicole" w:date="2018-12-10T09:31:00Z"/>
          <w:rFonts w:ascii="Courier New" w:hAnsi="Courier New" w:cs="Courier New"/>
          <w:color w:val="646464"/>
          <w:lang w:val="en-US" w:eastAsia="en-US"/>
        </w:rPr>
      </w:pPr>
      <w:ins w:id="3679" w:author="TARELA DUQUE Nicole" w:date="2018-12-10T09:31:00Z">
        <w:r w:rsidRPr="00F8650F">
          <w:rPr>
            <w:rFonts w:ascii="Courier New" w:hAnsi="Courier New" w:cs="Courier New"/>
            <w:color w:val="646464"/>
            <w:lang w:val="en-US" w:eastAsia="en-US"/>
          </w:rPr>
          <w:t>@Entity</w:t>
        </w:r>
      </w:ins>
    </w:p>
    <w:p w14:paraId="238223DC" w14:textId="6F115C3E" w:rsidR="00CC1495" w:rsidRPr="00F8650F"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80" w:author="TARELA DUQUE Nicole" w:date="2018-12-10T09:31:00Z"/>
          <w:rFonts w:ascii="Courier New" w:hAnsi="Courier New" w:cs="Courier New"/>
          <w:color w:val="646464"/>
          <w:lang w:val="en-US" w:eastAsia="en-US"/>
        </w:rPr>
      </w:pPr>
      <w:ins w:id="3681" w:author="TARELA DUQUE Nicole" w:date="2018-12-10T09:31:00Z">
        <w:r w:rsidRPr="00F8650F">
          <w:rPr>
            <w:rFonts w:ascii="Courier New" w:hAnsi="Courier New" w:cs="Courier New"/>
            <w:color w:val="646464"/>
            <w:lang w:val="en-US" w:eastAsia="en-US"/>
          </w:rPr>
          <w:t>@Table</w:t>
        </w:r>
      </w:ins>
      <w:ins w:id="3682" w:author="TARELA DUQUE Nicole" w:date="2018-12-10T09:43:00Z">
        <w:r w:rsidR="004F3B16">
          <w:rPr>
            <w:rFonts w:ascii="Courier New" w:hAnsi="Courier New" w:cs="Courier New"/>
            <w:color w:val="646464"/>
            <w:lang w:val="en-US" w:eastAsia="en-US"/>
          </w:rPr>
          <w:t xml:space="preserve"> (name=</w:t>
        </w:r>
        <w:r w:rsidR="004F3B16">
          <w:rPr>
            <w:rFonts w:ascii="Courier New" w:hAnsi="Courier New" w:cs="Courier New"/>
            <w:color w:val="2A00FF"/>
            <w:lang w:val="en-US" w:eastAsia="en-US"/>
          </w:rPr>
          <w:t>"EMPLOYEES</w:t>
        </w:r>
      </w:ins>
      <w:ins w:id="3683" w:author="TARELA DUQUE Nicole" w:date="2018-12-10T09:44:00Z">
        <w:r w:rsidR="004F3B16">
          <w:rPr>
            <w:rFonts w:ascii="Courier New" w:hAnsi="Courier New" w:cs="Courier New"/>
            <w:color w:val="2A00FF"/>
            <w:lang w:val="en-US" w:eastAsia="en-US"/>
          </w:rPr>
          <w:t>"</w:t>
        </w:r>
      </w:ins>
      <w:ins w:id="3684" w:author="TARELA DUQUE Nicole" w:date="2018-12-10T09:43:00Z">
        <w:r w:rsidR="004F3B16">
          <w:rPr>
            <w:rFonts w:ascii="Courier New" w:hAnsi="Courier New" w:cs="Courier New"/>
            <w:color w:val="646464"/>
            <w:lang w:val="en-US" w:eastAsia="en-US"/>
          </w:rPr>
          <w:t>)</w:t>
        </w:r>
      </w:ins>
    </w:p>
    <w:p w14:paraId="52A66372" w14:textId="6BF33FB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85" w:author="TARELA DUQUE Nicole" w:date="2018-12-10T09:31:00Z"/>
          <w:rFonts w:ascii="Courier New" w:hAnsi="Courier New" w:cs="Courier New"/>
          <w:lang w:val="en-US" w:eastAsia="en-US"/>
        </w:rPr>
      </w:pPr>
      <w:ins w:id="3686" w:author="TARELA DUQUE Nicole" w:date="2018-12-10T09:31:00Z">
        <w:r w:rsidRPr="00F8650F">
          <w:rPr>
            <w:rFonts w:ascii="Courier New" w:hAnsi="Courier New" w:cs="Courier New"/>
            <w:b/>
            <w:bCs/>
            <w:color w:val="7F0055"/>
            <w:lang w:val="en-US" w:eastAsia="en-US"/>
          </w:rPr>
          <w:t>public class</w:t>
        </w:r>
        <w:r w:rsidRPr="00CC1495">
          <w:rPr>
            <w:rFonts w:ascii="Courier New" w:hAnsi="Courier New" w:cs="Courier New"/>
            <w:lang w:val="en-US" w:eastAsia="en-US"/>
          </w:rPr>
          <w:t xml:space="preserve"> Employee </w:t>
        </w:r>
      </w:ins>
      <w:ins w:id="3687" w:author="TARELA DUQUE Nicole" w:date="2018-12-10T11:52:00Z">
        <w:r w:rsidR="00AE20F1" w:rsidRPr="00AE20F1">
          <w:rPr>
            <w:rFonts w:ascii="Courier New" w:hAnsi="Courier New" w:cs="Courier New"/>
            <w:b/>
            <w:bCs/>
            <w:color w:val="7F0055"/>
            <w:lang w:val="en-US" w:eastAsia="en-US"/>
          </w:rPr>
          <w:t>implements</w:t>
        </w:r>
        <w:r w:rsidR="00AE20F1">
          <w:rPr>
            <w:rFonts w:ascii="Courier New" w:hAnsi="Courier New" w:cs="Courier New"/>
            <w:lang w:val="en-US" w:eastAsia="en-US"/>
          </w:rPr>
          <w:t xml:space="preserve"> </w:t>
        </w:r>
        <w:r w:rsidR="00AE20F1" w:rsidRPr="00AE20F1">
          <w:rPr>
            <w:rFonts w:ascii="Courier New" w:hAnsi="Courier New" w:cs="Courier New"/>
            <w:lang w:eastAsia="en-US"/>
          </w:rPr>
          <w:t>Serializable</w:t>
        </w:r>
        <w:r w:rsidR="00AE20F1" w:rsidRPr="00CC1495">
          <w:rPr>
            <w:rFonts w:ascii="Courier New" w:hAnsi="Courier New" w:cs="Courier New"/>
            <w:lang w:val="en-US" w:eastAsia="en-US"/>
          </w:rPr>
          <w:t xml:space="preserve"> </w:t>
        </w:r>
      </w:ins>
      <w:ins w:id="3688" w:author="TARELA DUQUE Nicole" w:date="2018-12-10T09:31:00Z">
        <w:r w:rsidRPr="00CC1495">
          <w:rPr>
            <w:rFonts w:ascii="Courier New" w:hAnsi="Courier New" w:cs="Courier New"/>
            <w:lang w:val="en-US" w:eastAsia="en-US"/>
          </w:rPr>
          <w:t>{</w:t>
        </w:r>
      </w:ins>
    </w:p>
    <w:p w14:paraId="5441F2EA" w14:textId="77777777" w:rsidR="00CC1495" w:rsidRPr="00F8650F"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89" w:author="TARELA DUQUE Nicole" w:date="2018-12-10T09:31:00Z"/>
          <w:rFonts w:ascii="Courier New" w:hAnsi="Courier New" w:cs="Courier New"/>
          <w:color w:val="646464"/>
          <w:lang w:val="en-US" w:eastAsia="en-US"/>
        </w:rPr>
      </w:pPr>
      <w:ins w:id="3690"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@Id</w:t>
        </w:r>
      </w:ins>
    </w:p>
    <w:p w14:paraId="0110E76F" w14:textId="00FA40C8"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91" w:author="TARELA DUQUE Nicole" w:date="2018-12-10T09:31:00Z"/>
          <w:rFonts w:ascii="Courier New" w:hAnsi="Courier New" w:cs="Courier New"/>
          <w:lang w:val="en-US" w:eastAsia="en-US"/>
        </w:rPr>
      </w:pPr>
      <w:ins w:id="3692" w:author="TARELA DUQUE Nicole" w:date="2018-12-10T09:31:00Z">
        <w:r w:rsidRPr="00F8650F">
          <w:rPr>
            <w:rFonts w:ascii="Courier New" w:hAnsi="Courier New" w:cs="Courier New"/>
            <w:color w:val="646464"/>
            <w:lang w:val="en-US" w:eastAsia="en-US"/>
          </w:rPr>
          <w:tab/>
          <w:t>@Column</w:t>
        </w:r>
        <w:r w:rsidRPr="00CC1495">
          <w:rPr>
            <w:rFonts w:ascii="Courier New" w:hAnsi="Courier New" w:cs="Courier New"/>
            <w:lang w:val="en-US" w:eastAsia="en-US"/>
          </w:rPr>
          <w:t>(name=</w:t>
        </w:r>
      </w:ins>
      <w:ins w:id="3693" w:author="TARELA DUQUE Nicole" w:date="2018-12-10T09:40:00Z">
        <w:r w:rsidR="00530E47">
          <w:rPr>
            <w:rFonts w:ascii="Courier New" w:hAnsi="Courier New" w:cs="Courier New"/>
            <w:lang w:val="en-US" w:eastAsia="en-US"/>
          </w:rPr>
          <w:t xml:space="preserve"> </w:t>
        </w:r>
      </w:ins>
      <w:ins w:id="3694" w:author="TARELA DUQUE Nicole" w:date="2018-12-10T09:31:00Z">
        <w:r w:rsidRPr="00530E47">
          <w:rPr>
            <w:rFonts w:ascii="Courier New" w:hAnsi="Courier New" w:cs="Courier New"/>
            <w:color w:val="2A00FF"/>
            <w:lang w:val="en-US" w:eastAsia="en-US"/>
          </w:rPr>
          <w:t>"EMPLOYEE_ID"</w:t>
        </w:r>
        <w:r w:rsidRPr="00CC1495">
          <w:rPr>
            <w:rFonts w:ascii="Courier New" w:hAnsi="Courier New" w:cs="Courier New"/>
            <w:lang w:val="en-US" w:eastAsia="en-US"/>
          </w:rPr>
          <w:t>)</w:t>
        </w:r>
      </w:ins>
    </w:p>
    <w:p w14:paraId="008B3A6F" w14:textId="58DBFF8D"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95" w:author="TARELA DUQUE Nicole" w:date="2018-12-12T09:38:00Z"/>
          <w:rFonts w:ascii="Courier New" w:hAnsi="Courier New" w:cs="Courier New"/>
          <w:lang w:val="en-US" w:eastAsia="en-US"/>
        </w:rPr>
      </w:pPr>
      <w:ins w:id="3696"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id</w:t>
        </w:r>
        <w:r w:rsidRPr="00CC1495">
          <w:rPr>
            <w:rFonts w:ascii="Courier New" w:hAnsi="Courier New" w:cs="Courier New"/>
            <w:lang w:val="en-US" w:eastAsia="en-US"/>
          </w:rPr>
          <w:t>;</w:t>
        </w:r>
      </w:ins>
    </w:p>
    <w:p w14:paraId="0AE7BAFD" w14:textId="77777777" w:rsidR="00382D39" w:rsidRPr="00CC1495"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97" w:author="TARELA DUQUE Nicole" w:date="2018-12-10T09:31:00Z"/>
          <w:rFonts w:ascii="Courier New" w:hAnsi="Courier New" w:cs="Courier New"/>
          <w:lang w:val="en-US" w:eastAsia="en-US"/>
        </w:rPr>
      </w:pPr>
    </w:p>
    <w:p w14:paraId="784D7523"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698" w:author="TARELA DUQUE Nicole" w:date="2018-12-10T09:31:00Z"/>
          <w:rFonts w:ascii="Courier New" w:hAnsi="Courier New" w:cs="Courier New"/>
          <w:lang w:val="en-US" w:eastAsia="en-US"/>
        </w:rPr>
      </w:pPr>
      <w:ins w:id="3699"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"FIRST_NAME"</w:t>
        </w:r>
        <w:r w:rsidRPr="00CC1495">
          <w:rPr>
            <w:rFonts w:ascii="Courier New" w:hAnsi="Courier New" w:cs="Courier New"/>
            <w:lang w:val="en-US" w:eastAsia="en-US"/>
          </w:rPr>
          <w:t>)</w:t>
        </w:r>
      </w:ins>
    </w:p>
    <w:p w14:paraId="4E93A9A0" w14:textId="332F6B81"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00" w:author="TARELA DUQUE Nicole" w:date="2018-12-12T09:38:00Z"/>
          <w:rFonts w:ascii="Courier New" w:hAnsi="Courier New" w:cs="Courier New"/>
          <w:lang w:val="en-US" w:eastAsia="en-US"/>
        </w:rPr>
      </w:pPr>
      <w:ins w:id="3701"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name</w:t>
        </w:r>
        <w:r w:rsidRPr="00CC1495">
          <w:rPr>
            <w:rFonts w:ascii="Courier New" w:hAnsi="Courier New" w:cs="Courier New"/>
            <w:lang w:val="en-US" w:eastAsia="en-US"/>
          </w:rPr>
          <w:t>;</w:t>
        </w:r>
      </w:ins>
    </w:p>
    <w:p w14:paraId="3D3BFFB1" w14:textId="77777777" w:rsidR="00382D39" w:rsidRPr="00CC1495"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02" w:author="TARELA DUQUE Nicole" w:date="2018-12-10T09:31:00Z"/>
          <w:rFonts w:ascii="Courier New" w:hAnsi="Courier New" w:cs="Courier New"/>
          <w:lang w:val="en-US" w:eastAsia="en-US"/>
        </w:rPr>
      </w:pPr>
    </w:p>
    <w:p w14:paraId="11DF2BA1"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03" w:author="TARELA DUQUE Nicole" w:date="2018-12-10T09:31:00Z"/>
          <w:rFonts w:ascii="Courier New" w:hAnsi="Courier New" w:cs="Courier New"/>
          <w:lang w:val="en-US" w:eastAsia="en-US"/>
        </w:rPr>
      </w:pPr>
      <w:ins w:id="3704"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 xml:space="preserve"> (name=</w:t>
        </w:r>
        <w:r w:rsidRPr="00530E47">
          <w:rPr>
            <w:rFonts w:ascii="Courier New" w:hAnsi="Courier New" w:cs="Courier New"/>
            <w:color w:val="2A00FF"/>
            <w:lang w:val="en-US" w:eastAsia="en-US"/>
          </w:rPr>
          <w:t>"LAST_NAME"</w:t>
        </w:r>
        <w:r w:rsidRPr="00CC1495">
          <w:rPr>
            <w:rFonts w:ascii="Courier New" w:hAnsi="Courier New" w:cs="Courier New"/>
            <w:lang w:val="en-US" w:eastAsia="en-US"/>
          </w:rPr>
          <w:t>)</w:t>
        </w:r>
      </w:ins>
    </w:p>
    <w:p w14:paraId="3999846C" w14:textId="64277298"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05" w:author="TARELA DUQUE Nicole" w:date="2018-12-12T09:38:00Z"/>
          <w:rFonts w:ascii="Courier New" w:hAnsi="Courier New" w:cs="Courier New"/>
          <w:lang w:val="en-US" w:eastAsia="en-US"/>
        </w:rPr>
      </w:pPr>
      <w:ins w:id="3706"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surname</w:t>
        </w:r>
        <w:r w:rsidRPr="00CC1495">
          <w:rPr>
            <w:rFonts w:ascii="Courier New" w:hAnsi="Courier New" w:cs="Courier New"/>
            <w:lang w:val="en-US" w:eastAsia="en-US"/>
          </w:rPr>
          <w:t>;</w:t>
        </w:r>
      </w:ins>
    </w:p>
    <w:p w14:paraId="58642A60" w14:textId="77777777" w:rsidR="00382D39"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07" w:author="TARELA DUQUE Nicole" w:date="2018-12-11T15:25:00Z"/>
          <w:rFonts w:ascii="Courier New" w:hAnsi="Courier New" w:cs="Courier New"/>
          <w:lang w:val="en-US" w:eastAsia="en-US"/>
        </w:rPr>
      </w:pPr>
    </w:p>
    <w:p w14:paraId="30C1B43A" w14:textId="4C5D60A3" w:rsidR="001F4053" w:rsidRPr="00CC1495" w:rsidRDefault="001F4053" w:rsidP="001F40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3708" w:author="TARELA DUQUE Nicole" w:date="2018-12-10T09:31:00Z"/>
          <w:rFonts w:ascii="Courier New" w:hAnsi="Courier New" w:cs="Courier New"/>
          <w:lang w:val="en-US" w:eastAsia="en-US"/>
        </w:rPr>
      </w:pPr>
      <w:ins w:id="3709" w:author="TARELA DUQUE Nicole" w:date="2018-12-11T15:25:00Z">
        <w:r w:rsidRPr="00E93C33">
          <w:rPr>
            <w:rFonts w:ascii="Courier New" w:hAnsi="Courier New" w:cs="Courier New"/>
            <w:color w:val="646464"/>
            <w:lang w:val="en-US" w:eastAsia="en-US"/>
          </w:rPr>
          <w:t>@Basic</w:t>
        </w:r>
        <w:r w:rsidRPr="00E93C33">
          <w:rPr>
            <w:rFonts w:ascii="Courier New" w:hAnsi="Courier New" w:cs="Courier New"/>
            <w:lang w:val="en-US" w:eastAsia="en-US"/>
          </w:rPr>
          <w:t>(fetch=FetchType.</w:t>
        </w:r>
        <w:r w:rsidRPr="00E93C33">
          <w:rPr>
            <w:rFonts w:ascii="Courier New" w:hAnsi="Courier New" w:cs="Courier New"/>
            <w:b/>
            <w:bCs/>
            <w:i/>
            <w:iCs/>
            <w:color w:val="0000C0"/>
            <w:szCs w:val="18"/>
            <w:lang w:eastAsia="en-US"/>
          </w:rPr>
          <w:t>LAZY</w:t>
        </w:r>
        <w:r w:rsidRPr="00E93C33">
          <w:rPr>
            <w:rFonts w:ascii="Courier New" w:hAnsi="Courier New" w:cs="Courier New"/>
            <w:lang w:val="en-US" w:eastAsia="en-US"/>
          </w:rPr>
          <w:t>)</w:t>
        </w:r>
      </w:ins>
    </w:p>
    <w:p w14:paraId="517A0145"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0" w:author="TARELA DUQUE Nicole" w:date="2018-12-10T09:31:00Z"/>
          <w:rFonts w:ascii="Courier New" w:hAnsi="Courier New" w:cs="Courier New"/>
          <w:lang w:val="en-US" w:eastAsia="en-US"/>
        </w:rPr>
      </w:pPr>
      <w:ins w:id="3711"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E93C33">
          <w:rPr>
            <w:rFonts w:ascii="Courier New" w:hAnsi="Courier New" w:cs="Courier New"/>
            <w:color w:val="2A00FF"/>
            <w:lang w:val="en-US" w:eastAsia="en-US"/>
          </w:rPr>
          <w:t>"EMAIL"</w:t>
        </w:r>
        <w:r w:rsidRPr="00CC1495">
          <w:rPr>
            <w:rFonts w:ascii="Courier New" w:hAnsi="Courier New" w:cs="Courier New"/>
            <w:lang w:val="en-US" w:eastAsia="en-US"/>
          </w:rPr>
          <w:t>)</w:t>
        </w:r>
      </w:ins>
    </w:p>
    <w:p w14:paraId="508F8C55" w14:textId="17A1B929"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2" w:author="TARELA DUQUE Nicole" w:date="2018-12-12T09:38:00Z"/>
          <w:rFonts w:ascii="Courier New" w:hAnsi="Courier New" w:cs="Courier New"/>
          <w:lang w:val="en-US" w:eastAsia="en-US"/>
        </w:rPr>
      </w:pPr>
      <w:ins w:id="3713"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email</w:t>
        </w:r>
        <w:r w:rsidRPr="00CC1495">
          <w:rPr>
            <w:rFonts w:ascii="Courier New" w:hAnsi="Courier New" w:cs="Courier New"/>
            <w:lang w:val="en-US" w:eastAsia="en-US"/>
          </w:rPr>
          <w:t>;</w:t>
        </w:r>
      </w:ins>
    </w:p>
    <w:p w14:paraId="324911A4" w14:textId="77777777" w:rsidR="00382D39"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4" w:author="TARELA DUQUE Nicole" w:date="2018-12-10T12:33:00Z"/>
          <w:rFonts w:ascii="Courier New" w:hAnsi="Courier New" w:cs="Courier New"/>
          <w:lang w:val="en-US" w:eastAsia="en-US"/>
        </w:rPr>
      </w:pPr>
    </w:p>
    <w:p w14:paraId="2E0771AC" w14:textId="4382B58A"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5" w:author="TARELA DUQUE Nicole" w:date="2018-12-10T09:31:00Z"/>
          <w:rFonts w:ascii="Courier New" w:hAnsi="Courier New" w:cs="Courier New"/>
          <w:lang w:val="en-US" w:eastAsia="en-US"/>
        </w:rPr>
      </w:pPr>
      <w:ins w:id="3716"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"PHONE_NUMBER"</w:t>
        </w:r>
        <w:r w:rsidRPr="00CC1495">
          <w:rPr>
            <w:rFonts w:ascii="Courier New" w:hAnsi="Courier New" w:cs="Courier New"/>
            <w:lang w:val="en-US" w:eastAsia="en-US"/>
          </w:rPr>
          <w:t>)</w:t>
        </w:r>
      </w:ins>
    </w:p>
    <w:p w14:paraId="6EA09053" w14:textId="067D7AA1"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7" w:author="TARELA DUQUE Nicole" w:date="2018-12-12T09:38:00Z"/>
          <w:rFonts w:ascii="Courier New" w:hAnsi="Courier New" w:cs="Courier New"/>
          <w:lang w:val="en-US" w:eastAsia="en-US"/>
        </w:rPr>
      </w:pPr>
      <w:ins w:id="3718"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phone</w:t>
        </w:r>
        <w:r w:rsidRPr="00CC1495">
          <w:rPr>
            <w:rFonts w:ascii="Courier New" w:hAnsi="Courier New" w:cs="Courier New"/>
            <w:lang w:val="en-US" w:eastAsia="en-US"/>
          </w:rPr>
          <w:t>;</w:t>
        </w:r>
      </w:ins>
    </w:p>
    <w:p w14:paraId="16D6382D" w14:textId="77777777" w:rsidR="00382D39"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19" w:author="TARELA DUQUE Nicole" w:date="2018-12-11T15:26:00Z"/>
          <w:rFonts w:ascii="Courier New" w:hAnsi="Courier New" w:cs="Courier New"/>
          <w:lang w:val="en-US" w:eastAsia="en-US"/>
        </w:rPr>
      </w:pPr>
    </w:p>
    <w:p w14:paraId="63AB59E3" w14:textId="77777777" w:rsidR="001F4053" w:rsidRPr="001F4053" w:rsidRDefault="001F4053" w:rsidP="001F40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0" w:author="TARELA DUQUE Nicole" w:date="2018-12-11T15:26:00Z"/>
          <w:rFonts w:ascii="Courier New" w:hAnsi="Courier New" w:cs="Courier New"/>
          <w:lang w:val="en-US" w:eastAsia="en-US"/>
        </w:rPr>
      </w:pPr>
      <w:ins w:id="3721" w:author="TARELA DUQUE Nicole" w:date="2018-12-11T15:26:00Z">
        <w:r w:rsidRPr="001F4053">
          <w:rPr>
            <w:rFonts w:ascii="Courier New" w:hAnsi="Courier New" w:cs="Courier New"/>
            <w:lang w:val="en-US" w:eastAsia="en-US"/>
          </w:rPr>
          <w:tab/>
        </w:r>
        <w:r w:rsidRPr="001F4053">
          <w:rPr>
            <w:rFonts w:ascii="Courier New" w:hAnsi="Courier New" w:cs="Courier New"/>
            <w:color w:val="646464"/>
            <w:lang w:val="en-US" w:eastAsia="en-US"/>
          </w:rPr>
          <w:t>@Column</w:t>
        </w:r>
        <w:r w:rsidRPr="001F4053">
          <w:rPr>
            <w:rFonts w:ascii="Courier New" w:hAnsi="Courier New" w:cs="Courier New"/>
            <w:lang w:val="en-US" w:eastAsia="en-US"/>
          </w:rPr>
          <w:t xml:space="preserve"> (name=</w:t>
        </w:r>
        <w:r w:rsidRPr="001F4053">
          <w:rPr>
            <w:rFonts w:ascii="Courier New" w:hAnsi="Courier New" w:cs="Courier New"/>
            <w:color w:val="2A00FF"/>
            <w:lang w:val="en-US" w:eastAsia="en-US"/>
          </w:rPr>
          <w:t>"JOB_ID"</w:t>
        </w:r>
        <w:r w:rsidRPr="001F4053">
          <w:rPr>
            <w:rFonts w:ascii="Courier New" w:hAnsi="Courier New" w:cs="Courier New"/>
            <w:lang w:val="en-US" w:eastAsia="en-US"/>
          </w:rPr>
          <w:t>)</w:t>
        </w:r>
      </w:ins>
    </w:p>
    <w:p w14:paraId="3492B373" w14:textId="19A8EEAA" w:rsidR="001F4053" w:rsidRDefault="001F4053" w:rsidP="001F40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2" w:author="TARELA DUQUE Nicole" w:date="2018-12-12T09:38:00Z"/>
          <w:rFonts w:ascii="Courier New" w:hAnsi="Courier New" w:cs="Courier New"/>
          <w:lang w:val="en-US" w:eastAsia="en-US"/>
        </w:rPr>
      </w:pPr>
      <w:ins w:id="3723" w:author="TARELA DUQUE Nicole" w:date="2018-12-11T15:26:00Z">
        <w:r w:rsidRPr="001F4053">
          <w:rPr>
            <w:rFonts w:ascii="Courier New" w:hAnsi="Courier New" w:cs="Courier New"/>
            <w:lang w:val="en-US" w:eastAsia="en-US"/>
          </w:rPr>
          <w:tab/>
        </w:r>
        <w:r w:rsidRPr="001F4053">
          <w:rPr>
            <w:rFonts w:ascii="Courier New" w:hAnsi="Courier New" w:cs="Courier New"/>
            <w:b/>
            <w:bCs/>
            <w:color w:val="7F0055"/>
            <w:lang w:val="en-US" w:eastAsia="en-US"/>
          </w:rPr>
          <w:t>private</w:t>
        </w:r>
        <w:r w:rsidRPr="001F4053">
          <w:rPr>
            <w:rFonts w:ascii="Courier New" w:hAnsi="Courier New" w:cs="Courier New"/>
            <w:lang w:val="en-US" w:eastAsia="en-US"/>
          </w:rPr>
          <w:t xml:space="preserve"> </w:t>
        </w:r>
        <w:r w:rsidRPr="00E5674A">
          <w:rPr>
            <w:rFonts w:ascii="Courier New" w:hAnsi="Courier New" w:cs="Courier New"/>
            <w:lang w:val="en-US" w:eastAsia="en-US"/>
          </w:rPr>
          <w:t>String</w:t>
        </w:r>
        <w:r w:rsidRPr="001F4053">
          <w:rPr>
            <w:rFonts w:ascii="Courier New" w:hAnsi="Courier New" w:cs="Courier New"/>
            <w:lang w:val="en-US" w:eastAsia="en-US"/>
          </w:rPr>
          <w:t xml:space="preserve"> </w:t>
        </w:r>
        <w:r w:rsidRPr="001F4053">
          <w:rPr>
            <w:rFonts w:ascii="Courier New" w:hAnsi="Courier New" w:cs="Courier New"/>
            <w:color w:val="2A00FF"/>
            <w:lang w:val="en-US" w:eastAsia="en-US"/>
          </w:rPr>
          <w:t>jobId</w:t>
        </w:r>
        <w:r w:rsidRPr="001F4053">
          <w:rPr>
            <w:rFonts w:ascii="Courier New" w:hAnsi="Courier New" w:cs="Courier New"/>
            <w:lang w:val="en-US" w:eastAsia="en-US"/>
          </w:rPr>
          <w:t>;</w:t>
        </w:r>
      </w:ins>
    </w:p>
    <w:p w14:paraId="00D8A2B7" w14:textId="77777777" w:rsidR="00382D39" w:rsidRDefault="00382D39" w:rsidP="001F405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4" w:author="TARELA DUQUE Nicole" w:date="2018-12-10T15:57:00Z"/>
          <w:rFonts w:ascii="Courier New" w:hAnsi="Courier New" w:cs="Courier New"/>
          <w:lang w:val="en-US" w:eastAsia="en-US"/>
        </w:rPr>
      </w:pPr>
    </w:p>
    <w:p w14:paraId="1303E981" w14:textId="77777777" w:rsidR="00D13DF6" w:rsidRPr="00D13DF6" w:rsidRDefault="00D13DF6"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5" w:author="TARELA DUQUE Nicole" w:date="2018-12-10T15:57:00Z"/>
          <w:rFonts w:ascii="Courier New" w:hAnsi="Courier New" w:cs="Courier New"/>
          <w:lang w:val="en-US" w:eastAsia="en-US"/>
        </w:rPr>
      </w:pPr>
      <w:ins w:id="3726" w:author="TARELA DUQUE Nicole" w:date="2018-12-10T15:57:00Z">
        <w:r w:rsidRPr="00D13DF6">
          <w:rPr>
            <w:rFonts w:ascii="Courier New" w:hAnsi="Courier New" w:cs="Courier New"/>
            <w:lang w:val="en-US" w:eastAsia="en-US"/>
          </w:rPr>
          <w:tab/>
        </w:r>
        <w:r w:rsidRPr="00D13DF6">
          <w:rPr>
            <w:rFonts w:ascii="Courier New" w:hAnsi="Courier New" w:cs="Courier New"/>
            <w:color w:val="646464"/>
            <w:lang w:val="en-US" w:eastAsia="en-US"/>
          </w:rPr>
          <w:t>@Column</w:t>
        </w:r>
        <w:r w:rsidRPr="00D13DF6">
          <w:rPr>
            <w:rFonts w:ascii="Courier New" w:hAnsi="Courier New" w:cs="Courier New"/>
            <w:lang w:val="en-US" w:eastAsia="en-US"/>
          </w:rPr>
          <w:t>(name=</w:t>
        </w:r>
        <w:r w:rsidRPr="00D13DF6">
          <w:rPr>
            <w:rFonts w:ascii="Courier New" w:hAnsi="Courier New" w:cs="Courier New"/>
            <w:color w:val="2A00FF"/>
            <w:lang w:val="en-US" w:eastAsia="en-US"/>
          </w:rPr>
          <w:t>"HIRE_DATE"</w:t>
        </w:r>
        <w:r w:rsidRPr="00D13DF6">
          <w:rPr>
            <w:rFonts w:ascii="Courier New" w:hAnsi="Courier New" w:cs="Courier New"/>
            <w:lang w:val="en-US" w:eastAsia="en-US"/>
          </w:rPr>
          <w:t>)</w:t>
        </w:r>
      </w:ins>
    </w:p>
    <w:p w14:paraId="1821ADDE" w14:textId="77777777" w:rsidR="00D13DF6" w:rsidRPr="00D13DF6" w:rsidRDefault="00D13DF6"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7" w:author="TARELA DUQUE Nicole" w:date="2018-12-10T15:57:00Z"/>
          <w:rFonts w:ascii="Courier New" w:hAnsi="Courier New" w:cs="Courier New"/>
          <w:lang w:val="en-US" w:eastAsia="en-US"/>
        </w:rPr>
      </w:pPr>
      <w:ins w:id="3728" w:author="TARELA DUQUE Nicole" w:date="2018-12-10T15:57:00Z">
        <w:r w:rsidRPr="00D13DF6">
          <w:rPr>
            <w:rFonts w:ascii="Courier New" w:hAnsi="Courier New" w:cs="Courier New"/>
            <w:lang w:val="en-US" w:eastAsia="en-US"/>
          </w:rPr>
          <w:tab/>
        </w:r>
        <w:r w:rsidRPr="00D13DF6">
          <w:rPr>
            <w:rFonts w:ascii="Courier New" w:hAnsi="Courier New" w:cs="Courier New"/>
            <w:color w:val="646464"/>
            <w:lang w:val="en-US" w:eastAsia="en-US"/>
          </w:rPr>
          <w:t>@Temporal</w:t>
        </w:r>
        <w:r w:rsidRPr="00D13DF6">
          <w:rPr>
            <w:rFonts w:ascii="Courier New" w:hAnsi="Courier New" w:cs="Courier New"/>
            <w:lang w:val="en-US" w:eastAsia="en-US"/>
          </w:rPr>
          <w:t>(TemporalType.</w:t>
        </w:r>
        <w:r w:rsidRPr="00D13DF6">
          <w:rPr>
            <w:rFonts w:ascii="Courier New" w:hAnsi="Courier New" w:cs="Courier New"/>
            <w:b/>
            <w:bCs/>
            <w:i/>
            <w:iCs/>
            <w:color w:val="0000C0"/>
            <w:szCs w:val="18"/>
            <w:lang w:eastAsia="en-US"/>
          </w:rPr>
          <w:t>DATE</w:t>
        </w:r>
        <w:r w:rsidRPr="00D13DF6">
          <w:rPr>
            <w:rFonts w:ascii="Courier New" w:hAnsi="Courier New" w:cs="Courier New"/>
            <w:lang w:val="en-US" w:eastAsia="en-US"/>
          </w:rPr>
          <w:t>)</w:t>
        </w:r>
      </w:ins>
    </w:p>
    <w:p w14:paraId="016B81E7" w14:textId="3E4799EE" w:rsidR="00D13DF6" w:rsidRDefault="00D13DF6"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29" w:author="TARELA DUQUE Nicole" w:date="2018-12-12T09:38:00Z"/>
          <w:rFonts w:ascii="Courier New" w:hAnsi="Courier New" w:cs="Courier New"/>
          <w:lang w:val="en-US" w:eastAsia="en-US"/>
        </w:rPr>
      </w:pPr>
      <w:ins w:id="3730" w:author="TARELA DUQUE Nicole" w:date="2018-12-10T15:57:00Z">
        <w:r w:rsidRPr="00D13DF6">
          <w:rPr>
            <w:rFonts w:ascii="Courier New" w:hAnsi="Courier New" w:cs="Courier New"/>
            <w:lang w:val="en-US" w:eastAsia="en-US"/>
          </w:rPr>
          <w:tab/>
        </w:r>
        <w:r w:rsidRPr="00D13DF6">
          <w:rPr>
            <w:rFonts w:ascii="Courier New" w:hAnsi="Courier New" w:cs="Courier New"/>
            <w:b/>
            <w:bCs/>
            <w:color w:val="7F0055"/>
            <w:lang w:val="en-US" w:eastAsia="en-US"/>
          </w:rPr>
          <w:t>private</w:t>
        </w:r>
        <w:r w:rsidRPr="00D13DF6">
          <w:rPr>
            <w:rFonts w:ascii="Courier New" w:hAnsi="Courier New" w:cs="Courier New"/>
            <w:lang w:val="en-US" w:eastAsia="en-US"/>
          </w:rPr>
          <w:t xml:space="preserve"> Date </w:t>
        </w:r>
        <w:r w:rsidRPr="00D13DF6">
          <w:rPr>
            <w:rFonts w:ascii="Courier New" w:hAnsi="Courier New" w:cs="Courier New"/>
            <w:color w:val="2A00FF"/>
            <w:lang w:val="en-US" w:eastAsia="en-US"/>
          </w:rPr>
          <w:t>hireDate</w:t>
        </w:r>
        <w:r w:rsidRPr="00D13DF6">
          <w:rPr>
            <w:rFonts w:ascii="Courier New" w:hAnsi="Courier New" w:cs="Courier New"/>
            <w:lang w:val="en-US" w:eastAsia="en-US"/>
          </w:rPr>
          <w:t>;</w:t>
        </w:r>
      </w:ins>
    </w:p>
    <w:p w14:paraId="5BE90E95" w14:textId="77777777" w:rsidR="00382D39" w:rsidRPr="00CC1495" w:rsidRDefault="00382D39" w:rsidP="00D13DF6">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31" w:author="TARELA DUQUE Nicole" w:date="2018-12-10T09:31:00Z"/>
          <w:rFonts w:ascii="Courier New" w:hAnsi="Courier New" w:cs="Courier New"/>
          <w:lang w:val="en-US" w:eastAsia="en-US"/>
        </w:rPr>
      </w:pPr>
    </w:p>
    <w:p w14:paraId="20CDACE0" w14:textId="1C19F472"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32" w:author="TARELA DUQUE Nicole" w:date="2018-12-10T09:31:00Z"/>
          <w:rFonts w:ascii="Courier New" w:hAnsi="Courier New" w:cs="Courier New"/>
          <w:lang w:val="en-US" w:eastAsia="en-US"/>
        </w:rPr>
      </w:pPr>
      <w:ins w:id="3733"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"SAL</w:t>
        </w:r>
      </w:ins>
      <w:ins w:id="3734" w:author="TARELA DUQUE Nicole" w:date="2018-12-10T15:57:00Z">
        <w:r w:rsidR="00D13DF6">
          <w:rPr>
            <w:rFonts w:ascii="Courier New" w:hAnsi="Courier New" w:cs="Courier New"/>
            <w:color w:val="2A00FF"/>
            <w:lang w:val="en-US" w:eastAsia="en-US"/>
          </w:rPr>
          <w:t>ARY</w:t>
        </w:r>
      </w:ins>
      <w:ins w:id="3735" w:author="TARELA DUQUE Nicole" w:date="2018-12-10T09:31:00Z">
        <w:r w:rsidRPr="00530E47">
          <w:rPr>
            <w:rFonts w:ascii="Courier New" w:hAnsi="Courier New" w:cs="Courier New"/>
            <w:color w:val="2A00FF"/>
            <w:lang w:val="en-US" w:eastAsia="en-US"/>
          </w:rPr>
          <w:t>"</w:t>
        </w:r>
        <w:r w:rsidRPr="00CC1495">
          <w:rPr>
            <w:rFonts w:ascii="Courier New" w:hAnsi="Courier New" w:cs="Courier New"/>
            <w:lang w:val="en-US" w:eastAsia="en-US"/>
          </w:rPr>
          <w:t>)</w:t>
        </w:r>
      </w:ins>
    </w:p>
    <w:p w14:paraId="0D6DD66F" w14:textId="50D51DA8"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36" w:author="TARELA DUQUE Nicole" w:date="2018-12-12T09:38:00Z"/>
          <w:rFonts w:ascii="Courier New" w:hAnsi="Courier New" w:cs="Courier New"/>
          <w:lang w:val="en-US" w:eastAsia="en-US"/>
        </w:rPr>
      </w:pPr>
      <w:ins w:id="3737"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salary</w:t>
        </w:r>
        <w:r w:rsidRPr="00CC1495">
          <w:rPr>
            <w:rFonts w:ascii="Courier New" w:hAnsi="Courier New" w:cs="Courier New"/>
            <w:lang w:val="en-US" w:eastAsia="en-US"/>
          </w:rPr>
          <w:t>;</w:t>
        </w:r>
      </w:ins>
    </w:p>
    <w:p w14:paraId="1ADFA634" w14:textId="77777777" w:rsidR="00382D39" w:rsidRPr="00CC1495"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38" w:author="TARELA DUQUE Nicole" w:date="2018-12-10T09:31:00Z"/>
          <w:rFonts w:ascii="Courier New" w:hAnsi="Courier New" w:cs="Courier New"/>
          <w:lang w:val="en-US" w:eastAsia="en-US"/>
        </w:rPr>
      </w:pPr>
    </w:p>
    <w:p w14:paraId="49C8179F" w14:textId="014010DD"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39" w:author="TARELA DUQUE Nicole" w:date="2018-12-10T15:08:00Z"/>
          <w:rFonts w:ascii="Courier New" w:hAnsi="Courier New" w:cs="Courier New"/>
          <w:color w:val="646464"/>
          <w:lang w:val="en-US" w:eastAsia="en-US"/>
        </w:rPr>
      </w:pPr>
      <w:ins w:id="3740" w:author="TARELA DUQUE Nicole" w:date="2018-12-10T09:31:00Z">
        <w:r w:rsidRPr="00CC1495">
          <w:rPr>
            <w:rFonts w:ascii="Courier New" w:hAnsi="Courier New" w:cs="Courier New"/>
            <w:lang w:val="en-US" w:eastAsia="en-US"/>
          </w:rPr>
          <w:tab/>
        </w:r>
        <w:r w:rsidRPr="00F8650F">
          <w:rPr>
            <w:rFonts w:ascii="Courier New" w:hAnsi="Courier New" w:cs="Courier New"/>
            <w:color w:val="646464"/>
            <w:lang w:val="en-US" w:eastAsia="en-US"/>
          </w:rPr>
          <w:t>@ManyToOne</w:t>
        </w:r>
      </w:ins>
    </w:p>
    <w:p w14:paraId="11D3A30A" w14:textId="33406010" w:rsidR="00280361" w:rsidRPr="00F8650F" w:rsidRDefault="00280361"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41" w:author="TARELA DUQUE Nicole" w:date="2018-12-10T09:31:00Z"/>
          <w:rFonts w:ascii="Courier New" w:hAnsi="Courier New" w:cs="Courier New"/>
          <w:color w:val="646464"/>
          <w:lang w:val="en-US" w:eastAsia="en-US"/>
        </w:rPr>
      </w:pPr>
      <w:ins w:id="3742" w:author="TARELA DUQUE Nicole" w:date="2018-12-10T15:08:00Z">
        <w:r>
          <w:rPr>
            <w:rFonts w:ascii="Courier New" w:hAnsi="Courier New" w:cs="Courier New"/>
            <w:color w:val="646464"/>
            <w:lang w:val="en-US" w:eastAsia="en-US"/>
          </w:rPr>
          <w:tab/>
        </w:r>
        <w:r w:rsidRPr="00280361">
          <w:rPr>
            <w:rFonts w:ascii="Courier New" w:hAnsi="Courier New" w:cs="Courier New"/>
            <w:color w:val="646464"/>
            <w:lang w:val="en-US" w:eastAsia="en-US"/>
          </w:rPr>
          <w:t>@JoinColumn</w:t>
        </w:r>
        <w:r w:rsidRPr="00280361">
          <w:rPr>
            <w:rFonts w:ascii="Courier New" w:hAnsi="Courier New" w:cs="Courier New"/>
            <w:lang w:val="en-US" w:eastAsia="en-US"/>
          </w:rPr>
          <w:t>(name=</w:t>
        </w:r>
        <w:r w:rsidRPr="00280361">
          <w:rPr>
            <w:rFonts w:ascii="Courier New" w:hAnsi="Courier New" w:cs="Courier New"/>
            <w:color w:val="2A00FF"/>
            <w:lang w:val="en-US" w:eastAsia="en-US"/>
          </w:rPr>
          <w:t>"DEPARTMENT_ID"</w:t>
        </w:r>
        <w:r w:rsidRPr="00280361">
          <w:rPr>
            <w:rFonts w:ascii="Courier New" w:hAnsi="Courier New" w:cs="Courier New"/>
            <w:lang w:val="en-US" w:eastAsia="en-US"/>
          </w:rPr>
          <w:t>)</w:t>
        </w:r>
      </w:ins>
    </w:p>
    <w:p w14:paraId="1C3F0A8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43" w:author="TARELA DUQUE Nicole" w:date="2018-12-10T09:31:00Z"/>
          <w:rFonts w:ascii="Courier New" w:hAnsi="Courier New" w:cs="Courier New"/>
          <w:lang w:val="en-US" w:eastAsia="en-US"/>
        </w:rPr>
      </w:pPr>
      <w:ins w:id="3744"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Department </w:t>
        </w:r>
        <w:r w:rsidRPr="00530E47">
          <w:rPr>
            <w:rFonts w:ascii="Courier New" w:hAnsi="Courier New" w:cs="Courier New"/>
            <w:color w:val="2A00FF"/>
            <w:lang w:val="en-US" w:eastAsia="en-US"/>
          </w:rPr>
          <w:t>department</w:t>
        </w:r>
        <w:r w:rsidRPr="00CC1495">
          <w:rPr>
            <w:rFonts w:ascii="Courier New" w:hAnsi="Courier New" w:cs="Courier New"/>
            <w:lang w:val="en-US" w:eastAsia="en-US"/>
          </w:rPr>
          <w:t>;</w:t>
        </w:r>
      </w:ins>
    </w:p>
    <w:p w14:paraId="39848A41"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45" w:author="TARELA DUQUE Nicole" w:date="2018-12-10T09:31:00Z"/>
          <w:rFonts w:ascii="Courier New" w:hAnsi="Courier New" w:cs="Courier New"/>
          <w:lang w:val="en-US" w:eastAsia="en-US"/>
        </w:rPr>
      </w:pPr>
    </w:p>
    <w:p w14:paraId="2CB8C0F2"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46" w:author="TARELA DUQUE Nicole" w:date="2018-12-10T09:31:00Z"/>
          <w:rFonts w:ascii="Courier New" w:hAnsi="Courier New" w:cs="Courier New"/>
          <w:lang w:val="en-US" w:eastAsia="en-US"/>
        </w:rPr>
      </w:pPr>
      <w:ins w:id="3747"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Employee(){}</w:t>
        </w:r>
      </w:ins>
    </w:p>
    <w:p w14:paraId="5E2ABE3D" w14:textId="77777777" w:rsidR="00F8650F"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48" w:author="TARELA DUQUE Nicole" w:date="2018-12-10T09:38:00Z"/>
          <w:rFonts w:ascii="Courier New" w:hAnsi="Courier New" w:cs="Courier New"/>
          <w:lang w:val="en-US" w:eastAsia="en-US"/>
        </w:rPr>
      </w:pPr>
      <w:ins w:id="3749"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Employee(</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id, String name, String phone,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salary</w:t>
        </w:r>
        <w:r w:rsidR="00F8650F">
          <w:rPr>
            <w:rFonts w:ascii="Courier New" w:hAnsi="Courier New" w:cs="Courier New"/>
            <w:lang w:val="en-US" w:eastAsia="en-US"/>
          </w:rPr>
          <w:t xml:space="preserve">, String email, </w:t>
        </w:r>
      </w:ins>
    </w:p>
    <w:p w14:paraId="08D62A06" w14:textId="512B6685" w:rsidR="00CC1495" w:rsidRDefault="00F8650F" w:rsidP="00F8650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3750" w:author="TARELA DUQUE Nicole" w:date="2018-12-10T09:38:00Z"/>
          <w:rFonts w:ascii="Courier New" w:hAnsi="Courier New" w:cs="Courier New"/>
          <w:lang w:val="en-US" w:eastAsia="en-US"/>
        </w:rPr>
      </w:pPr>
      <w:ins w:id="3751" w:author="TARELA DUQUE Nicole" w:date="2018-12-10T09:38:00Z">
        <w:r>
          <w:rPr>
            <w:rFonts w:ascii="Courier New" w:hAnsi="Courier New" w:cs="Courier New"/>
            <w:lang w:val="en-US" w:eastAsia="en-US"/>
          </w:rPr>
          <w:t xml:space="preserve">       </w:t>
        </w:r>
      </w:ins>
      <w:ins w:id="3752" w:author="TARELA DUQUE Nicole" w:date="2018-12-10T09:31:00Z">
        <w:r>
          <w:rPr>
            <w:rFonts w:ascii="Courier New" w:hAnsi="Courier New" w:cs="Courier New"/>
            <w:lang w:val="en-US" w:eastAsia="en-US"/>
          </w:rPr>
          <w:t>String surname,</w:t>
        </w:r>
      </w:ins>
      <w:ins w:id="3753" w:author="TARELA DUQUE Nicole" w:date="2018-12-10T09:37:00Z">
        <w:r>
          <w:rPr>
            <w:rFonts w:ascii="Courier New" w:hAnsi="Courier New" w:cs="Courier New"/>
            <w:lang w:val="en-US" w:eastAsia="en-US"/>
          </w:rPr>
          <w:t xml:space="preserve"> </w:t>
        </w:r>
      </w:ins>
      <w:ins w:id="3754" w:author="TARELA DUQUE Nicole" w:date="2018-12-10T09:31:00Z">
        <w:r w:rsidR="00CC1495" w:rsidRPr="00CC1495">
          <w:rPr>
            <w:rFonts w:ascii="Courier New" w:hAnsi="Courier New" w:cs="Courier New"/>
            <w:lang w:val="en-US" w:eastAsia="en-US"/>
          </w:rPr>
          <w:t>Department department</w:t>
        </w:r>
      </w:ins>
      <w:ins w:id="3755" w:author="TARELA DUQUE Nicole" w:date="2018-12-12T13:42:00Z">
        <w:r w:rsidR="00CB4C1B">
          <w:rPr>
            <w:rFonts w:ascii="Courier New" w:hAnsi="Courier New" w:cs="Courier New"/>
            <w:lang w:val="en-US" w:eastAsia="en-US"/>
          </w:rPr>
          <w:t xml:space="preserve">, </w:t>
        </w:r>
        <w:r w:rsidR="00CB4C1B" w:rsidRPr="00CB4C1B">
          <w:rPr>
            <w:rFonts w:ascii="Courier New" w:hAnsi="Courier New" w:cs="Courier New"/>
            <w:lang w:val="en-US" w:eastAsia="en-US"/>
          </w:rPr>
          <w:t>Date hireDate, String jobId</w:t>
        </w:r>
      </w:ins>
      <w:ins w:id="3756" w:author="TARELA DUQUE Nicole" w:date="2018-12-10T09:31:00Z">
        <w:r w:rsidR="00CC1495" w:rsidRPr="00CB4C1B">
          <w:rPr>
            <w:rFonts w:ascii="Courier New" w:hAnsi="Courier New" w:cs="Courier New"/>
            <w:lang w:val="en-US" w:eastAsia="en-US"/>
          </w:rPr>
          <w:t>)</w:t>
        </w:r>
        <w:r w:rsidR="00CC1495" w:rsidRPr="00CC1495">
          <w:rPr>
            <w:rFonts w:ascii="Courier New" w:hAnsi="Courier New" w:cs="Courier New"/>
            <w:lang w:val="en-US" w:eastAsia="en-US"/>
          </w:rPr>
          <w:t xml:space="preserve"> {</w:t>
        </w:r>
      </w:ins>
      <w:ins w:id="3757" w:author="TARELA DUQUE Nicole" w:date="2018-12-10T09:38:00Z">
        <w:r>
          <w:rPr>
            <w:rFonts w:ascii="Courier New" w:hAnsi="Courier New" w:cs="Courier New"/>
            <w:lang w:val="en-US" w:eastAsia="en-US"/>
          </w:rPr>
          <w:t xml:space="preserve"> </w:t>
        </w:r>
      </w:ins>
    </w:p>
    <w:p w14:paraId="121054A1" w14:textId="77777777" w:rsidR="00F8650F" w:rsidRPr="00CC1495" w:rsidRDefault="00F8650F" w:rsidP="00F8650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3758" w:author="TARELA DUQUE Nicole" w:date="2018-12-10T09:31:00Z"/>
          <w:rFonts w:ascii="Courier New" w:hAnsi="Courier New" w:cs="Courier New"/>
          <w:lang w:val="en-US" w:eastAsia="en-US"/>
        </w:rPr>
      </w:pPr>
    </w:p>
    <w:p w14:paraId="1B16CF25"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59" w:author="TARELA DUQUE Nicole" w:date="2018-12-10T09:31:00Z"/>
          <w:rFonts w:ascii="Courier New" w:hAnsi="Courier New" w:cs="Courier New"/>
          <w:lang w:val="en-US" w:eastAsia="en-US"/>
        </w:rPr>
      </w:pPr>
      <w:ins w:id="3760"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id</w:t>
        </w:r>
        <w:r w:rsidRPr="00CC1495">
          <w:rPr>
            <w:rFonts w:ascii="Courier New" w:hAnsi="Courier New" w:cs="Courier New"/>
            <w:lang w:val="en-US" w:eastAsia="en-US"/>
          </w:rPr>
          <w:t xml:space="preserve"> = id;</w:t>
        </w:r>
      </w:ins>
    </w:p>
    <w:p w14:paraId="5515834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61" w:author="TARELA DUQUE Nicole" w:date="2018-12-10T09:31:00Z"/>
          <w:rFonts w:ascii="Courier New" w:hAnsi="Courier New" w:cs="Courier New"/>
          <w:lang w:val="en-US" w:eastAsia="en-US"/>
        </w:rPr>
      </w:pPr>
      <w:ins w:id="3762"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name</w:t>
        </w:r>
        <w:r w:rsidRPr="00CC1495">
          <w:rPr>
            <w:rFonts w:ascii="Courier New" w:hAnsi="Courier New" w:cs="Courier New"/>
            <w:lang w:val="en-US" w:eastAsia="en-US"/>
          </w:rPr>
          <w:t xml:space="preserve"> = name;</w:t>
        </w:r>
      </w:ins>
    </w:p>
    <w:p w14:paraId="0D67447A" w14:textId="7BD059AF" w:rsidR="001F4053"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63" w:author="TARELA DUQUE Nicole" w:date="2018-12-11T15:45:00Z"/>
          <w:rFonts w:ascii="Courier New" w:hAnsi="Courier New" w:cs="Courier New"/>
          <w:lang w:val="en-US" w:eastAsia="en-US"/>
        </w:rPr>
      </w:pPr>
      <w:ins w:id="3764"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phone</w:t>
        </w:r>
        <w:r w:rsidRPr="00CC1495">
          <w:rPr>
            <w:rFonts w:ascii="Courier New" w:hAnsi="Courier New" w:cs="Courier New"/>
            <w:lang w:val="en-US" w:eastAsia="en-US"/>
          </w:rPr>
          <w:t xml:space="preserve"> = phone;</w:t>
        </w:r>
      </w:ins>
    </w:p>
    <w:p w14:paraId="154B89D9" w14:textId="126F44D6" w:rsidR="001F4053" w:rsidRPr="00CC1495" w:rsidRDefault="001F4053"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65" w:author="TARELA DUQUE Nicole" w:date="2018-12-10T09:31:00Z"/>
          <w:rFonts w:ascii="Courier New" w:hAnsi="Courier New" w:cs="Courier New"/>
          <w:lang w:val="en-US" w:eastAsia="en-US"/>
        </w:rPr>
      </w:pPr>
      <w:ins w:id="3766" w:author="TARELA DUQUE Nicole" w:date="2018-12-11T15:45: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Pr>
            <w:rFonts w:ascii="Courier New" w:hAnsi="Courier New" w:cs="Courier New"/>
            <w:color w:val="2A00FF"/>
            <w:lang w:val="en-US" w:eastAsia="en-US"/>
          </w:rPr>
          <w:t>hireDate</w:t>
        </w:r>
        <w:r w:rsidRPr="00CC1495">
          <w:rPr>
            <w:rFonts w:ascii="Courier New" w:hAnsi="Courier New" w:cs="Courier New"/>
            <w:lang w:val="en-US" w:eastAsia="en-US"/>
          </w:rPr>
          <w:t xml:space="preserve"> = </w:t>
        </w:r>
        <w:r w:rsidR="00A66B4F" w:rsidRPr="00A66B4F">
          <w:rPr>
            <w:rFonts w:ascii="Courier New" w:hAnsi="Courier New" w:cs="Courier New"/>
            <w:lang w:val="en-US" w:eastAsia="en-US"/>
          </w:rPr>
          <w:t>hireDate</w:t>
        </w:r>
        <w:r w:rsidRPr="00CC1495">
          <w:rPr>
            <w:rFonts w:ascii="Courier New" w:hAnsi="Courier New" w:cs="Courier New"/>
            <w:lang w:val="en-US" w:eastAsia="en-US"/>
          </w:rPr>
          <w:t>;</w:t>
        </w:r>
      </w:ins>
    </w:p>
    <w:p w14:paraId="7DEA7404"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67" w:author="TARELA DUQUE Nicole" w:date="2018-12-10T09:31:00Z"/>
          <w:rFonts w:ascii="Courier New" w:hAnsi="Courier New" w:cs="Courier New"/>
          <w:lang w:val="en-US" w:eastAsia="en-US"/>
        </w:rPr>
      </w:pPr>
      <w:ins w:id="3768"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salary</w:t>
        </w:r>
        <w:r w:rsidRPr="00CC1495">
          <w:rPr>
            <w:rFonts w:ascii="Courier New" w:hAnsi="Courier New" w:cs="Courier New"/>
            <w:lang w:val="en-US" w:eastAsia="en-US"/>
          </w:rPr>
          <w:t xml:space="preserve"> = salary;</w:t>
        </w:r>
      </w:ins>
    </w:p>
    <w:p w14:paraId="2671BC3C"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69" w:author="TARELA DUQUE Nicole" w:date="2018-12-10T09:31:00Z"/>
          <w:rFonts w:ascii="Courier New" w:hAnsi="Courier New" w:cs="Courier New"/>
          <w:lang w:val="en-US" w:eastAsia="en-US"/>
        </w:rPr>
      </w:pPr>
      <w:ins w:id="3770"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email</w:t>
        </w:r>
        <w:r w:rsidRPr="00CC1495">
          <w:rPr>
            <w:rFonts w:ascii="Courier New" w:hAnsi="Courier New" w:cs="Courier New"/>
            <w:lang w:val="en-US" w:eastAsia="en-US"/>
          </w:rPr>
          <w:t xml:space="preserve"> = email;</w:t>
        </w:r>
      </w:ins>
    </w:p>
    <w:p w14:paraId="744F0A28"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71" w:author="TARELA DUQUE Nicole" w:date="2018-12-10T09:31:00Z"/>
          <w:rFonts w:ascii="Courier New" w:hAnsi="Courier New" w:cs="Courier New"/>
          <w:lang w:val="en-US" w:eastAsia="en-US"/>
        </w:rPr>
      </w:pPr>
      <w:ins w:id="3772" w:author="TARELA DUQUE Nicole" w:date="2018-12-10T09:31:00Z">
        <w:r w:rsidRPr="00CC1495">
          <w:rPr>
            <w:rFonts w:ascii="Courier New" w:hAnsi="Courier New" w:cs="Courier New"/>
            <w:lang w:val="en-US" w:eastAsia="en-US"/>
          </w:rPr>
          <w:lastRenderedPageBreak/>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surname</w:t>
        </w:r>
        <w:r w:rsidRPr="00CC1495">
          <w:rPr>
            <w:rFonts w:ascii="Courier New" w:hAnsi="Courier New" w:cs="Courier New"/>
            <w:lang w:val="en-US" w:eastAsia="en-US"/>
          </w:rPr>
          <w:t xml:space="preserve"> = surname;</w:t>
        </w:r>
      </w:ins>
    </w:p>
    <w:p w14:paraId="1745A1DC" w14:textId="0E8C848A"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73" w:author="TARELA DUQUE Nicole" w:date="2018-12-11T15:46:00Z"/>
          <w:rFonts w:ascii="Courier New" w:hAnsi="Courier New" w:cs="Courier New"/>
          <w:lang w:val="en-US" w:eastAsia="en-US"/>
        </w:rPr>
      </w:pPr>
      <w:ins w:id="3774"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department</w:t>
        </w:r>
        <w:r w:rsidRPr="00CC1495">
          <w:rPr>
            <w:rFonts w:ascii="Courier New" w:hAnsi="Courier New" w:cs="Courier New"/>
            <w:lang w:val="en-US" w:eastAsia="en-US"/>
          </w:rPr>
          <w:t xml:space="preserve"> = department;</w:t>
        </w:r>
      </w:ins>
    </w:p>
    <w:p w14:paraId="3FC56665" w14:textId="24889A3B" w:rsidR="00A66B4F" w:rsidRPr="00CC1495" w:rsidRDefault="00A66B4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75" w:author="TARELA DUQUE Nicole" w:date="2018-12-10T09:31:00Z"/>
          <w:rFonts w:ascii="Courier New" w:hAnsi="Courier New" w:cs="Courier New"/>
          <w:lang w:val="en-US" w:eastAsia="en-US"/>
        </w:rPr>
      </w:pPr>
      <w:ins w:id="3776" w:author="TARELA DUQUE Nicole" w:date="2018-12-11T15:46: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A66B4F">
          <w:rPr>
            <w:rFonts w:ascii="Courier New" w:hAnsi="Courier New" w:cs="Courier New"/>
            <w:color w:val="2A00FF"/>
            <w:lang w:val="en-US" w:eastAsia="en-US"/>
          </w:rPr>
          <w:t>jobId</w:t>
        </w:r>
        <w:r w:rsidRPr="00CC1495">
          <w:rPr>
            <w:rFonts w:ascii="Courier New" w:hAnsi="Courier New" w:cs="Courier New"/>
            <w:lang w:val="en-US" w:eastAsia="en-US"/>
          </w:rPr>
          <w:t xml:space="preserve"> = </w:t>
        </w:r>
        <w:r>
          <w:rPr>
            <w:rFonts w:ascii="Courier New" w:hAnsi="Courier New" w:cs="Courier New"/>
            <w:lang w:val="en-US" w:eastAsia="en-US"/>
          </w:rPr>
          <w:t>jobId</w:t>
        </w:r>
        <w:r w:rsidRPr="00CC1495">
          <w:rPr>
            <w:rFonts w:ascii="Courier New" w:hAnsi="Courier New" w:cs="Courier New"/>
            <w:lang w:val="en-US" w:eastAsia="en-US"/>
          </w:rPr>
          <w:t>;</w:t>
        </w:r>
      </w:ins>
    </w:p>
    <w:p w14:paraId="655F3C2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77" w:author="TARELA DUQUE Nicole" w:date="2018-12-10T09:31:00Z"/>
          <w:rFonts w:ascii="Courier New" w:hAnsi="Courier New" w:cs="Courier New"/>
          <w:lang w:val="en-US" w:eastAsia="en-US"/>
        </w:rPr>
      </w:pPr>
      <w:ins w:id="3778" w:author="TARELA DUQUE Nicole" w:date="2018-12-10T09:31:00Z">
        <w:r w:rsidRPr="00CC1495">
          <w:rPr>
            <w:rFonts w:ascii="Courier New" w:hAnsi="Courier New" w:cs="Courier New"/>
            <w:lang w:val="en-US" w:eastAsia="en-US"/>
          </w:rPr>
          <w:tab/>
          <w:t>}</w:t>
        </w:r>
      </w:ins>
    </w:p>
    <w:p w14:paraId="11948096"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79" w:author="TARELA DUQUE Nicole" w:date="2018-12-10T09:31:00Z"/>
          <w:rFonts w:ascii="Courier New" w:hAnsi="Courier New" w:cs="Courier New"/>
          <w:lang w:val="en-US" w:eastAsia="en-US"/>
        </w:rPr>
      </w:pPr>
    </w:p>
    <w:p w14:paraId="0915C619"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0" w:author="TARELA DUQUE Nicole" w:date="2018-12-10T09:31:00Z"/>
          <w:rFonts w:ascii="Courier New" w:hAnsi="Courier New" w:cs="Courier New"/>
          <w:lang w:val="en-US" w:eastAsia="en-US"/>
        </w:rPr>
      </w:pPr>
      <w:ins w:id="3781"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getId() {</w:t>
        </w:r>
      </w:ins>
    </w:p>
    <w:p w14:paraId="235D6B20"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2" w:author="TARELA DUQUE Nicole" w:date="2018-12-10T09:31:00Z"/>
          <w:rFonts w:ascii="Courier New" w:hAnsi="Courier New" w:cs="Courier New"/>
          <w:lang w:val="en-US" w:eastAsia="en-US"/>
        </w:rPr>
      </w:pPr>
      <w:ins w:id="3783"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id</w:t>
        </w:r>
        <w:r w:rsidRPr="00CC1495">
          <w:rPr>
            <w:rFonts w:ascii="Courier New" w:hAnsi="Courier New" w:cs="Courier New"/>
            <w:lang w:val="en-US" w:eastAsia="en-US"/>
          </w:rPr>
          <w:t>;</w:t>
        </w:r>
      </w:ins>
    </w:p>
    <w:p w14:paraId="51E36D63"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4" w:author="TARELA DUQUE Nicole" w:date="2018-12-10T09:31:00Z"/>
          <w:rFonts w:ascii="Courier New" w:hAnsi="Courier New" w:cs="Courier New"/>
          <w:lang w:val="en-US" w:eastAsia="en-US"/>
        </w:rPr>
      </w:pPr>
      <w:ins w:id="3785" w:author="TARELA DUQUE Nicole" w:date="2018-12-10T09:31:00Z">
        <w:r w:rsidRPr="00CC1495">
          <w:rPr>
            <w:rFonts w:ascii="Courier New" w:hAnsi="Courier New" w:cs="Courier New"/>
            <w:lang w:val="en-US" w:eastAsia="en-US"/>
          </w:rPr>
          <w:tab/>
          <w:t>}</w:t>
        </w:r>
      </w:ins>
    </w:p>
    <w:p w14:paraId="1CE842B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6" w:author="TARELA DUQUE Nicole" w:date="2018-12-10T09:31:00Z"/>
          <w:rFonts w:ascii="Courier New" w:hAnsi="Courier New" w:cs="Courier New"/>
          <w:lang w:val="en-US" w:eastAsia="en-US"/>
        </w:rPr>
      </w:pPr>
    </w:p>
    <w:p w14:paraId="155502FC"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7" w:author="TARELA DUQUE Nicole" w:date="2018-12-10T09:31:00Z"/>
          <w:rFonts w:ascii="Courier New" w:hAnsi="Courier New" w:cs="Courier New"/>
          <w:lang w:val="en-US" w:eastAsia="en-US"/>
        </w:rPr>
      </w:pPr>
      <w:ins w:id="3788"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void setId(</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id) {</w:t>
        </w:r>
      </w:ins>
    </w:p>
    <w:p w14:paraId="79604B78"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89" w:author="TARELA DUQUE Nicole" w:date="2018-12-10T09:31:00Z"/>
          <w:rFonts w:ascii="Courier New" w:hAnsi="Courier New" w:cs="Courier New"/>
          <w:lang w:val="en-US" w:eastAsia="en-US"/>
        </w:rPr>
      </w:pPr>
      <w:ins w:id="3790"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id</w:t>
        </w:r>
        <w:r w:rsidRPr="00CC1495">
          <w:rPr>
            <w:rFonts w:ascii="Courier New" w:hAnsi="Courier New" w:cs="Courier New"/>
            <w:lang w:val="en-US" w:eastAsia="en-US"/>
          </w:rPr>
          <w:t xml:space="preserve"> = id;</w:t>
        </w:r>
      </w:ins>
    </w:p>
    <w:p w14:paraId="7E3C3732"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91" w:author="TARELA DUQUE Nicole" w:date="2018-12-10T09:31:00Z"/>
          <w:rFonts w:ascii="Courier New" w:hAnsi="Courier New" w:cs="Courier New"/>
          <w:lang w:val="en-US" w:eastAsia="en-US"/>
        </w:rPr>
      </w:pPr>
      <w:ins w:id="3792" w:author="TARELA DUQUE Nicole" w:date="2018-12-10T09:31:00Z">
        <w:r w:rsidRPr="00CC1495">
          <w:rPr>
            <w:rFonts w:ascii="Courier New" w:hAnsi="Courier New" w:cs="Courier New"/>
            <w:lang w:val="en-US" w:eastAsia="en-US"/>
          </w:rPr>
          <w:tab/>
          <w:t>}</w:t>
        </w:r>
      </w:ins>
    </w:p>
    <w:p w14:paraId="671E7C10"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93" w:author="TARELA DUQUE Nicole" w:date="2018-12-10T09:31:00Z"/>
          <w:rFonts w:ascii="Courier New" w:hAnsi="Courier New" w:cs="Courier New"/>
          <w:lang w:val="en-US" w:eastAsia="en-US"/>
        </w:rPr>
      </w:pPr>
    </w:p>
    <w:p w14:paraId="178A583E"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94" w:author="TARELA DUQUE Nicole" w:date="2018-12-10T09:31:00Z"/>
          <w:rFonts w:ascii="Courier New" w:hAnsi="Courier New" w:cs="Courier New"/>
          <w:lang w:val="en-US" w:eastAsia="en-US"/>
        </w:rPr>
      </w:pPr>
      <w:ins w:id="3795"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getName() {</w:t>
        </w:r>
      </w:ins>
    </w:p>
    <w:p w14:paraId="3168019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96" w:author="TARELA DUQUE Nicole" w:date="2018-12-10T09:31:00Z"/>
          <w:rFonts w:ascii="Courier New" w:hAnsi="Courier New" w:cs="Courier New"/>
          <w:lang w:val="en-US" w:eastAsia="en-US"/>
        </w:rPr>
      </w:pPr>
      <w:ins w:id="3797"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name</w:t>
        </w:r>
        <w:r w:rsidRPr="00CC1495">
          <w:rPr>
            <w:rFonts w:ascii="Courier New" w:hAnsi="Courier New" w:cs="Courier New"/>
            <w:lang w:val="en-US" w:eastAsia="en-US"/>
          </w:rPr>
          <w:t>;</w:t>
        </w:r>
      </w:ins>
    </w:p>
    <w:p w14:paraId="7E12BB9F"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798" w:author="TARELA DUQUE Nicole" w:date="2018-12-10T09:31:00Z"/>
          <w:rFonts w:ascii="Courier New" w:hAnsi="Courier New" w:cs="Courier New"/>
          <w:lang w:val="en-US" w:eastAsia="en-US"/>
        </w:rPr>
      </w:pPr>
      <w:ins w:id="3799" w:author="TARELA DUQUE Nicole" w:date="2018-12-10T09:31:00Z">
        <w:r w:rsidRPr="00CC1495">
          <w:rPr>
            <w:rFonts w:ascii="Courier New" w:hAnsi="Courier New" w:cs="Courier New"/>
            <w:lang w:val="en-US" w:eastAsia="en-US"/>
          </w:rPr>
          <w:tab/>
          <w:t>}</w:t>
        </w:r>
      </w:ins>
    </w:p>
    <w:p w14:paraId="2FB4CFEE"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0" w:author="TARELA DUQUE Nicole" w:date="2018-12-10T09:31:00Z"/>
          <w:rFonts w:ascii="Courier New" w:hAnsi="Courier New" w:cs="Courier New"/>
          <w:lang w:val="en-US" w:eastAsia="en-US"/>
        </w:rPr>
      </w:pPr>
    </w:p>
    <w:p w14:paraId="4699990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1" w:author="TARELA DUQUE Nicole" w:date="2018-12-10T09:31:00Z"/>
          <w:rFonts w:ascii="Courier New" w:hAnsi="Courier New" w:cs="Courier New"/>
          <w:lang w:val="en-US" w:eastAsia="en-US"/>
        </w:rPr>
      </w:pPr>
      <w:ins w:id="3802"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void setName(String name) {</w:t>
        </w:r>
      </w:ins>
    </w:p>
    <w:p w14:paraId="0D908AE5"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3" w:author="TARELA DUQUE Nicole" w:date="2018-12-10T09:31:00Z"/>
          <w:rFonts w:ascii="Courier New" w:hAnsi="Courier New" w:cs="Courier New"/>
          <w:lang w:val="en-US" w:eastAsia="en-US"/>
        </w:rPr>
      </w:pPr>
      <w:ins w:id="3804"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name</w:t>
        </w:r>
        <w:r w:rsidRPr="00CC1495">
          <w:rPr>
            <w:rFonts w:ascii="Courier New" w:hAnsi="Courier New" w:cs="Courier New"/>
            <w:lang w:val="en-US" w:eastAsia="en-US"/>
          </w:rPr>
          <w:t xml:space="preserve"> = name;</w:t>
        </w:r>
      </w:ins>
    </w:p>
    <w:p w14:paraId="7D2D3580"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5" w:author="TARELA DUQUE Nicole" w:date="2018-12-10T09:31:00Z"/>
          <w:rFonts w:ascii="Courier New" w:hAnsi="Courier New" w:cs="Courier New"/>
          <w:lang w:val="en-US" w:eastAsia="en-US"/>
        </w:rPr>
      </w:pPr>
      <w:ins w:id="3806" w:author="TARELA DUQUE Nicole" w:date="2018-12-10T09:31:00Z">
        <w:r w:rsidRPr="00CC1495">
          <w:rPr>
            <w:rFonts w:ascii="Courier New" w:hAnsi="Courier New" w:cs="Courier New"/>
            <w:lang w:val="en-US" w:eastAsia="en-US"/>
          </w:rPr>
          <w:tab/>
          <w:t>}</w:t>
        </w:r>
      </w:ins>
    </w:p>
    <w:p w14:paraId="4A6A6630"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7" w:author="TARELA DUQUE Nicole" w:date="2018-12-10T09:31:00Z"/>
          <w:rFonts w:ascii="Courier New" w:hAnsi="Courier New" w:cs="Courier New"/>
          <w:lang w:val="en-US" w:eastAsia="en-US"/>
        </w:rPr>
      </w:pPr>
    </w:p>
    <w:p w14:paraId="6EDF0E7C"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08" w:author="TARELA DUQUE Nicole" w:date="2018-12-10T09:31:00Z"/>
          <w:rFonts w:ascii="Courier New" w:hAnsi="Courier New" w:cs="Courier New"/>
          <w:lang w:val="en-US" w:eastAsia="en-US"/>
        </w:rPr>
      </w:pPr>
      <w:ins w:id="3809"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getPhone() {</w:t>
        </w:r>
      </w:ins>
    </w:p>
    <w:p w14:paraId="7E3B9D16"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0" w:author="TARELA DUQUE Nicole" w:date="2018-12-10T09:31:00Z"/>
          <w:rFonts w:ascii="Courier New" w:hAnsi="Courier New" w:cs="Courier New"/>
          <w:lang w:val="en-US" w:eastAsia="en-US"/>
        </w:rPr>
      </w:pPr>
      <w:ins w:id="3811"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phone</w:t>
        </w:r>
        <w:r w:rsidRPr="00CC1495">
          <w:rPr>
            <w:rFonts w:ascii="Courier New" w:hAnsi="Courier New" w:cs="Courier New"/>
            <w:lang w:val="en-US" w:eastAsia="en-US"/>
          </w:rPr>
          <w:t>;</w:t>
        </w:r>
      </w:ins>
    </w:p>
    <w:p w14:paraId="50064083"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2" w:author="TARELA DUQUE Nicole" w:date="2018-12-10T09:31:00Z"/>
          <w:rFonts w:ascii="Courier New" w:hAnsi="Courier New" w:cs="Courier New"/>
          <w:lang w:val="en-US" w:eastAsia="en-US"/>
        </w:rPr>
      </w:pPr>
      <w:ins w:id="3813" w:author="TARELA DUQUE Nicole" w:date="2018-12-10T09:31:00Z">
        <w:r w:rsidRPr="00CC1495">
          <w:rPr>
            <w:rFonts w:ascii="Courier New" w:hAnsi="Courier New" w:cs="Courier New"/>
            <w:lang w:val="en-US" w:eastAsia="en-US"/>
          </w:rPr>
          <w:tab/>
          <w:t>}</w:t>
        </w:r>
      </w:ins>
    </w:p>
    <w:p w14:paraId="1AE5D49B"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4" w:author="TARELA DUQUE Nicole" w:date="2018-12-10T09:31:00Z"/>
          <w:rFonts w:ascii="Courier New" w:hAnsi="Courier New" w:cs="Courier New"/>
          <w:lang w:val="en-US" w:eastAsia="en-US"/>
        </w:rPr>
      </w:pPr>
    </w:p>
    <w:p w14:paraId="7E1A112D"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5" w:author="TARELA DUQUE Nicole" w:date="2018-12-10T09:31:00Z"/>
          <w:rFonts w:ascii="Courier New" w:hAnsi="Courier New" w:cs="Courier New"/>
          <w:lang w:val="en-US" w:eastAsia="en-US"/>
        </w:rPr>
      </w:pPr>
      <w:ins w:id="3816"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setPhone(String phone) {</w:t>
        </w:r>
      </w:ins>
    </w:p>
    <w:p w14:paraId="4911E781"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7" w:author="TARELA DUQUE Nicole" w:date="2018-12-10T09:31:00Z"/>
          <w:rFonts w:ascii="Courier New" w:hAnsi="Courier New" w:cs="Courier New"/>
          <w:lang w:val="en-US" w:eastAsia="en-US"/>
        </w:rPr>
      </w:pPr>
      <w:ins w:id="3818"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phone</w:t>
        </w:r>
        <w:r w:rsidRPr="00CC1495">
          <w:rPr>
            <w:rFonts w:ascii="Courier New" w:hAnsi="Courier New" w:cs="Courier New"/>
            <w:lang w:val="en-US" w:eastAsia="en-US"/>
          </w:rPr>
          <w:t xml:space="preserve"> = phone;</w:t>
        </w:r>
      </w:ins>
    </w:p>
    <w:p w14:paraId="4EEB18F4" w14:textId="3931F3E3"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19" w:author="TARELA DUQUE Nicole" w:date="2018-12-11T15:48:00Z"/>
          <w:rFonts w:ascii="Courier New" w:hAnsi="Courier New" w:cs="Courier New"/>
          <w:lang w:val="en-US" w:eastAsia="en-US"/>
        </w:rPr>
      </w:pPr>
      <w:ins w:id="3820" w:author="TARELA DUQUE Nicole" w:date="2018-12-10T09:31:00Z">
        <w:r w:rsidRPr="00CC1495">
          <w:rPr>
            <w:rFonts w:ascii="Courier New" w:hAnsi="Courier New" w:cs="Courier New"/>
            <w:lang w:val="en-US" w:eastAsia="en-US"/>
          </w:rPr>
          <w:tab/>
          <w:t>}</w:t>
        </w:r>
      </w:ins>
    </w:p>
    <w:p w14:paraId="4C661139" w14:textId="0A0F9014" w:rsidR="00A66B4F" w:rsidRDefault="00A66B4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21" w:author="TARELA DUQUE Nicole" w:date="2018-12-11T15:48:00Z"/>
          <w:rFonts w:ascii="Courier New" w:hAnsi="Courier New" w:cs="Courier New"/>
          <w:lang w:val="en-US" w:eastAsia="en-US"/>
        </w:rPr>
      </w:pPr>
    </w:p>
    <w:p w14:paraId="3F2024FB" w14:textId="0EE7AC6F"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22" w:author="TARELA DUQUE Nicole" w:date="2018-12-11T15:48:00Z"/>
          <w:rFonts w:ascii="Courier New" w:hAnsi="Courier New" w:cs="Courier New"/>
          <w:lang w:val="en-US" w:eastAsia="en-US"/>
        </w:rPr>
      </w:pPr>
      <w:ins w:id="3823" w:author="TARELA DUQUE Nicole" w:date="2018-12-11T15:48: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ins>
      <w:ins w:id="3824" w:author="TARELA DUQUE Nicole" w:date="2018-12-11T15:49:00Z">
        <w:r>
          <w:rPr>
            <w:rFonts w:ascii="Courier New" w:hAnsi="Courier New" w:cs="Courier New"/>
            <w:lang w:val="en-US" w:eastAsia="en-US"/>
          </w:rPr>
          <w:t>Date</w:t>
        </w:r>
      </w:ins>
      <w:ins w:id="3825" w:author="TARELA DUQUE Nicole" w:date="2018-12-11T15:48:00Z">
        <w:r w:rsidRPr="00CC1495">
          <w:rPr>
            <w:rFonts w:ascii="Courier New" w:hAnsi="Courier New" w:cs="Courier New"/>
            <w:lang w:val="en-US" w:eastAsia="en-US"/>
          </w:rPr>
          <w:t xml:space="preserve"> get</w:t>
        </w:r>
      </w:ins>
      <w:ins w:id="3826" w:author="TARELA DUQUE Nicole" w:date="2018-12-11T15:49:00Z">
        <w:r>
          <w:rPr>
            <w:rFonts w:ascii="Courier New" w:hAnsi="Courier New" w:cs="Courier New"/>
            <w:lang w:val="en-US" w:eastAsia="en-US"/>
          </w:rPr>
          <w:t>HireDate</w:t>
        </w:r>
      </w:ins>
      <w:ins w:id="3827" w:author="TARELA DUQUE Nicole" w:date="2018-12-11T15:48:00Z">
        <w:r w:rsidRPr="00CC1495">
          <w:rPr>
            <w:rFonts w:ascii="Courier New" w:hAnsi="Courier New" w:cs="Courier New"/>
            <w:lang w:val="en-US" w:eastAsia="en-US"/>
          </w:rPr>
          <w:t>() {</w:t>
        </w:r>
      </w:ins>
    </w:p>
    <w:p w14:paraId="4F378986" w14:textId="6FCEACC1"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28" w:author="TARELA DUQUE Nicole" w:date="2018-12-11T15:48:00Z"/>
          <w:rFonts w:ascii="Courier New" w:hAnsi="Courier New" w:cs="Courier New"/>
          <w:lang w:val="en-US" w:eastAsia="en-US"/>
        </w:rPr>
      </w:pPr>
      <w:ins w:id="3829" w:author="TARELA DUQUE Nicole" w:date="2018-12-11T15:48: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ins>
      <w:ins w:id="3830" w:author="TARELA DUQUE Nicole" w:date="2018-12-11T15:49:00Z">
        <w:r>
          <w:rPr>
            <w:rFonts w:ascii="Courier New" w:hAnsi="Courier New" w:cs="Courier New"/>
            <w:color w:val="2A00FF"/>
            <w:lang w:val="en-US" w:eastAsia="en-US"/>
          </w:rPr>
          <w:t>hireDate</w:t>
        </w:r>
      </w:ins>
      <w:ins w:id="3831" w:author="TARELA DUQUE Nicole" w:date="2018-12-11T15:48:00Z">
        <w:r w:rsidRPr="00CC1495">
          <w:rPr>
            <w:rFonts w:ascii="Courier New" w:hAnsi="Courier New" w:cs="Courier New"/>
            <w:lang w:val="en-US" w:eastAsia="en-US"/>
          </w:rPr>
          <w:t>;</w:t>
        </w:r>
      </w:ins>
    </w:p>
    <w:p w14:paraId="20A3B971" w14:textId="77777777"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32" w:author="TARELA DUQUE Nicole" w:date="2018-12-11T15:48:00Z"/>
          <w:rFonts w:ascii="Courier New" w:hAnsi="Courier New" w:cs="Courier New"/>
          <w:lang w:val="en-US" w:eastAsia="en-US"/>
        </w:rPr>
      </w:pPr>
      <w:ins w:id="3833" w:author="TARELA DUQUE Nicole" w:date="2018-12-11T15:48:00Z">
        <w:r w:rsidRPr="00CC1495">
          <w:rPr>
            <w:rFonts w:ascii="Courier New" w:hAnsi="Courier New" w:cs="Courier New"/>
            <w:lang w:val="en-US" w:eastAsia="en-US"/>
          </w:rPr>
          <w:tab/>
          <w:t>}</w:t>
        </w:r>
      </w:ins>
    </w:p>
    <w:p w14:paraId="440DDCC6" w14:textId="77777777"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34" w:author="TARELA DUQUE Nicole" w:date="2018-12-11T15:48:00Z"/>
          <w:rFonts w:ascii="Courier New" w:hAnsi="Courier New" w:cs="Courier New"/>
          <w:lang w:val="en-US" w:eastAsia="en-US"/>
        </w:rPr>
      </w:pPr>
    </w:p>
    <w:p w14:paraId="62DB5EA9" w14:textId="54FEAE64"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35" w:author="TARELA DUQUE Nicole" w:date="2018-12-11T15:48:00Z"/>
          <w:rFonts w:ascii="Courier New" w:hAnsi="Courier New" w:cs="Courier New"/>
          <w:lang w:val="en-US" w:eastAsia="en-US"/>
        </w:rPr>
      </w:pPr>
      <w:ins w:id="3836" w:author="TARELA DUQUE Nicole" w:date="2018-12-11T15:48: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w:t>
        </w:r>
      </w:ins>
      <w:ins w:id="3837" w:author="TARELA DUQUE Nicole" w:date="2018-12-11T15:49:00Z">
        <w:r>
          <w:rPr>
            <w:rFonts w:ascii="Courier New" w:hAnsi="Courier New" w:cs="Courier New"/>
            <w:lang w:val="en-US" w:eastAsia="en-US"/>
          </w:rPr>
          <w:t>HireDate</w:t>
        </w:r>
        <w:r w:rsidRPr="00CC1495">
          <w:rPr>
            <w:rFonts w:ascii="Courier New" w:hAnsi="Courier New" w:cs="Courier New"/>
            <w:lang w:val="en-US" w:eastAsia="en-US"/>
          </w:rPr>
          <w:t xml:space="preserve"> </w:t>
        </w:r>
      </w:ins>
      <w:ins w:id="3838" w:author="TARELA DUQUE Nicole" w:date="2018-12-11T15:48:00Z">
        <w:r w:rsidRPr="00CC1495">
          <w:rPr>
            <w:rFonts w:ascii="Courier New" w:hAnsi="Courier New" w:cs="Courier New"/>
            <w:lang w:val="en-US" w:eastAsia="en-US"/>
          </w:rPr>
          <w:t>(</w:t>
        </w:r>
      </w:ins>
      <w:ins w:id="3839" w:author="TARELA DUQUE Nicole" w:date="2018-12-12T13:41:00Z">
        <w:r w:rsidR="00CB4C1B">
          <w:rPr>
            <w:rFonts w:ascii="Courier New" w:hAnsi="Courier New" w:cs="Courier New"/>
            <w:lang w:val="en-US" w:eastAsia="en-US"/>
          </w:rPr>
          <w:t>Date</w:t>
        </w:r>
      </w:ins>
      <w:ins w:id="3840" w:author="TARELA DUQUE Nicole" w:date="2018-12-11T15:48:00Z">
        <w:r w:rsidRPr="00CC1495">
          <w:rPr>
            <w:rFonts w:ascii="Courier New" w:hAnsi="Courier New" w:cs="Courier New"/>
            <w:lang w:val="en-US" w:eastAsia="en-US"/>
          </w:rPr>
          <w:t xml:space="preserve"> </w:t>
        </w:r>
      </w:ins>
      <w:ins w:id="3841" w:author="TARELA DUQUE Nicole" w:date="2018-12-11T15:49:00Z">
        <w:r>
          <w:rPr>
            <w:rFonts w:ascii="Courier New" w:hAnsi="Courier New" w:cs="Courier New"/>
            <w:lang w:val="en-US" w:eastAsia="en-US"/>
          </w:rPr>
          <w:t>hireDate</w:t>
        </w:r>
      </w:ins>
      <w:ins w:id="3842" w:author="TARELA DUQUE Nicole" w:date="2018-12-11T15:48:00Z">
        <w:r w:rsidRPr="00CC1495">
          <w:rPr>
            <w:rFonts w:ascii="Courier New" w:hAnsi="Courier New" w:cs="Courier New"/>
            <w:lang w:val="en-US" w:eastAsia="en-US"/>
          </w:rPr>
          <w:t>) {</w:t>
        </w:r>
      </w:ins>
    </w:p>
    <w:p w14:paraId="14CB6538" w14:textId="54DD98D8"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43" w:author="TARELA DUQUE Nicole" w:date="2018-12-11T15:48:00Z"/>
          <w:rFonts w:ascii="Courier New" w:hAnsi="Courier New" w:cs="Courier New"/>
          <w:lang w:val="en-US" w:eastAsia="en-US"/>
        </w:rPr>
      </w:pPr>
      <w:ins w:id="3844" w:author="TARELA DUQUE Nicole" w:date="2018-12-11T15:48: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ins>
      <w:ins w:id="3845" w:author="TARELA DUQUE Nicole" w:date="2018-12-11T15:49:00Z">
        <w:r>
          <w:rPr>
            <w:rFonts w:ascii="Courier New" w:hAnsi="Courier New" w:cs="Courier New"/>
            <w:color w:val="2A00FF"/>
            <w:lang w:val="en-US" w:eastAsia="en-US"/>
          </w:rPr>
          <w:t>hireDate</w:t>
        </w:r>
        <w:r w:rsidRPr="00CC1495">
          <w:rPr>
            <w:rFonts w:ascii="Courier New" w:hAnsi="Courier New" w:cs="Courier New"/>
            <w:lang w:val="en-US" w:eastAsia="en-US"/>
          </w:rPr>
          <w:t xml:space="preserve"> </w:t>
        </w:r>
      </w:ins>
      <w:ins w:id="3846" w:author="TARELA DUQUE Nicole" w:date="2018-12-11T15:48:00Z">
        <w:r w:rsidRPr="00CC1495">
          <w:rPr>
            <w:rFonts w:ascii="Courier New" w:hAnsi="Courier New" w:cs="Courier New"/>
            <w:lang w:val="en-US" w:eastAsia="en-US"/>
          </w:rPr>
          <w:t xml:space="preserve">= </w:t>
        </w:r>
        <w:r>
          <w:rPr>
            <w:rFonts w:ascii="Courier New" w:hAnsi="Courier New" w:cs="Courier New"/>
            <w:lang w:val="en-US" w:eastAsia="en-US"/>
          </w:rPr>
          <w:t>hireDate</w:t>
        </w:r>
        <w:r w:rsidRPr="00CC1495">
          <w:rPr>
            <w:rFonts w:ascii="Courier New" w:hAnsi="Courier New" w:cs="Courier New"/>
            <w:lang w:val="en-US" w:eastAsia="en-US"/>
          </w:rPr>
          <w:t>;</w:t>
        </w:r>
      </w:ins>
    </w:p>
    <w:p w14:paraId="1216FACD" w14:textId="4A4DE37D" w:rsidR="00A66B4F" w:rsidRPr="00CC1495"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47" w:author="TARELA DUQUE Nicole" w:date="2018-12-10T09:31:00Z"/>
          <w:rFonts w:ascii="Courier New" w:hAnsi="Courier New" w:cs="Courier New"/>
          <w:lang w:val="en-US" w:eastAsia="en-US"/>
        </w:rPr>
      </w:pPr>
      <w:ins w:id="3848" w:author="TARELA DUQUE Nicole" w:date="2018-12-11T15:48:00Z">
        <w:r>
          <w:rPr>
            <w:rFonts w:ascii="Courier New" w:hAnsi="Courier New" w:cs="Courier New"/>
            <w:lang w:val="en-US" w:eastAsia="en-US"/>
          </w:rPr>
          <w:tab/>
          <w:t>}</w:t>
        </w:r>
      </w:ins>
    </w:p>
    <w:p w14:paraId="2C29215B"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49" w:author="TARELA DUQUE Nicole" w:date="2018-12-10T09:31:00Z"/>
          <w:rFonts w:ascii="Courier New" w:hAnsi="Courier New" w:cs="Courier New"/>
          <w:lang w:val="en-US" w:eastAsia="en-US"/>
        </w:rPr>
      </w:pPr>
    </w:p>
    <w:p w14:paraId="40F17C4C"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0" w:author="TARELA DUQUE Nicole" w:date="2018-12-10T09:31:00Z"/>
          <w:rFonts w:ascii="Courier New" w:hAnsi="Courier New" w:cs="Courier New"/>
          <w:lang w:val="en-US" w:eastAsia="en-US"/>
        </w:rPr>
      </w:pPr>
      <w:ins w:id="3851"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getSalary() {</w:t>
        </w:r>
      </w:ins>
    </w:p>
    <w:p w14:paraId="0B3A3A1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2" w:author="TARELA DUQUE Nicole" w:date="2018-12-10T09:31:00Z"/>
          <w:rFonts w:ascii="Courier New" w:hAnsi="Courier New" w:cs="Courier New"/>
          <w:lang w:val="en-US" w:eastAsia="en-US"/>
        </w:rPr>
      </w:pPr>
      <w:ins w:id="3853"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salary</w:t>
        </w:r>
        <w:r w:rsidRPr="00CC1495">
          <w:rPr>
            <w:rFonts w:ascii="Courier New" w:hAnsi="Courier New" w:cs="Courier New"/>
            <w:lang w:val="en-US" w:eastAsia="en-US"/>
          </w:rPr>
          <w:t>;</w:t>
        </w:r>
      </w:ins>
    </w:p>
    <w:p w14:paraId="53D34CF6"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4" w:author="TARELA DUQUE Nicole" w:date="2018-12-10T09:31:00Z"/>
          <w:rFonts w:ascii="Courier New" w:hAnsi="Courier New" w:cs="Courier New"/>
          <w:lang w:val="en-US" w:eastAsia="en-US"/>
        </w:rPr>
      </w:pPr>
      <w:ins w:id="3855" w:author="TARELA DUQUE Nicole" w:date="2018-12-10T09:31:00Z">
        <w:r w:rsidRPr="00CC1495">
          <w:rPr>
            <w:rFonts w:ascii="Courier New" w:hAnsi="Courier New" w:cs="Courier New"/>
            <w:lang w:val="en-US" w:eastAsia="en-US"/>
          </w:rPr>
          <w:tab/>
          <w:t>}</w:t>
        </w:r>
      </w:ins>
    </w:p>
    <w:p w14:paraId="6C3C5394"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6" w:author="TARELA DUQUE Nicole" w:date="2018-12-10T09:31:00Z"/>
          <w:rFonts w:ascii="Courier New" w:hAnsi="Courier New" w:cs="Courier New"/>
          <w:lang w:val="en-US" w:eastAsia="en-US"/>
        </w:rPr>
      </w:pPr>
    </w:p>
    <w:p w14:paraId="615F494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7" w:author="TARELA DUQUE Nicole" w:date="2018-12-10T09:31:00Z"/>
          <w:rFonts w:ascii="Courier New" w:hAnsi="Courier New" w:cs="Courier New"/>
          <w:lang w:val="en-US" w:eastAsia="en-US"/>
        </w:rPr>
      </w:pPr>
      <w:ins w:id="3858"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setSalary(</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salary) {</w:t>
        </w:r>
      </w:ins>
    </w:p>
    <w:p w14:paraId="1F8B1405"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59" w:author="TARELA DUQUE Nicole" w:date="2018-12-10T09:31:00Z"/>
          <w:rFonts w:ascii="Courier New" w:hAnsi="Courier New" w:cs="Courier New"/>
          <w:lang w:val="en-US" w:eastAsia="en-US"/>
        </w:rPr>
      </w:pPr>
      <w:ins w:id="3860"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salary</w:t>
        </w:r>
        <w:r w:rsidRPr="00CC1495">
          <w:rPr>
            <w:rFonts w:ascii="Courier New" w:hAnsi="Courier New" w:cs="Courier New"/>
            <w:lang w:val="en-US" w:eastAsia="en-US"/>
          </w:rPr>
          <w:t xml:space="preserve"> = salary;</w:t>
        </w:r>
      </w:ins>
    </w:p>
    <w:p w14:paraId="358BB485"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61" w:author="TARELA DUQUE Nicole" w:date="2018-12-10T09:31:00Z"/>
          <w:rFonts w:ascii="Courier New" w:hAnsi="Courier New" w:cs="Courier New"/>
          <w:lang w:val="en-US" w:eastAsia="en-US"/>
        </w:rPr>
      </w:pPr>
      <w:ins w:id="3862" w:author="TARELA DUQUE Nicole" w:date="2018-12-10T09:31:00Z">
        <w:r w:rsidRPr="00CC1495">
          <w:rPr>
            <w:rFonts w:ascii="Courier New" w:hAnsi="Courier New" w:cs="Courier New"/>
            <w:lang w:val="en-US" w:eastAsia="en-US"/>
          </w:rPr>
          <w:tab/>
          <w:t>}</w:t>
        </w:r>
      </w:ins>
    </w:p>
    <w:p w14:paraId="4B992EB4"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63" w:author="TARELA DUQUE Nicole" w:date="2018-12-10T09:31:00Z"/>
          <w:rFonts w:ascii="Courier New" w:hAnsi="Courier New" w:cs="Courier New"/>
          <w:lang w:val="en-US" w:eastAsia="en-US"/>
        </w:rPr>
      </w:pPr>
    </w:p>
    <w:p w14:paraId="4EA187CE"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64" w:author="TARELA DUQUE Nicole" w:date="2018-12-10T09:31:00Z"/>
          <w:rFonts w:ascii="Courier New" w:hAnsi="Courier New" w:cs="Courier New"/>
          <w:lang w:val="en-US" w:eastAsia="en-US"/>
        </w:rPr>
      </w:pPr>
      <w:ins w:id="3865"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getEmail() {</w:t>
        </w:r>
      </w:ins>
    </w:p>
    <w:p w14:paraId="25E3D091"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66" w:author="TARELA DUQUE Nicole" w:date="2018-12-10T09:31:00Z"/>
          <w:rFonts w:ascii="Courier New" w:hAnsi="Courier New" w:cs="Courier New"/>
          <w:lang w:val="en-US" w:eastAsia="en-US"/>
        </w:rPr>
      </w:pPr>
      <w:ins w:id="3867"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email</w:t>
        </w:r>
        <w:r w:rsidRPr="00CC1495">
          <w:rPr>
            <w:rFonts w:ascii="Courier New" w:hAnsi="Courier New" w:cs="Courier New"/>
            <w:lang w:val="en-US" w:eastAsia="en-US"/>
          </w:rPr>
          <w:t>;</w:t>
        </w:r>
      </w:ins>
    </w:p>
    <w:p w14:paraId="2FC4FF4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68" w:author="TARELA DUQUE Nicole" w:date="2018-12-10T09:31:00Z"/>
          <w:rFonts w:ascii="Courier New" w:hAnsi="Courier New" w:cs="Courier New"/>
          <w:lang w:val="en-US" w:eastAsia="en-US"/>
        </w:rPr>
      </w:pPr>
      <w:ins w:id="3869" w:author="TARELA DUQUE Nicole" w:date="2018-12-10T09:31:00Z">
        <w:r w:rsidRPr="00CC1495">
          <w:rPr>
            <w:rFonts w:ascii="Courier New" w:hAnsi="Courier New" w:cs="Courier New"/>
            <w:lang w:val="en-US" w:eastAsia="en-US"/>
          </w:rPr>
          <w:tab/>
          <w:t>}</w:t>
        </w:r>
      </w:ins>
    </w:p>
    <w:p w14:paraId="33820DE7"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0" w:author="TARELA DUQUE Nicole" w:date="2018-12-10T09:31:00Z"/>
          <w:rFonts w:ascii="Courier New" w:hAnsi="Courier New" w:cs="Courier New"/>
          <w:lang w:val="en-US" w:eastAsia="en-US"/>
        </w:rPr>
      </w:pPr>
      <w:ins w:id="3871"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setEmail(String email) {</w:t>
        </w:r>
      </w:ins>
    </w:p>
    <w:p w14:paraId="1F5C18DB" w14:textId="5121809A" w:rsidR="00CC1495" w:rsidRPr="00CC1495" w:rsidRDefault="004F3B16"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2" w:author="TARELA DUQUE Nicole" w:date="2018-12-10T09:31:00Z"/>
          <w:rFonts w:ascii="Courier New" w:hAnsi="Courier New" w:cs="Courier New"/>
          <w:lang w:val="en-US" w:eastAsia="en-US"/>
        </w:rPr>
      </w:pPr>
      <w:ins w:id="3873" w:author="TARELA DUQUE Nicole" w:date="2018-12-10T09:31:00Z">
        <w:r>
          <w:rPr>
            <w:rFonts w:ascii="Courier New" w:hAnsi="Courier New" w:cs="Courier New"/>
            <w:lang w:val="en-US" w:eastAsia="en-US"/>
          </w:rPr>
          <w:tab/>
        </w:r>
        <w:r>
          <w:rPr>
            <w:rFonts w:ascii="Courier New" w:hAnsi="Courier New" w:cs="Courier New"/>
            <w:lang w:val="en-US" w:eastAsia="en-US"/>
          </w:rPr>
          <w:tab/>
        </w:r>
        <w:r w:rsidR="00CC1495" w:rsidRPr="00F8650F">
          <w:rPr>
            <w:rFonts w:ascii="Courier New" w:hAnsi="Courier New" w:cs="Courier New"/>
            <w:b/>
            <w:bCs/>
            <w:color w:val="7F0055"/>
            <w:lang w:val="en-US" w:eastAsia="en-US"/>
          </w:rPr>
          <w:t>this</w:t>
        </w:r>
        <w:r w:rsidR="00CC1495" w:rsidRPr="00CC1495">
          <w:rPr>
            <w:rFonts w:ascii="Courier New" w:hAnsi="Courier New" w:cs="Courier New"/>
            <w:lang w:val="en-US" w:eastAsia="en-US"/>
          </w:rPr>
          <w:t>.</w:t>
        </w:r>
        <w:r w:rsidR="00CC1495" w:rsidRPr="004F3B16">
          <w:rPr>
            <w:rFonts w:ascii="Courier New" w:hAnsi="Courier New" w:cs="Courier New"/>
            <w:color w:val="2A00FF"/>
            <w:lang w:val="en-US" w:eastAsia="en-US"/>
          </w:rPr>
          <w:t>email</w:t>
        </w:r>
        <w:r w:rsidR="00CC1495" w:rsidRPr="00CC1495">
          <w:rPr>
            <w:rFonts w:ascii="Courier New" w:hAnsi="Courier New" w:cs="Courier New"/>
            <w:lang w:val="en-US" w:eastAsia="en-US"/>
          </w:rPr>
          <w:t xml:space="preserve"> = email;</w:t>
        </w:r>
      </w:ins>
    </w:p>
    <w:p w14:paraId="2B325D68"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4" w:author="TARELA DUQUE Nicole" w:date="2018-12-10T09:31:00Z"/>
          <w:rFonts w:ascii="Courier New" w:hAnsi="Courier New" w:cs="Courier New"/>
          <w:lang w:val="en-US" w:eastAsia="en-US"/>
        </w:rPr>
      </w:pPr>
      <w:ins w:id="3875" w:author="TARELA DUQUE Nicole" w:date="2018-12-10T09:31:00Z">
        <w:r w:rsidRPr="00CC1495">
          <w:rPr>
            <w:rFonts w:ascii="Courier New" w:hAnsi="Courier New" w:cs="Courier New"/>
            <w:lang w:val="en-US" w:eastAsia="en-US"/>
          </w:rPr>
          <w:tab/>
          <w:t>}</w:t>
        </w:r>
      </w:ins>
    </w:p>
    <w:p w14:paraId="46361C13"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6" w:author="TARELA DUQUE Nicole" w:date="2018-12-10T09:31:00Z"/>
          <w:rFonts w:ascii="Courier New" w:hAnsi="Courier New" w:cs="Courier New"/>
          <w:lang w:val="en-US" w:eastAsia="en-US"/>
        </w:rPr>
      </w:pPr>
    </w:p>
    <w:p w14:paraId="24DFCEB5" w14:textId="39161F4F"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7" w:author="TARELA DUQUE Nicole" w:date="2018-12-10T09:31:00Z"/>
          <w:rFonts w:ascii="Courier New" w:hAnsi="Courier New" w:cs="Courier New"/>
          <w:lang w:val="en-US" w:eastAsia="en-US"/>
        </w:rPr>
      </w:pPr>
      <w:ins w:id="3878" w:author="TARELA DUQUE Nicole" w:date="2018-12-10T09:31:00Z">
        <w:r>
          <w:rPr>
            <w:rFonts w:ascii="Courier New" w:hAnsi="Courier New" w:cs="Courier New"/>
            <w:lang w:val="en-US" w:eastAsia="en-US"/>
          </w:rPr>
          <w:tab/>
        </w:r>
        <w:r w:rsidR="00CC1495" w:rsidRPr="00F8650F">
          <w:rPr>
            <w:rFonts w:ascii="Courier New" w:hAnsi="Courier New" w:cs="Courier New"/>
            <w:b/>
            <w:bCs/>
            <w:color w:val="7F0055"/>
            <w:lang w:val="en-US" w:eastAsia="en-US"/>
          </w:rPr>
          <w:t>public</w:t>
        </w:r>
        <w:r w:rsidR="00CC1495" w:rsidRPr="00CC1495">
          <w:rPr>
            <w:rFonts w:ascii="Courier New" w:hAnsi="Courier New" w:cs="Courier New"/>
            <w:lang w:val="en-US" w:eastAsia="en-US"/>
          </w:rPr>
          <w:t xml:space="preserve"> String getSurname() {</w:t>
        </w:r>
      </w:ins>
    </w:p>
    <w:p w14:paraId="3909CC5F" w14:textId="29D59036"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79" w:author="TARELA DUQUE Nicole" w:date="2018-12-10T09:31:00Z"/>
          <w:rFonts w:ascii="Courier New" w:hAnsi="Courier New" w:cs="Courier New"/>
          <w:lang w:val="en-US" w:eastAsia="en-US"/>
        </w:rPr>
      </w:pPr>
      <w:ins w:id="3880" w:author="TARELA DUQUE Nicole" w:date="2018-12-10T09:31:00Z">
        <w:r>
          <w:rPr>
            <w:rFonts w:ascii="Courier New" w:hAnsi="Courier New" w:cs="Courier New"/>
            <w:lang w:val="en-US" w:eastAsia="en-US"/>
          </w:rPr>
          <w:tab/>
        </w:r>
        <w:r>
          <w:rPr>
            <w:rFonts w:ascii="Courier New" w:hAnsi="Courier New" w:cs="Courier New"/>
            <w:lang w:val="en-US" w:eastAsia="en-US"/>
          </w:rPr>
          <w:tab/>
        </w:r>
        <w:r w:rsidR="00CC1495" w:rsidRPr="00F8650F">
          <w:rPr>
            <w:rFonts w:ascii="Courier New" w:hAnsi="Courier New" w:cs="Courier New"/>
            <w:b/>
            <w:bCs/>
            <w:color w:val="7F0055"/>
            <w:lang w:val="en-US" w:eastAsia="en-US"/>
          </w:rPr>
          <w:t>return</w:t>
        </w:r>
        <w:r w:rsidR="00CC1495" w:rsidRPr="00CC1495">
          <w:rPr>
            <w:rFonts w:ascii="Courier New" w:hAnsi="Courier New" w:cs="Courier New"/>
            <w:lang w:val="en-US" w:eastAsia="en-US"/>
          </w:rPr>
          <w:t xml:space="preserve"> </w:t>
        </w:r>
        <w:r w:rsidR="00CC1495" w:rsidRPr="004F3B16">
          <w:rPr>
            <w:rFonts w:ascii="Courier New" w:hAnsi="Courier New" w:cs="Courier New"/>
            <w:color w:val="2A00FF"/>
            <w:lang w:val="en-US" w:eastAsia="en-US"/>
          </w:rPr>
          <w:t>surname</w:t>
        </w:r>
        <w:r w:rsidR="00CC1495" w:rsidRPr="00CC1495">
          <w:rPr>
            <w:rFonts w:ascii="Courier New" w:hAnsi="Courier New" w:cs="Courier New"/>
            <w:lang w:val="en-US" w:eastAsia="en-US"/>
          </w:rPr>
          <w:t>;</w:t>
        </w:r>
      </w:ins>
    </w:p>
    <w:p w14:paraId="47F23174" w14:textId="630FF78C"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81" w:author="TARELA DUQUE Nicole" w:date="2018-12-10T09:31:00Z"/>
          <w:rFonts w:ascii="Courier New" w:hAnsi="Courier New" w:cs="Courier New"/>
          <w:lang w:val="en-US" w:eastAsia="en-US"/>
        </w:rPr>
      </w:pPr>
      <w:ins w:id="3882" w:author="TARELA DUQUE Nicole" w:date="2018-12-10T09:31:00Z">
        <w:r>
          <w:rPr>
            <w:rFonts w:ascii="Courier New" w:hAnsi="Courier New" w:cs="Courier New"/>
            <w:lang w:val="en-US" w:eastAsia="en-US"/>
          </w:rPr>
          <w:tab/>
        </w:r>
        <w:r w:rsidR="00CC1495" w:rsidRPr="00CC1495">
          <w:rPr>
            <w:rFonts w:ascii="Courier New" w:hAnsi="Courier New" w:cs="Courier New"/>
            <w:lang w:val="en-US" w:eastAsia="en-US"/>
          </w:rPr>
          <w:t>}</w:t>
        </w:r>
      </w:ins>
    </w:p>
    <w:p w14:paraId="315FF9EC"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83" w:author="TARELA DUQUE Nicole" w:date="2018-12-10T09:31:00Z"/>
          <w:rFonts w:ascii="Courier New" w:hAnsi="Courier New" w:cs="Courier New"/>
          <w:lang w:val="en-US" w:eastAsia="en-US"/>
        </w:rPr>
      </w:pPr>
    </w:p>
    <w:p w14:paraId="4A0390DA" w14:textId="192ACF73"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84" w:author="TARELA DUQUE Nicole" w:date="2018-12-10T09:31:00Z"/>
          <w:rFonts w:ascii="Courier New" w:hAnsi="Courier New" w:cs="Courier New"/>
          <w:lang w:val="en-US" w:eastAsia="en-US"/>
        </w:rPr>
      </w:pPr>
      <w:ins w:id="3885" w:author="TARELA DUQUE Nicole" w:date="2018-12-10T09:31:00Z">
        <w:r>
          <w:rPr>
            <w:rFonts w:ascii="Courier New" w:hAnsi="Courier New" w:cs="Courier New"/>
            <w:lang w:val="en-US" w:eastAsia="en-US"/>
          </w:rPr>
          <w:tab/>
        </w:r>
        <w:r w:rsidR="00CC1495" w:rsidRPr="00F8650F">
          <w:rPr>
            <w:rFonts w:ascii="Courier New" w:hAnsi="Courier New" w:cs="Courier New"/>
            <w:b/>
            <w:bCs/>
            <w:color w:val="7F0055"/>
            <w:lang w:val="en-US" w:eastAsia="en-US"/>
          </w:rPr>
          <w:t>public</w:t>
        </w:r>
        <w:r w:rsidR="00CC1495" w:rsidRPr="00CC1495">
          <w:rPr>
            <w:rFonts w:ascii="Courier New" w:hAnsi="Courier New" w:cs="Courier New"/>
            <w:lang w:val="en-US" w:eastAsia="en-US"/>
          </w:rPr>
          <w:t xml:space="preserve"> </w:t>
        </w:r>
        <w:r w:rsidR="00CC1495" w:rsidRPr="00F8650F">
          <w:rPr>
            <w:rFonts w:ascii="Courier New" w:hAnsi="Courier New" w:cs="Courier New"/>
            <w:b/>
            <w:bCs/>
            <w:color w:val="7F0055"/>
            <w:lang w:val="en-US" w:eastAsia="en-US"/>
          </w:rPr>
          <w:t>void</w:t>
        </w:r>
        <w:r w:rsidR="00CC1495" w:rsidRPr="00CC1495">
          <w:rPr>
            <w:rFonts w:ascii="Courier New" w:hAnsi="Courier New" w:cs="Courier New"/>
            <w:lang w:val="en-US" w:eastAsia="en-US"/>
          </w:rPr>
          <w:t xml:space="preserve"> setSurname(String surname) {</w:t>
        </w:r>
      </w:ins>
    </w:p>
    <w:p w14:paraId="05D8C4EE" w14:textId="5A897C2A"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86" w:author="TARELA DUQUE Nicole" w:date="2018-12-10T09:31:00Z"/>
          <w:rFonts w:ascii="Courier New" w:hAnsi="Courier New" w:cs="Courier New"/>
          <w:lang w:val="en-US" w:eastAsia="en-US"/>
        </w:rPr>
      </w:pPr>
      <w:ins w:id="3887" w:author="TARELA DUQUE Nicole" w:date="2018-12-10T09:31:00Z">
        <w:r>
          <w:rPr>
            <w:rFonts w:ascii="Courier New" w:hAnsi="Courier New" w:cs="Courier New"/>
            <w:lang w:val="en-US" w:eastAsia="en-US"/>
          </w:rPr>
          <w:tab/>
        </w:r>
        <w:r w:rsidR="00CC1495" w:rsidRPr="00CC1495">
          <w:rPr>
            <w:rFonts w:ascii="Courier New" w:hAnsi="Courier New" w:cs="Courier New"/>
            <w:lang w:val="en-US" w:eastAsia="en-US"/>
          </w:rPr>
          <w:tab/>
        </w:r>
        <w:r w:rsidR="00CC1495" w:rsidRPr="00F8650F">
          <w:rPr>
            <w:rFonts w:ascii="Courier New" w:hAnsi="Courier New" w:cs="Courier New"/>
            <w:b/>
            <w:bCs/>
            <w:color w:val="7F0055"/>
            <w:lang w:val="en-US" w:eastAsia="en-US"/>
          </w:rPr>
          <w:t>this</w:t>
        </w:r>
        <w:r w:rsidR="00CC1495" w:rsidRPr="00CC1495">
          <w:rPr>
            <w:rFonts w:ascii="Courier New" w:hAnsi="Courier New" w:cs="Courier New"/>
            <w:lang w:val="en-US" w:eastAsia="en-US"/>
          </w:rPr>
          <w:t>.</w:t>
        </w:r>
        <w:r w:rsidR="00CC1495" w:rsidRPr="004F3B16">
          <w:rPr>
            <w:rFonts w:ascii="Courier New" w:hAnsi="Courier New" w:cs="Courier New"/>
            <w:color w:val="2A00FF"/>
            <w:lang w:val="en-US" w:eastAsia="en-US"/>
          </w:rPr>
          <w:t>surname</w:t>
        </w:r>
        <w:r w:rsidR="00CC1495" w:rsidRPr="00CC1495">
          <w:rPr>
            <w:rFonts w:ascii="Courier New" w:hAnsi="Courier New" w:cs="Courier New"/>
            <w:lang w:val="en-US" w:eastAsia="en-US"/>
          </w:rPr>
          <w:t xml:space="preserve"> = surname;</w:t>
        </w:r>
      </w:ins>
    </w:p>
    <w:p w14:paraId="680787BF" w14:textId="54DCF774"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88" w:author="TARELA DUQUE Nicole" w:date="2018-12-10T09:31:00Z"/>
          <w:rFonts w:ascii="Courier New" w:hAnsi="Courier New" w:cs="Courier New"/>
          <w:lang w:val="en-US" w:eastAsia="en-US"/>
        </w:rPr>
      </w:pPr>
      <w:ins w:id="3889" w:author="TARELA DUQUE Nicole" w:date="2018-12-10T09:31:00Z">
        <w:r w:rsidRPr="00CC1495">
          <w:rPr>
            <w:rFonts w:ascii="Courier New" w:hAnsi="Courier New" w:cs="Courier New"/>
            <w:lang w:val="en-US" w:eastAsia="en-US"/>
          </w:rPr>
          <w:tab/>
          <w:t>}</w:t>
        </w:r>
      </w:ins>
    </w:p>
    <w:p w14:paraId="03EF8774"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0" w:author="TARELA DUQUE Nicole" w:date="2018-12-10T09:31:00Z"/>
          <w:rFonts w:ascii="Courier New" w:hAnsi="Courier New" w:cs="Courier New"/>
          <w:lang w:val="en-US" w:eastAsia="en-US"/>
        </w:rPr>
      </w:pPr>
    </w:p>
    <w:p w14:paraId="172C112F" w14:textId="097BBC85"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1" w:author="TARELA DUQUE Nicole" w:date="2018-12-10T09:31:00Z"/>
          <w:rFonts w:ascii="Courier New" w:hAnsi="Courier New" w:cs="Courier New"/>
          <w:lang w:val="en-US" w:eastAsia="en-US"/>
        </w:rPr>
      </w:pPr>
      <w:ins w:id="3892" w:author="TARELA DUQUE Nicole" w:date="2018-12-10T09:31: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Department getDepartment() {</w:t>
        </w:r>
      </w:ins>
    </w:p>
    <w:p w14:paraId="109BF9B7" w14:textId="54DA7488"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3" w:author="TARELA DUQUE Nicole" w:date="2018-12-10T09:31:00Z"/>
          <w:rFonts w:ascii="Courier New" w:hAnsi="Courier New" w:cs="Courier New"/>
          <w:lang w:val="en-US" w:eastAsia="en-US"/>
        </w:rPr>
      </w:pPr>
      <w:ins w:id="3894" w:author="TARELA DUQUE Nicole" w:date="2018-12-10T09:31: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department</w:t>
        </w:r>
        <w:r w:rsidRPr="00CC1495">
          <w:rPr>
            <w:rFonts w:ascii="Courier New" w:hAnsi="Courier New" w:cs="Courier New"/>
            <w:lang w:val="en-US" w:eastAsia="en-US"/>
          </w:rPr>
          <w:t>;</w:t>
        </w:r>
      </w:ins>
    </w:p>
    <w:p w14:paraId="4AC79974" w14:textId="55ABC13B" w:rsid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5" w:author="TARELA DUQUE Nicole" w:date="2018-12-12T09:38:00Z"/>
          <w:rFonts w:ascii="Courier New" w:hAnsi="Courier New" w:cs="Courier New"/>
          <w:lang w:val="en-US" w:eastAsia="en-US"/>
        </w:rPr>
      </w:pPr>
      <w:ins w:id="3896" w:author="TARELA DUQUE Nicole" w:date="2018-12-10T09:31:00Z">
        <w:r w:rsidRPr="00CC1495">
          <w:rPr>
            <w:rFonts w:ascii="Courier New" w:hAnsi="Courier New" w:cs="Courier New"/>
            <w:lang w:val="en-US" w:eastAsia="en-US"/>
          </w:rPr>
          <w:tab/>
          <w:t>}</w:t>
        </w:r>
      </w:ins>
    </w:p>
    <w:p w14:paraId="3920CA87" w14:textId="77777777" w:rsidR="00382D39" w:rsidRPr="00CC1495" w:rsidRDefault="00382D39"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7" w:author="TARELA DUQUE Nicole" w:date="2018-12-10T09:31:00Z"/>
          <w:rFonts w:ascii="Courier New" w:hAnsi="Courier New" w:cs="Courier New"/>
          <w:lang w:val="en-US" w:eastAsia="en-US"/>
        </w:rPr>
      </w:pPr>
    </w:p>
    <w:p w14:paraId="6656C4EA" w14:textId="77777777" w:rsidR="00CC1495" w:rsidRPr="00CC1495"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8" w:author="TARELA DUQUE Nicole" w:date="2018-12-10T09:31:00Z"/>
          <w:rFonts w:ascii="Courier New" w:hAnsi="Courier New" w:cs="Courier New"/>
          <w:lang w:val="en-US" w:eastAsia="en-US"/>
        </w:rPr>
      </w:pPr>
    </w:p>
    <w:p w14:paraId="29CD33AE" w14:textId="6BF560E6"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899" w:author="TARELA DUQUE Nicole" w:date="2018-12-10T09:31:00Z"/>
          <w:rFonts w:ascii="Courier New" w:hAnsi="Courier New" w:cs="Courier New"/>
          <w:lang w:val="en-US" w:eastAsia="en-US"/>
        </w:rPr>
      </w:pPr>
      <w:ins w:id="3900" w:author="TARELA DUQUE Nicole" w:date="2018-12-10T09:31:00Z">
        <w:r>
          <w:rPr>
            <w:rFonts w:ascii="Courier New" w:hAnsi="Courier New" w:cs="Courier New"/>
            <w:lang w:val="en-US" w:eastAsia="en-US"/>
          </w:rPr>
          <w:tab/>
        </w:r>
        <w:r w:rsidR="00CC1495" w:rsidRPr="00F8650F">
          <w:rPr>
            <w:rFonts w:ascii="Courier New" w:hAnsi="Courier New" w:cs="Courier New"/>
            <w:b/>
            <w:bCs/>
            <w:color w:val="7F0055"/>
            <w:lang w:val="en-US" w:eastAsia="en-US"/>
          </w:rPr>
          <w:t>public</w:t>
        </w:r>
        <w:r w:rsidR="00CC1495" w:rsidRPr="00CC1495">
          <w:rPr>
            <w:rFonts w:ascii="Courier New" w:hAnsi="Courier New" w:cs="Courier New"/>
            <w:lang w:val="en-US" w:eastAsia="en-US"/>
          </w:rPr>
          <w:t xml:space="preserve"> </w:t>
        </w:r>
        <w:r w:rsidR="00CC1495" w:rsidRPr="00F8650F">
          <w:rPr>
            <w:rFonts w:ascii="Courier New" w:hAnsi="Courier New" w:cs="Courier New"/>
            <w:b/>
            <w:bCs/>
            <w:color w:val="7F0055"/>
            <w:lang w:val="en-US" w:eastAsia="en-US"/>
          </w:rPr>
          <w:t>void</w:t>
        </w:r>
        <w:r w:rsidR="00CC1495" w:rsidRPr="00CC1495">
          <w:rPr>
            <w:rFonts w:ascii="Courier New" w:hAnsi="Courier New" w:cs="Courier New"/>
            <w:lang w:val="en-US" w:eastAsia="en-US"/>
          </w:rPr>
          <w:t xml:space="preserve"> setDepartment(Department department) {</w:t>
        </w:r>
      </w:ins>
    </w:p>
    <w:p w14:paraId="4044588D" w14:textId="164D247C" w:rsidR="00CC1495" w:rsidRP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01" w:author="TARELA DUQUE Nicole" w:date="2018-12-10T09:31:00Z"/>
          <w:rFonts w:ascii="Courier New" w:hAnsi="Courier New" w:cs="Courier New"/>
          <w:lang w:val="en-US" w:eastAsia="en-US"/>
        </w:rPr>
      </w:pPr>
      <w:ins w:id="3902" w:author="TARELA DUQUE Nicole" w:date="2018-12-10T09:31:00Z">
        <w:r>
          <w:rPr>
            <w:rFonts w:ascii="Courier New" w:hAnsi="Courier New" w:cs="Courier New"/>
            <w:lang w:val="en-US" w:eastAsia="en-US"/>
          </w:rPr>
          <w:tab/>
        </w:r>
        <w:r w:rsidR="00CC1495" w:rsidRPr="00CC1495">
          <w:rPr>
            <w:rFonts w:ascii="Courier New" w:hAnsi="Courier New" w:cs="Courier New"/>
            <w:lang w:val="en-US" w:eastAsia="en-US"/>
          </w:rPr>
          <w:tab/>
        </w:r>
        <w:r w:rsidR="00CC1495" w:rsidRPr="00F8650F">
          <w:rPr>
            <w:rFonts w:ascii="Courier New" w:hAnsi="Courier New" w:cs="Courier New"/>
            <w:b/>
            <w:bCs/>
            <w:color w:val="7F0055"/>
            <w:lang w:val="en-US" w:eastAsia="en-US"/>
          </w:rPr>
          <w:t>this</w:t>
        </w:r>
        <w:r w:rsidR="00CC1495" w:rsidRPr="00CC1495">
          <w:rPr>
            <w:rFonts w:ascii="Courier New" w:hAnsi="Courier New" w:cs="Courier New"/>
            <w:lang w:val="en-US" w:eastAsia="en-US"/>
          </w:rPr>
          <w:t>.</w:t>
        </w:r>
        <w:r w:rsidR="00CC1495" w:rsidRPr="004F3B16">
          <w:rPr>
            <w:rFonts w:ascii="Courier New" w:hAnsi="Courier New" w:cs="Courier New"/>
            <w:color w:val="2A00FF"/>
            <w:lang w:val="en-US" w:eastAsia="en-US"/>
          </w:rPr>
          <w:t>department</w:t>
        </w:r>
        <w:r w:rsidR="00CC1495" w:rsidRPr="00CC1495">
          <w:rPr>
            <w:rFonts w:ascii="Courier New" w:hAnsi="Courier New" w:cs="Courier New"/>
            <w:lang w:val="en-US" w:eastAsia="en-US"/>
          </w:rPr>
          <w:t xml:space="preserve"> = department;</w:t>
        </w:r>
      </w:ins>
    </w:p>
    <w:p w14:paraId="1905F7DC" w14:textId="15ADE77E" w:rsidR="00CC1495" w:rsidRDefault="00F8650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03" w:author="TARELA DUQUE Nicole" w:date="2018-12-11T15:50:00Z"/>
          <w:rFonts w:ascii="Courier New" w:hAnsi="Courier New" w:cs="Courier New"/>
          <w:lang w:val="en-US" w:eastAsia="en-US"/>
        </w:rPr>
      </w:pPr>
      <w:ins w:id="3904" w:author="TARELA DUQUE Nicole" w:date="2018-12-10T09:31:00Z">
        <w:r>
          <w:rPr>
            <w:rFonts w:ascii="Courier New" w:hAnsi="Courier New" w:cs="Courier New"/>
            <w:lang w:val="en-US" w:eastAsia="en-US"/>
          </w:rPr>
          <w:tab/>
        </w:r>
        <w:r w:rsidR="00CC1495" w:rsidRPr="00CC1495">
          <w:rPr>
            <w:rFonts w:ascii="Courier New" w:hAnsi="Courier New" w:cs="Courier New"/>
            <w:lang w:val="en-US" w:eastAsia="en-US"/>
          </w:rPr>
          <w:t>}</w:t>
        </w:r>
      </w:ins>
    </w:p>
    <w:p w14:paraId="6BD01D8B" w14:textId="3C99647E"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05" w:author="TARELA DUQUE Nicole" w:date="2018-12-11T15:50:00Z"/>
          <w:rFonts w:ascii="Courier New" w:hAnsi="Courier New" w:cs="Courier New"/>
          <w:lang w:val="en-US" w:eastAsia="en-US"/>
        </w:rPr>
      </w:pPr>
      <w:ins w:id="3906" w:author="TARELA DUQUE Nicole" w:date="2018-12-11T15:50: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ins>
      <w:ins w:id="3907" w:author="TARELA DUQUE Nicole" w:date="2018-12-11T15:52:00Z">
        <w:r>
          <w:rPr>
            <w:rFonts w:ascii="Courier New" w:hAnsi="Courier New" w:cs="Courier New"/>
            <w:lang w:val="en-US" w:eastAsia="en-US"/>
          </w:rPr>
          <w:t>String</w:t>
        </w:r>
      </w:ins>
      <w:ins w:id="3908" w:author="TARELA DUQUE Nicole" w:date="2018-12-11T15:50:00Z">
        <w:r w:rsidRPr="00CC1495">
          <w:rPr>
            <w:rFonts w:ascii="Courier New" w:hAnsi="Courier New" w:cs="Courier New"/>
            <w:lang w:val="en-US" w:eastAsia="en-US"/>
          </w:rPr>
          <w:t xml:space="preserve"> </w:t>
        </w:r>
      </w:ins>
      <w:ins w:id="3909" w:author="TARELA DUQUE Nicole" w:date="2018-12-11T15:52:00Z">
        <w:r>
          <w:rPr>
            <w:rFonts w:ascii="Courier New" w:hAnsi="Courier New" w:cs="Courier New"/>
            <w:lang w:val="en-US" w:eastAsia="en-US"/>
          </w:rPr>
          <w:t>g</w:t>
        </w:r>
        <w:r w:rsidRPr="00A66B4F">
          <w:rPr>
            <w:rFonts w:ascii="Courier New" w:hAnsi="Courier New" w:cs="Courier New"/>
            <w:lang w:val="en-US" w:eastAsia="en-US"/>
          </w:rPr>
          <w:t xml:space="preserve">etJobId </w:t>
        </w:r>
      </w:ins>
      <w:ins w:id="3910" w:author="TARELA DUQUE Nicole" w:date="2018-12-11T15:50:00Z">
        <w:r w:rsidRPr="00CC1495">
          <w:rPr>
            <w:rFonts w:ascii="Courier New" w:hAnsi="Courier New" w:cs="Courier New"/>
            <w:lang w:val="en-US" w:eastAsia="en-US"/>
          </w:rPr>
          <w:t>() {</w:t>
        </w:r>
      </w:ins>
    </w:p>
    <w:p w14:paraId="2A0A590F" w14:textId="77D8F312"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11" w:author="TARELA DUQUE Nicole" w:date="2018-12-11T15:50:00Z"/>
          <w:rFonts w:ascii="Courier New" w:hAnsi="Courier New" w:cs="Courier New"/>
          <w:lang w:val="en-US" w:eastAsia="en-US"/>
        </w:rPr>
      </w:pPr>
      <w:ins w:id="3912" w:author="TARELA DUQUE Nicole" w:date="2018-12-11T15:50: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ins>
      <w:ins w:id="3913" w:author="TARELA DUQUE Nicole" w:date="2018-12-11T15:52:00Z">
        <w:r>
          <w:rPr>
            <w:rFonts w:ascii="Courier New" w:hAnsi="Courier New" w:cs="Courier New"/>
            <w:color w:val="2A00FF"/>
            <w:lang w:val="en-US" w:eastAsia="en-US"/>
          </w:rPr>
          <w:t>jobId</w:t>
        </w:r>
      </w:ins>
      <w:ins w:id="3914" w:author="TARELA DUQUE Nicole" w:date="2018-12-11T15:50:00Z">
        <w:r w:rsidRPr="00CC1495">
          <w:rPr>
            <w:rFonts w:ascii="Courier New" w:hAnsi="Courier New" w:cs="Courier New"/>
            <w:lang w:val="en-US" w:eastAsia="en-US"/>
          </w:rPr>
          <w:t>;</w:t>
        </w:r>
      </w:ins>
    </w:p>
    <w:p w14:paraId="6A074CB8" w14:textId="77777777"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15" w:author="TARELA DUQUE Nicole" w:date="2018-12-11T15:50:00Z"/>
          <w:rFonts w:ascii="Courier New" w:hAnsi="Courier New" w:cs="Courier New"/>
          <w:lang w:val="en-US" w:eastAsia="en-US"/>
        </w:rPr>
      </w:pPr>
      <w:ins w:id="3916" w:author="TARELA DUQUE Nicole" w:date="2018-12-11T15:50:00Z">
        <w:r w:rsidRPr="00CC1495">
          <w:rPr>
            <w:rFonts w:ascii="Courier New" w:hAnsi="Courier New" w:cs="Courier New"/>
            <w:lang w:val="en-US" w:eastAsia="en-US"/>
          </w:rPr>
          <w:tab/>
          <w:t>}</w:t>
        </w:r>
      </w:ins>
    </w:p>
    <w:p w14:paraId="3517187E" w14:textId="77777777"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17" w:author="TARELA DUQUE Nicole" w:date="2018-12-11T15:50:00Z"/>
          <w:rFonts w:ascii="Courier New" w:hAnsi="Courier New" w:cs="Courier New"/>
          <w:lang w:val="en-US" w:eastAsia="en-US"/>
        </w:rPr>
      </w:pPr>
    </w:p>
    <w:p w14:paraId="521377F5" w14:textId="132EBEDA"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18" w:author="TARELA DUQUE Nicole" w:date="2018-12-11T15:50:00Z"/>
          <w:rFonts w:ascii="Courier New" w:hAnsi="Courier New" w:cs="Courier New"/>
          <w:lang w:val="en-US" w:eastAsia="en-US"/>
        </w:rPr>
      </w:pPr>
      <w:ins w:id="3919" w:author="TARELA DUQUE Nicole" w:date="2018-12-11T15:50:00Z">
        <w:r>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Pr>
            <w:rFonts w:ascii="Courier New" w:hAnsi="Courier New" w:cs="Courier New"/>
            <w:lang w:val="en-US" w:eastAsia="en-US"/>
          </w:rPr>
          <w:t xml:space="preserve"> </w:t>
        </w:r>
      </w:ins>
      <w:ins w:id="3920" w:author="TARELA DUQUE Nicole" w:date="2018-12-11T15:51:00Z">
        <w:r w:rsidRPr="00A66B4F">
          <w:rPr>
            <w:rFonts w:ascii="Courier New" w:hAnsi="Courier New" w:cs="Courier New"/>
            <w:lang w:val="en-US" w:eastAsia="en-US"/>
          </w:rPr>
          <w:t xml:space="preserve">setJobId </w:t>
        </w:r>
      </w:ins>
      <w:ins w:id="3921" w:author="TARELA DUQUE Nicole" w:date="2018-12-11T15:50:00Z">
        <w:r w:rsidRPr="00CC1495">
          <w:rPr>
            <w:rFonts w:ascii="Courier New" w:hAnsi="Courier New" w:cs="Courier New"/>
            <w:lang w:val="en-US" w:eastAsia="en-US"/>
          </w:rPr>
          <w:t>(</w:t>
        </w:r>
      </w:ins>
      <w:ins w:id="3922" w:author="TARELA DUQUE Nicole" w:date="2018-12-11T15:51:00Z">
        <w:r>
          <w:rPr>
            <w:rFonts w:ascii="Courier New" w:hAnsi="Courier New" w:cs="Courier New"/>
            <w:lang w:val="en-US" w:eastAsia="en-US"/>
          </w:rPr>
          <w:t>String</w:t>
        </w:r>
      </w:ins>
      <w:ins w:id="3923" w:author="TARELA DUQUE Nicole" w:date="2018-12-11T15:50:00Z">
        <w:r w:rsidRPr="00CC1495">
          <w:rPr>
            <w:rFonts w:ascii="Courier New" w:hAnsi="Courier New" w:cs="Courier New"/>
            <w:lang w:val="en-US" w:eastAsia="en-US"/>
          </w:rPr>
          <w:t xml:space="preserve"> </w:t>
        </w:r>
      </w:ins>
      <w:ins w:id="3924" w:author="TARELA DUQUE Nicole" w:date="2018-12-11T15:51:00Z">
        <w:r>
          <w:rPr>
            <w:rFonts w:ascii="Courier New" w:hAnsi="Courier New" w:cs="Courier New"/>
            <w:lang w:val="en-US" w:eastAsia="en-US"/>
          </w:rPr>
          <w:t>jobId</w:t>
        </w:r>
      </w:ins>
      <w:ins w:id="3925" w:author="TARELA DUQUE Nicole" w:date="2018-12-11T15:50:00Z">
        <w:r w:rsidRPr="00CC1495">
          <w:rPr>
            <w:rFonts w:ascii="Courier New" w:hAnsi="Courier New" w:cs="Courier New"/>
            <w:lang w:val="en-US" w:eastAsia="en-US"/>
          </w:rPr>
          <w:t>) {</w:t>
        </w:r>
      </w:ins>
    </w:p>
    <w:p w14:paraId="4FEDD835" w14:textId="5D9F27B3" w:rsidR="00A66B4F" w:rsidRPr="00CC1495" w:rsidRDefault="00A66B4F" w:rsidP="00A66B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26" w:author="TARELA DUQUE Nicole" w:date="2018-12-11T15:50:00Z"/>
          <w:rFonts w:ascii="Courier New" w:hAnsi="Courier New" w:cs="Courier New"/>
          <w:lang w:val="en-US" w:eastAsia="en-US"/>
        </w:rPr>
      </w:pPr>
      <w:ins w:id="3927" w:author="TARELA DUQUE Nicole" w:date="2018-12-11T15:50:00Z">
        <w:r>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ins>
      <w:ins w:id="3928" w:author="TARELA DUQUE Nicole" w:date="2018-12-11T15:52:00Z">
        <w:r>
          <w:rPr>
            <w:rFonts w:ascii="Courier New" w:hAnsi="Courier New" w:cs="Courier New"/>
            <w:color w:val="2A00FF"/>
            <w:lang w:val="en-US" w:eastAsia="en-US"/>
          </w:rPr>
          <w:t>jobId</w:t>
        </w:r>
      </w:ins>
      <w:ins w:id="3929" w:author="TARELA DUQUE Nicole" w:date="2018-12-11T15:50:00Z">
        <w:r w:rsidRPr="00CC1495">
          <w:rPr>
            <w:rFonts w:ascii="Courier New" w:hAnsi="Courier New" w:cs="Courier New"/>
            <w:lang w:val="en-US" w:eastAsia="en-US"/>
          </w:rPr>
          <w:t xml:space="preserve"> = </w:t>
        </w:r>
      </w:ins>
      <w:ins w:id="3930" w:author="TARELA DUQUE Nicole" w:date="2018-12-11T15:52:00Z">
        <w:r>
          <w:rPr>
            <w:rFonts w:ascii="Courier New" w:hAnsi="Courier New" w:cs="Courier New"/>
            <w:lang w:val="en-US" w:eastAsia="en-US"/>
          </w:rPr>
          <w:t>jobId</w:t>
        </w:r>
      </w:ins>
      <w:ins w:id="3931" w:author="TARELA DUQUE Nicole" w:date="2018-12-11T15:50:00Z">
        <w:r w:rsidRPr="00CC1495">
          <w:rPr>
            <w:rFonts w:ascii="Courier New" w:hAnsi="Courier New" w:cs="Courier New"/>
            <w:lang w:val="en-US" w:eastAsia="en-US"/>
          </w:rPr>
          <w:t>;</w:t>
        </w:r>
      </w:ins>
    </w:p>
    <w:p w14:paraId="5E6E3226" w14:textId="5DDED3A6" w:rsidR="00A66B4F" w:rsidRDefault="00A66B4F"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32" w:author="TARELA DUQUE Nicole" w:date="2018-12-11T16:55:00Z"/>
          <w:rFonts w:ascii="Courier New" w:hAnsi="Courier New" w:cs="Courier New"/>
          <w:lang w:val="en-US" w:eastAsia="en-US"/>
        </w:rPr>
      </w:pPr>
      <w:ins w:id="3933" w:author="TARELA DUQUE Nicole" w:date="2018-12-11T15:50:00Z">
        <w:r>
          <w:rPr>
            <w:rFonts w:ascii="Courier New" w:hAnsi="Courier New" w:cs="Courier New"/>
            <w:lang w:val="en-US" w:eastAsia="en-US"/>
          </w:rPr>
          <w:tab/>
        </w:r>
        <w:r w:rsidRPr="00CC1495">
          <w:rPr>
            <w:rFonts w:ascii="Courier New" w:hAnsi="Courier New" w:cs="Courier New"/>
            <w:lang w:val="en-US" w:eastAsia="en-US"/>
          </w:rPr>
          <w:t>}</w:t>
        </w:r>
      </w:ins>
    </w:p>
    <w:p w14:paraId="6EE1C075" w14:textId="77777777" w:rsidR="00E5674A" w:rsidRDefault="00E5674A"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34" w:author="TARELA DUQUE Nicole" w:date="2018-12-11T15:50:00Z"/>
          <w:rFonts w:ascii="Courier New" w:hAnsi="Courier New" w:cs="Courier New"/>
          <w:lang w:val="en-US" w:eastAsia="en-US"/>
        </w:rPr>
      </w:pPr>
    </w:p>
    <w:p w14:paraId="6DC0A531"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35" w:author="TARELA DUQUE Nicole" w:date="2018-12-12T09:19:00Z"/>
          <w:rFonts w:ascii="Courier New" w:hAnsi="Courier New" w:cs="Courier New"/>
          <w:lang w:val="en-US" w:eastAsia="en-US"/>
        </w:rPr>
      </w:pPr>
      <w:ins w:id="3936" w:author="TARELA DUQUE Nicole" w:date="2018-12-12T09:19: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128E4DCD"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37" w:author="TARELA DUQUE Nicole" w:date="2018-12-12T09:19:00Z"/>
          <w:rFonts w:ascii="Courier New" w:hAnsi="Courier New" w:cs="Courier New"/>
          <w:lang w:val="en-US" w:eastAsia="en-US"/>
        </w:rPr>
      </w:pPr>
      <w:ins w:id="3938" w:author="TARELA DUQUE Nicole" w:date="2018-12-12T09:19: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String toString() {</w:t>
        </w:r>
      </w:ins>
    </w:p>
    <w:p w14:paraId="34C67747" w14:textId="77777777" w:rsidR="003D3BC2"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39" w:author="TARELA DUQUE Nicole" w:date="2018-12-12T09:53:00Z"/>
          <w:rFonts w:ascii="Courier New" w:hAnsi="Courier New" w:cs="Courier New"/>
          <w:color w:val="2A00FF"/>
          <w:lang w:val="en-US" w:eastAsia="en-US"/>
        </w:rPr>
      </w:pPr>
      <w:ins w:id="3940" w:author="TARELA DUQUE Nicole" w:date="2018-12-12T09:19:00Z">
        <w:r>
          <w:rPr>
            <w:rFonts w:ascii="Courier New" w:hAnsi="Courier New" w:cs="Courier New"/>
            <w:lang w:val="en-US" w:eastAsia="en-US"/>
          </w:rPr>
          <w:tab/>
        </w:r>
        <w:r w:rsidRPr="00A66B4F">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String.</w:t>
        </w:r>
        <w:r w:rsidRPr="00047B03">
          <w:rPr>
            <w:rFonts w:ascii="Courier New" w:hAnsi="Courier New" w:cs="Courier New"/>
            <w:i/>
            <w:lang w:val="en-US" w:eastAsia="en-US"/>
          </w:rPr>
          <w:t>format</w:t>
        </w:r>
        <w:r w:rsidRPr="00A66B4F">
          <w:rPr>
            <w:rFonts w:ascii="Courier New" w:hAnsi="Courier New" w:cs="Courier New"/>
            <w:lang w:val="en-US" w:eastAsia="en-US"/>
          </w:rPr>
          <w:t>(</w:t>
        </w:r>
        <w:r w:rsidRPr="00E5674A">
          <w:rPr>
            <w:rFonts w:ascii="Courier New" w:hAnsi="Courier New" w:cs="Courier New"/>
            <w:color w:val="2A00FF"/>
            <w:lang w:val="en-US" w:eastAsia="en-US"/>
          </w:rPr>
          <w:t>"id=%d, nombre=%s,  apellido=%s, salario=%d</w:t>
        </w:r>
        <w:r>
          <w:rPr>
            <w:rFonts w:ascii="Courier New" w:hAnsi="Courier New" w:cs="Courier New"/>
            <w:color w:val="2A00FF"/>
            <w:lang w:val="en-US" w:eastAsia="en-US"/>
          </w:rPr>
          <w:t xml:space="preserve">, </w:t>
        </w:r>
      </w:ins>
      <w:ins w:id="3941" w:author="TARELA DUQUE Nicole" w:date="2018-12-12T09:53:00Z">
        <w:r w:rsidR="003D3BC2">
          <w:rPr>
            <w:rFonts w:ascii="Courier New" w:hAnsi="Courier New" w:cs="Courier New"/>
            <w:color w:val="2A00FF"/>
            <w:lang w:val="en-US" w:eastAsia="en-US"/>
          </w:rPr>
          <w:t xml:space="preserve">    </w:t>
        </w:r>
      </w:ins>
    </w:p>
    <w:p w14:paraId="01CDF489" w14:textId="2AB76334" w:rsidR="00047B03" w:rsidRPr="00C25884" w:rsidRDefault="003D3BC2"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42" w:author="TARELA DUQUE Nicole" w:date="2018-12-12T09:19:00Z"/>
          <w:rFonts w:ascii="Courier New" w:hAnsi="Courier New" w:cs="Courier New"/>
          <w:lang w:val="en-US" w:eastAsia="en-US"/>
        </w:rPr>
      </w:pPr>
      <w:ins w:id="3943" w:author="TARELA DUQUE Nicole" w:date="2018-12-12T09:53:00Z">
        <w:r>
          <w:rPr>
            <w:rFonts w:ascii="Courier New" w:hAnsi="Courier New" w:cs="Courier New"/>
            <w:color w:val="2A00FF"/>
            <w:lang w:val="en-US" w:eastAsia="en-US"/>
          </w:rPr>
          <w:tab/>
        </w:r>
        <w:r>
          <w:rPr>
            <w:rFonts w:ascii="Courier New" w:hAnsi="Courier New" w:cs="Courier New"/>
            <w:color w:val="2A00FF"/>
            <w:lang w:val="en-US" w:eastAsia="en-US"/>
          </w:rPr>
          <w:tab/>
          <w:t>de</w:t>
        </w:r>
      </w:ins>
      <w:ins w:id="3944" w:author="TARELA DUQUE Nicole" w:date="2018-12-12T09:50:00Z">
        <w:r w:rsidR="00C25884" w:rsidRPr="00C25884">
          <w:rPr>
            <w:rFonts w:ascii="Courier New" w:hAnsi="Courier New" w:cs="Courier New"/>
            <w:color w:val="2A00FF"/>
            <w:lang w:val="en-US" w:eastAsia="en-US"/>
          </w:rPr>
          <w:t>partamento=%d</w:t>
        </w:r>
      </w:ins>
      <w:ins w:id="3945" w:author="TARELA DUQUE Nicole" w:date="2018-12-12T09:19:00Z">
        <w:r w:rsidR="00047B03" w:rsidRPr="00047B03">
          <w:rPr>
            <w:rFonts w:ascii="Courier New" w:hAnsi="Courier New" w:cs="Courier New"/>
            <w:color w:val="2A00FF"/>
            <w:lang w:val="en-US" w:eastAsia="en-US"/>
          </w:rPr>
          <w:t xml:space="preserve"> </w:t>
        </w:r>
        <w:r w:rsidR="00047B03" w:rsidRPr="00E5674A">
          <w:rPr>
            <w:rFonts w:ascii="Courier New" w:hAnsi="Courier New" w:cs="Courier New"/>
            <w:color w:val="2A00FF"/>
            <w:lang w:val="en-US" w:eastAsia="en-US"/>
          </w:rPr>
          <w:t>"</w:t>
        </w:r>
        <w:r w:rsidR="00047B03" w:rsidRPr="00A66B4F">
          <w:rPr>
            <w:rFonts w:ascii="Courier New" w:hAnsi="Courier New" w:cs="Courier New"/>
            <w:lang w:val="en-US" w:eastAsia="en-US"/>
          </w:rPr>
          <w:t>,</w:t>
        </w:r>
        <w:r w:rsidR="00047B03">
          <w:rPr>
            <w:rFonts w:ascii="Courier New" w:hAnsi="Courier New" w:cs="Courier New"/>
            <w:lang w:val="en-US" w:eastAsia="en-US"/>
          </w:rPr>
          <w:t xml:space="preserve"> </w:t>
        </w:r>
        <w:r w:rsidR="00047B03" w:rsidRPr="00047B03">
          <w:rPr>
            <w:rFonts w:ascii="Courier New" w:hAnsi="Courier New" w:cs="Courier New"/>
            <w:b/>
            <w:bCs/>
            <w:color w:val="7F0055"/>
            <w:lang w:val="en-US" w:eastAsia="en-US"/>
          </w:rPr>
          <w:t>this</w:t>
        </w:r>
        <w:r w:rsidR="00047B03" w:rsidRPr="00A66B4F">
          <w:rPr>
            <w:rFonts w:ascii="Courier New" w:hAnsi="Courier New" w:cs="Courier New"/>
            <w:lang w:val="en-US" w:eastAsia="en-US"/>
          </w:rPr>
          <w:t>.</w:t>
        </w:r>
        <w:r w:rsidR="00047B03" w:rsidRPr="00E5674A">
          <w:rPr>
            <w:rFonts w:ascii="Courier New" w:hAnsi="Courier New" w:cs="Courier New"/>
            <w:color w:val="2A00FF"/>
            <w:lang w:val="en-US" w:eastAsia="en-US"/>
          </w:rPr>
          <w:t>id</w:t>
        </w:r>
        <w:r w:rsidR="00047B03" w:rsidRPr="00A66B4F">
          <w:rPr>
            <w:rFonts w:ascii="Courier New" w:hAnsi="Courier New" w:cs="Courier New"/>
            <w:lang w:val="en-US" w:eastAsia="en-US"/>
          </w:rPr>
          <w:t xml:space="preserve">, </w:t>
        </w:r>
        <w:r w:rsidR="00047B03" w:rsidRPr="00047B03">
          <w:rPr>
            <w:rFonts w:ascii="Courier New" w:hAnsi="Courier New" w:cs="Courier New"/>
            <w:b/>
            <w:bCs/>
            <w:color w:val="7F0055"/>
            <w:lang w:val="en-US" w:eastAsia="en-US"/>
          </w:rPr>
          <w:t>this</w:t>
        </w:r>
        <w:r w:rsidR="00047B03" w:rsidRPr="00A66B4F">
          <w:rPr>
            <w:rFonts w:ascii="Courier New" w:hAnsi="Courier New" w:cs="Courier New"/>
            <w:lang w:val="en-US" w:eastAsia="en-US"/>
          </w:rPr>
          <w:t>.</w:t>
        </w:r>
        <w:r w:rsidR="00047B03" w:rsidRPr="00E5674A">
          <w:rPr>
            <w:rFonts w:ascii="Courier New" w:hAnsi="Courier New" w:cs="Courier New"/>
            <w:color w:val="2A00FF"/>
            <w:lang w:val="en-US" w:eastAsia="en-US"/>
          </w:rPr>
          <w:t>name</w:t>
        </w:r>
        <w:r w:rsidR="00047B03" w:rsidRPr="00A66B4F">
          <w:rPr>
            <w:rFonts w:ascii="Courier New" w:hAnsi="Courier New" w:cs="Courier New"/>
            <w:lang w:val="en-US" w:eastAsia="en-US"/>
          </w:rPr>
          <w:t xml:space="preserve">, </w:t>
        </w:r>
        <w:r w:rsidR="00047B03" w:rsidRPr="00047B03">
          <w:rPr>
            <w:rFonts w:ascii="Courier New" w:hAnsi="Courier New" w:cs="Courier New"/>
            <w:b/>
            <w:bCs/>
            <w:color w:val="7F0055"/>
            <w:lang w:val="en-US" w:eastAsia="en-US"/>
          </w:rPr>
          <w:t>this</w:t>
        </w:r>
        <w:r w:rsidR="00047B03" w:rsidRPr="00A66B4F">
          <w:rPr>
            <w:rFonts w:ascii="Courier New" w:hAnsi="Courier New" w:cs="Courier New"/>
            <w:lang w:val="en-US" w:eastAsia="en-US"/>
          </w:rPr>
          <w:t>.</w:t>
        </w:r>
        <w:r w:rsidR="00047B03" w:rsidRPr="00E5674A">
          <w:rPr>
            <w:rFonts w:ascii="Courier New" w:hAnsi="Courier New" w:cs="Courier New"/>
            <w:color w:val="2A00FF"/>
            <w:lang w:val="en-US" w:eastAsia="en-US"/>
          </w:rPr>
          <w:t>surname</w:t>
        </w:r>
        <w:r w:rsidR="00047B03" w:rsidRPr="00A66B4F">
          <w:rPr>
            <w:rFonts w:ascii="Courier New" w:hAnsi="Courier New" w:cs="Courier New"/>
            <w:lang w:val="en-US" w:eastAsia="en-US"/>
          </w:rPr>
          <w:t xml:space="preserve">, </w:t>
        </w:r>
        <w:r w:rsidR="00047B03" w:rsidRPr="00047B03">
          <w:rPr>
            <w:rFonts w:ascii="Courier New" w:hAnsi="Courier New" w:cs="Courier New"/>
            <w:b/>
            <w:bCs/>
            <w:color w:val="7F0055"/>
            <w:lang w:val="en-US" w:eastAsia="en-US"/>
          </w:rPr>
          <w:t>this</w:t>
        </w:r>
        <w:r w:rsidR="00047B03" w:rsidRPr="00A66B4F">
          <w:rPr>
            <w:rFonts w:ascii="Courier New" w:hAnsi="Courier New" w:cs="Courier New"/>
            <w:lang w:val="en-US" w:eastAsia="en-US"/>
          </w:rPr>
          <w:t>.</w:t>
        </w:r>
        <w:r w:rsidR="00047B03" w:rsidRPr="00E5674A">
          <w:rPr>
            <w:rFonts w:ascii="Courier New" w:hAnsi="Courier New" w:cs="Courier New"/>
            <w:color w:val="2A00FF"/>
            <w:lang w:val="en-US" w:eastAsia="en-US"/>
          </w:rPr>
          <w:t>salary</w:t>
        </w:r>
        <w:r w:rsidR="00047B03">
          <w:rPr>
            <w:rFonts w:ascii="Courier New" w:hAnsi="Courier New" w:cs="Courier New"/>
            <w:color w:val="2A00FF"/>
            <w:lang w:val="en-US" w:eastAsia="en-US"/>
          </w:rPr>
          <w:t xml:space="preserve">, </w:t>
        </w:r>
      </w:ins>
    </w:p>
    <w:p w14:paraId="552AE7A3" w14:textId="29618A50" w:rsidR="00047B03" w:rsidRPr="00C25884" w:rsidRDefault="00047B03" w:rsidP="00C25884">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46" w:author="TARELA DUQUE Nicole" w:date="2018-12-12T09:19:00Z"/>
          <w:rFonts w:ascii="Courier New" w:hAnsi="Courier New" w:cs="Courier New"/>
          <w:color w:val="2A00FF"/>
          <w:lang w:val="en-US" w:eastAsia="en-US"/>
        </w:rPr>
      </w:pPr>
      <w:ins w:id="3947" w:author="TARELA DUQUE Nicole" w:date="2018-12-12T09:19:00Z">
        <w:r>
          <w:rPr>
            <w:rFonts w:ascii="Courier New" w:hAnsi="Courier New" w:cs="Courier New"/>
            <w:color w:val="2A00FF"/>
            <w:lang w:val="en-US" w:eastAsia="en-US"/>
          </w:rPr>
          <w:tab/>
        </w:r>
        <w:r>
          <w:rPr>
            <w:rFonts w:ascii="Courier New" w:hAnsi="Courier New" w:cs="Courier New"/>
            <w:color w:val="2A00FF"/>
            <w:lang w:val="en-US" w:eastAsia="en-US"/>
          </w:rPr>
          <w:tab/>
        </w:r>
        <w:r>
          <w:rPr>
            <w:rFonts w:ascii="Courier New" w:hAnsi="Courier New" w:cs="Courier New"/>
            <w:color w:val="2A00FF"/>
            <w:lang w:val="en-US" w:eastAsia="en-US"/>
          </w:rPr>
          <w:tab/>
        </w:r>
      </w:ins>
      <w:ins w:id="3948" w:author="TARELA DUQUE Nicole" w:date="2018-12-12T09:51:00Z">
        <w:r w:rsidR="00C25884" w:rsidRPr="00047B03">
          <w:rPr>
            <w:rFonts w:ascii="Courier New" w:hAnsi="Courier New" w:cs="Courier New"/>
            <w:b/>
            <w:bCs/>
            <w:color w:val="7F0055"/>
            <w:lang w:val="en-US" w:eastAsia="en-US"/>
          </w:rPr>
          <w:t>this</w:t>
        </w:r>
        <w:r w:rsidR="00C25884">
          <w:rPr>
            <w:rFonts w:ascii="Courier New" w:hAnsi="Courier New" w:cs="Courier New"/>
            <w:color w:val="2A00FF"/>
            <w:lang w:val="en-US" w:eastAsia="en-US"/>
          </w:rPr>
          <w:t>.department</w:t>
        </w:r>
        <w:r w:rsidR="00C25884">
          <w:rPr>
            <w:rFonts w:ascii="Courier New" w:hAnsi="Courier New" w:cs="Courier New"/>
            <w:lang w:val="en-US" w:eastAsia="en-US"/>
          </w:rPr>
          <w:t>.</w:t>
        </w:r>
      </w:ins>
      <w:ins w:id="3949" w:author="TARELA DUQUE Nicole" w:date="2018-12-12T09:52:00Z">
        <w:r w:rsidR="00C25884">
          <w:rPr>
            <w:rFonts w:ascii="Courier New" w:hAnsi="Courier New" w:cs="Courier New"/>
            <w:lang w:val="en-US" w:eastAsia="en-US"/>
          </w:rPr>
          <w:t>getId</w:t>
        </w:r>
      </w:ins>
      <w:ins w:id="3950" w:author="TARELA DUQUE Nicole" w:date="2018-12-12T09:51:00Z">
        <w:r w:rsidR="00C25884">
          <w:rPr>
            <w:rFonts w:ascii="Courier New" w:hAnsi="Courier New" w:cs="Courier New"/>
            <w:lang w:val="en-US" w:eastAsia="en-US"/>
          </w:rPr>
          <w:t>()</w:t>
        </w:r>
      </w:ins>
      <w:ins w:id="3951" w:author="TARELA DUQUE Nicole" w:date="2018-12-12T09:19:00Z">
        <w:r>
          <w:rPr>
            <w:rFonts w:ascii="Courier New" w:hAnsi="Courier New" w:cs="Courier New"/>
            <w:lang w:val="en-US" w:eastAsia="en-US"/>
          </w:rPr>
          <w:t>)</w:t>
        </w:r>
        <w:r w:rsidRPr="00A66B4F">
          <w:rPr>
            <w:rFonts w:ascii="Courier New" w:hAnsi="Courier New" w:cs="Courier New"/>
            <w:lang w:val="en-US" w:eastAsia="en-US"/>
          </w:rPr>
          <w:t>;</w:t>
        </w:r>
      </w:ins>
    </w:p>
    <w:p w14:paraId="6A053713"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52" w:author="TARELA DUQUE Nicole" w:date="2018-12-12T09:19:00Z"/>
          <w:rFonts w:ascii="Courier New" w:hAnsi="Courier New" w:cs="Courier New"/>
          <w:lang w:val="en-US" w:eastAsia="en-US"/>
        </w:rPr>
      </w:pPr>
      <w:ins w:id="3953" w:author="TARELA DUQUE Nicole" w:date="2018-12-12T09:19:00Z">
        <w:r>
          <w:rPr>
            <w:rFonts w:ascii="Courier New" w:hAnsi="Courier New" w:cs="Courier New"/>
            <w:lang w:val="en-US" w:eastAsia="en-US"/>
          </w:rPr>
          <w:tab/>
        </w:r>
        <w:r w:rsidRPr="00A66B4F">
          <w:rPr>
            <w:rFonts w:ascii="Courier New" w:hAnsi="Courier New" w:cs="Courier New"/>
            <w:lang w:val="en-US" w:eastAsia="en-US"/>
          </w:rPr>
          <w:t>}</w:t>
        </w:r>
      </w:ins>
    </w:p>
    <w:p w14:paraId="651EC318"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54" w:author="TARELA DUQUE Nicole" w:date="2018-12-12T09:19:00Z"/>
          <w:rFonts w:ascii="Courier New" w:hAnsi="Courier New" w:cs="Courier New"/>
          <w:lang w:val="en-US" w:eastAsia="en-US"/>
        </w:rPr>
      </w:pPr>
      <w:ins w:id="3955" w:author="TARELA DUQUE Nicole" w:date="2018-12-12T09:19:00Z">
        <w:r w:rsidRPr="00A66B4F">
          <w:rPr>
            <w:rFonts w:ascii="Courier New" w:hAnsi="Courier New" w:cs="Courier New"/>
            <w:lang w:val="en-US" w:eastAsia="en-US"/>
          </w:rPr>
          <w:tab/>
        </w:r>
        <w:r w:rsidRPr="00A66B4F">
          <w:rPr>
            <w:rFonts w:ascii="Courier New" w:hAnsi="Courier New" w:cs="Courier New"/>
            <w:lang w:val="en-US" w:eastAsia="en-US"/>
          </w:rPr>
          <w:tab/>
        </w:r>
      </w:ins>
    </w:p>
    <w:p w14:paraId="682F5ED6"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56" w:author="TARELA DUQUE Nicole" w:date="2018-12-12T09:19:00Z"/>
          <w:rFonts w:ascii="Courier New" w:hAnsi="Courier New" w:cs="Courier New"/>
          <w:lang w:val="en-US" w:eastAsia="en-US"/>
        </w:rPr>
      </w:pPr>
      <w:ins w:id="3957" w:author="TARELA DUQUE Nicole" w:date="2018-12-12T09:19: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7C561FE4"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58" w:author="TARELA DUQUE Nicole" w:date="2018-12-12T09:19:00Z"/>
          <w:rFonts w:ascii="Courier New" w:hAnsi="Courier New" w:cs="Courier New"/>
          <w:lang w:val="en-US" w:eastAsia="en-US"/>
        </w:rPr>
      </w:pPr>
      <w:ins w:id="3959" w:author="TARELA DUQUE Nicole" w:date="2018-12-12T09:19: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 xml:space="preserve"> hashCode() {</w:t>
        </w:r>
      </w:ins>
    </w:p>
    <w:p w14:paraId="0F125A1A"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60" w:author="TARELA DUQUE Nicole" w:date="2018-12-12T09:19:00Z"/>
          <w:rFonts w:ascii="Courier New" w:hAnsi="Courier New" w:cs="Courier New"/>
          <w:lang w:val="en-US" w:eastAsia="en-US"/>
        </w:rPr>
      </w:pPr>
      <w:ins w:id="3961" w:author="TARELA DUQUE Nicole" w:date="2018-12-12T09:19:00Z">
        <w:r>
          <w:rPr>
            <w:rFonts w:ascii="Courier New" w:hAnsi="Courier New" w:cs="Courier New"/>
            <w:lang w:val="en-US" w:eastAsia="en-US"/>
          </w:rPr>
          <w:tab/>
        </w:r>
        <w:r>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w:t>
        </w:r>
        <w:r w:rsidRPr="00E5674A">
          <w:rPr>
            <w:rFonts w:ascii="Courier New" w:hAnsi="Courier New" w:cs="Courier New"/>
            <w:b/>
            <w:bCs/>
            <w:color w:val="7F0055"/>
            <w:lang w:val="en-US" w:eastAsia="en-US"/>
          </w:rPr>
          <w:t>this</w:t>
        </w:r>
        <w:r w:rsidRPr="00A66B4F">
          <w:rPr>
            <w:rFonts w:ascii="Courier New" w:hAnsi="Courier New" w:cs="Courier New"/>
            <w:lang w:val="en-US" w:eastAsia="en-US"/>
          </w:rPr>
          <w:t>.</w:t>
        </w:r>
        <w:r w:rsidRPr="00E5674A">
          <w:rPr>
            <w:rFonts w:ascii="Courier New" w:hAnsi="Courier New" w:cs="Courier New"/>
            <w:color w:val="2A00FF"/>
            <w:lang w:val="en-US" w:eastAsia="en-US"/>
          </w:rPr>
          <w:t>id</w:t>
        </w:r>
        <w:r w:rsidRPr="00A66B4F">
          <w:rPr>
            <w:rFonts w:ascii="Courier New" w:hAnsi="Courier New" w:cs="Courier New"/>
            <w:lang w:val="en-US" w:eastAsia="en-US"/>
          </w:rPr>
          <w:t>;</w:t>
        </w:r>
      </w:ins>
    </w:p>
    <w:p w14:paraId="4E175D0E" w14:textId="77777777"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62" w:author="TARELA DUQUE Nicole" w:date="2018-12-12T09:19:00Z"/>
          <w:rFonts w:ascii="Courier New" w:hAnsi="Courier New" w:cs="Courier New"/>
          <w:lang w:val="en-US" w:eastAsia="en-US"/>
        </w:rPr>
      </w:pPr>
      <w:ins w:id="3963" w:author="TARELA DUQUE Nicole" w:date="2018-12-12T09:19:00Z">
        <w:r>
          <w:rPr>
            <w:rFonts w:ascii="Courier New" w:hAnsi="Courier New" w:cs="Courier New"/>
            <w:lang w:val="en-US" w:eastAsia="en-US"/>
          </w:rPr>
          <w:tab/>
        </w:r>
        <w:r w:rsidRPr="00A66B4F">
          <w:rPr>
            <w:rFonts w:ascii="Courier New" w:hAnsi="Courier New" w:cs="Courier New"/>
            <w:lang w:val="en-US" w:eastAsia="en-US"/>
          </w:rPr>
          <w:t>}</w:t>
        </w:r>
      </w:ins>
    </w:p>
    <w:p w14:paraId="13E0D44F" w14:textId="15027636" w:rsidR="00CC1495" w:rsidRPr="002C582F" w:rsidRDefault="00CC1495" w:rsidP="00CC1495">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3964" w:author="TARELA DUQUE Nicole" w:date="2018-12-10T09:18:00Z"/>
          <w:rFonts w:ascii="Courier New" w:hAnsi="Courier New" w:cs="Courier New"/>
          <w:lang w:val="en-US" w:eastAsia="en-US"/>
        </w:rPr>
      </w:pPr>
      <w:ins w:id="3965" w:author="TARELA DUQUE Nicole" w:date="2018-12-10T09:31:00Z">
        <w:r w:rsidRPr="00CC1495">
          <w:rPr>
            <w:rFonts w:ascii="Courier New" w:hAnsi="Courier New" w:cs="Courier New"/>
            <w:lang w:val="en-US" w:eastAsia="en-US"/>
          </w:rPr>
          <w:t>}</w:t>
        </w:r>
      </w:ins>
    </w:p>
    <w:p w14:paraId="223088A4" w14:textId="77777777" w:rsidR="00546C3C" w:rsidRPr="002C582F" w:rsidRDefault="00546C3C" w:rsidP="00546C3C">
      <w:pPr>
        <w:rPr>
          <w:ins w:id="3966" w:author="TARELA DUQUE Nicole" w:date="2018-12-10T09:18:00Z"/>
          <w:lang w:val="en-US"/>
        </w:rPr>
      </w:pPr>
    </w:p>
    <w:p w14:paraId="6DD0E545" w14:textId="77777777" w:rsidR="00E4390F" w:rsidRPr="00E4390F" w:rsidRDefault="00E4390F" w:rsidP="00E4390F">
      <w:pPr>
        <w:rPr>
          <w:ins w:id="3967" w:author="TARELA DUQUE Nicole" w:date="2018-12-10T08:46:00Z"/>
          <w:lang w:val="fr-FR"/>
        </w:rPr>
      </w:pPr>
    </w:p>
    <w:p w14:paraId="09756B22" w14:textId="03B5367F" w:rsidR="00A73FEE" w:rsidRDefault="004F3B16" w:rsidP="004B332A">
      <w:pPr>
        <w:rPr>
          <w:ins w:id="3968" w:author="TARELA DUQUE Nicole" w:date="2018-12-10T09:52:00Z"/>
          <w:lang w:val="en-US"/>
        </w:rPr>
      </w:pPr>
      <w:ins w:id="3969" w:author="TARELA DUQUE Nicole" w:date="2018-12-10T09:45:00Z">
        <w:r>
          <w:rPr>
            <w:lang w:val="en-US"/>
          </w:rPr>
          <w:t xml:space="preserve">Se puede observer la manera en la que se utilizan las anotaciones </w:t>
        </w:r>
        <w:r w:rsidRPr="004F3B16">
          <w:rPr>
            <w:i/>
            <w:lang w:val="en-US"/>
          </w:rPr>
          <w:t>@Entity</w:t>
        </w:r>
        <w:r>
          <w:rPr>
            <w:lang w:val="en-US"/>
          </w:rPr>
          <w:t xml:space="preserve">, </w:t>
        </w:r>
        <w:r w:rsidRPr="004F3B16">
          <w:rPr>
            <w:i/>
            <w:lang w:val="en-US"/>
          </w:rPr>
          <w:t>@Table</w:t>
        </w:r>
        <w:r>
          <w:rPr>
            <w:lang w:val="en-US"/>
          </w:rPr>
          <w:t xml:space="preserve"> (indicando el no</w:t>
        </w:r>
      </w:ins>
      <w:ins w:id="3970" w:author="TARELA DUQUE Nicole" w:date="2018-12-10T09:46:00Z">
        <w:r>
          <w:rPr>
            <w:lang w:val="en-US"/>
          </w:rPr>
          <w:t>m</w:t>
        </w:r>
      </w:ins>
      <w:ins w:id="3971" w:author="TARELA DUQUE Nicole" w:date="2018-12-10T09:45:00Z">
        <w:r>
          <w:rPr>
            <w:lang w:val="en-US"/>
          </w:rPr>
          <w:t xml:space="preserve">bre de la </w:t>
        </w:r>
      </w:ins>
      <w:ins w:id="3972" w:author="TARELA DUQUE Nicole" w:date="2018-12-10T09:46:00Z">
        <w:r w:rsidR="00382D39">
          <w:rPr>
            <w:lang w:val="en-US"/>
          </w:rPr>
          <w:t>tabla</w:t>
        </w:r>
      </w:ins>
      <w:ins w:id="3973" w:author="TARELA DUQUE Nicole" w:date="2018-12-10T09:45:00Z">
        <w:r>
          <w:rPr>
            <w:lang w:val="en-US"/>
          </w:rPr>
          <w:t xml:space="preserve"> </w:t>
        </w:r>
      </w:ins>
      <w:ins w:id="3974" w:author="TARELA DUQUE Nicole" w:date="2018-12-10T09:46:00Z">
        <w:r>
          <w:rPr>
            <w:lang w:val="en-US"/>
          </w:rPr>
          <w:t xml:space="preserve">en la base de datos), </w:t>
        </w:r>
        <w:r w:rsidRPr="004F3B16">
          <w:rPr>
            <w:i/>
            <w:lang w:val="en-US"/>
          </w:rPr>
          <w:t>@Id</w:t>
        </w:r>
        <w:r w:rsidR="00E93C33">
          <w:rPr>
            <w:lang w:val="en-US"/>
          </w:rPr>
          <w:t>,</w:t>
        </w:r>
        <w:r>
          <w:rPr>
            <w:lang w:val="en-US"/>
          </w:rPr>
          <w:t xml:space="preserve"> </w:t>
        </w:r>
        <w:r w:rsidRPr="004F3B16">
          <w:rPr>
            <w:i/>
            <w:lang w:val="en-US"/>
          </w:rPr>
          <w:t>@ManytoOne</w:t>
        </w:r>
      </w:ins>
      <w:ins w:id="3975" w:author="TARELA DUQUE Nicole" w:date="2018-12-10T12:39:00Z">
        <w:r w:rsidR="00E93C33">
          <w:rPr>
            <w:i/>
            <w:lang w:val="en-US"/>
          </w:rPr>
          <w:t xml:space="preserve"> </w:t>
        </w:r>
        <w:r w:rsidR="00E93C33">
          <w:rPr>
            <w:lang w:val="en-US"/>
          </w:rPr>
          <w:t xml:space="preserve">y </w:t>
        </w:r>
        <w:r w:rsidR="00E93C33" w:rsidRPr="00E93C33">
          <w:rPr>
            <w:i/>
            <w:lang w:val="en-US"/>
          </w:rPr>
          <w:t>@Basic(fetch=FetchType.LAZY)</w:t>
        </w:r>
      </w:ins>
      <w:ins w:id="3976" w:author="TARELA DUQUE Nicole" w:date="2018-12-10T09:46:00Z">
        <w:r>
          <w:rPr>
            <w:lang w:val="en-US"/>
          </w:rPr>
          <w:t>.</w:t>
        </w:r>
      </w:ins>
      <w:ins w:id="3977" w:author="TARELA DUQUE Nicole" w:date="2018-12-10T09:48:00Z">
        <w:r>
          <w:rPr>
            <w:lang w:val="en-US"/>
          </w:rPr>
          <w:t xml:space="preserve"> Además, como en toda entidad de JPA, se ha </w:t>
        </w:r>
      </w:ins>
      <w:ins w:id="3978" w:author="TARELA DUQUE Nicole" w:date="2018-12-10T09:49:00Z">
        <w:r>
          <w:rPr>
            <w:lang w:val="en-US"/>
          </w:rPr>
          <w:t>declarado un contructor vacío del que hará uso el proveedor de persistencia. Tambi</w:t>
        </w:r>
      </w:ins>
      <w:ins w:id="3979" w:author="TARELA DUQUE Nicole" w:date="2018-12-10T09:50:00Z">
        <w:r>
          <w:rPr>
            <w:lang w:val="en-US"/>
          </w:rPr>
          <w:t>én, para uso del desarrollador, se ha declarado otro constructor no vacío.</w:t>
        </w:r>
      </w:ins>
      <w:ins w:id="3980" w:author="TARELA DUQUE Nicole" w:date="2018-12-10T09:51:00Z">
        <w:r>
          <w:rPr>
            <w:lang w:val="en-US"/>
          </w:rPr>
          <w:t xml:space="preserve"> Por ultimo, ha sido necesario declarar todos los métodos </w:t>
        </w:r>
      </w:ins>
      <w:ins w:id="3981" w:author="TARELA DUQUE Nicole" w:date="2018-12-10T12:02:00Z">
        <w:r w:rsidR="006F36D9">
          <w:rPr>
            <w:lang w:val="en-US"/>
          </w:rPr>
          <w:t>g</w:t>
        </w:r>
      </w:ins>
      <w:ins w:id="3982" w:author="TARELA DUQUE Nicole" w:date="2018-12-10T11:48:00Z">
        <w:r w:rsidR="008D1F99">
          <w:rPr>
            <w:i/>
            <w:lang w:val="en-US"/>
          </w:rPr>
          <w:t>etter</w:t>
        </w:r>
      </w:ins>
      <w:ins w:id="3983" w:author="TARELA DUQUE Nicole" w:date="2018-12-10T12:02:00Z">
        <w:r w:rsidR="006F36D9">
          <w:rPr>
            <w:i/>
            <w:lang w:val="en-US"/>
          </w:rPr>
          <w:t xml:space="preserve">s </w:t>
        </w:r>
      </w:ins>
      <w:ins w:id="3984" w:author="TARELA DUQUE Nicole" w:date="2018-12-10T09:51:00Z">
        <w:r>
          <w:rPr>
            <w:lang w:val="en-US"/>
          </w:rPr>
          <w:t xml:space="preserve">y </w:t>
        </w:r>
      </w:ins>
      <w:ins w:id="3985" w:author="TARELA DUQUE Nicole" w:date="2018-12-10T11:48:00Z">
        <w:r w:rsidR="006F36D9">
          <w:rPr>
            <w:i/>
            <w:lang w:val="en-US"/>
          </w:rPr>
          <w:t>s</w:t>
        </w:r>
        <w:r w:rsidR="008D1F99">
          <w:rPr>
            <w:i/>
            <w:lang w:val="en-US"/>
          </w:rPr>
          <w:t>etter</w:t>
        </w:r>
      </w:ins>
      <w:ins w:id="3986" w:author="TARELA DUQUE Nicole" w:date="2018-12-10T12:02:00Z">
        <w:r w:rsidR="006F36D9">
          <w:rPr>
            <w:i/>
            <w:lang w:val="en-US"/>
          </w:rPr>
          <w:t>s</w:t>
        </w:r>
      </w:ins>
      <w:ins w:id="3987" w:author="TARELA DUQUE Nicole" w:date="2018-12-10T09:51:00Z">
        <w:r>
          <w:rPr>
            <w:lang w:val="en-US"/>
          </w:rPr>
          <w:t>.</w:t>
        </w:r>
      </w:ins>
    </w:p>
    <w:p w14:paraId="6B0F4BDE" w14:textId="727F617E" w:rsidR="004F3B16" w:rsidRDefault="004F3B16" w:rsidP="004B332A">
      <w:pPr>
        <w:rPr>
          <w:ins w:id="3988" w:author="TARELA DUQUE Nicole" w:date="2018-12-10T09:52:00Z"/>
          <w:lang w:val="en-US"/>
        </w:rPr>
      </w:pPr>
    </w:p>
    <w:p w14:paraId="5233550E" w14:textId="2457DE8A" w:rsidR="004F3B16" w:rsidRPr="005306CD" w:rsidRDefault="004840A7" w:rsidP="004B332A">
      <w:pPr>
        <w:rPr>
          <w:ins w:id="3989" w:author="TARELA DUQUE Nicole" w:date="2018-12-10T11:40:00Z"/>
          <w:color w:val="FF0000"/>
          <w:lang w:val="en-US"/>
        </w:rPr>
      </w:pPr>
      <w:ins w:id="3990" w:author="TARELA DUQUE Nicole" w:date="2018-12-10T09:52:00Z">
        <w:r>
          <w:rPr>
            <w:lang w:val="en-US"/>
          </w:rPr>
          <w:t>D</w:t>
        </w:r>
        <w:r w:rsidR="004F3B16">
          <w:rPr>
            <w:lang w:val="en-US"/>
          </w:rPr>
          <w:t xml:space="preserve">e igual modo se procederá para la entidad </w:t>
        </w:r>
        <w:r w:rsidR="004F3B16">
          <w:rPr>
            <w:i/>
            <w:lang w:val="en-US"/>
          </w:rPr>
          <w:t>Department</w:t>
        </w:r>
      </w:ins>
      <w:ins w:id="3991" w:author="TARELA DUQUE Nicole" w:date="2018-12-12T09:39:00Z">
        <w:r w:rsidR="00382D39">
          <w:rPr>
            <w:i/>
            <w:lang w:val="en-US"/>
          </w:rPr>
          <w:t>,</w:t>
        </w:r>
      </w:ins>
      <w:ins w:id="3992" w:author="TARELA DUQUE Nicole" w:date="2018-12-10T11:39:00Z">
        <w:r w:rsidR="008D1F99">
          <w:rPr>
            <w:i/>
            <w:lang w:val="en-US"/>
          </w:rPr>
          <w:t xml:space="preserve"> </w:t>
        </w:r>
        <w:r w:rsidR="008D1F99">
          <w:rPr>
            <w:lang w:val="en-US"/>
          </w:rPr>
          <w:t>para la que se elegirán las columnas</w:t>
        </w:r>
      </w:ins>
      <w:ins w:id="3993" w:author="TARELA DUQUE Nicole" w:date="2018-12-10T09:52:00Z">
        <w:r w:rsidR="004F3B16">
          <w:rPr>
            <w:lang w:val="en-US"/>
          </w:rPr>
          <w:t>:</w:t>
        </w:r>
      </w:ins>
      <w:ins w:id="3994" w:author="TARELA DUQUE Nicole" w:date="2018-12-10T11:39:00Z">
        <w:r w:rsidR="008D1F99">
          <w:rPr>
            <w:lang w:val="en-US"/>
          </w:rPr>
          <w:t xml:space="preserve"> </w:t>
        </w:r>
      </w:ins>
      <w:ins w:id="3995" w:author="TARELA DUQUE Nicole" w:date="2018-12-10T11:41:00Z">
        <w:r w:rsidR="008D1F99">
          <w:rPr>
            <w:i/>
            <w:lang w:val="en-US"/>
          </w:rPr>
          <w:t xml:space="preserve">DEPARTMENT_ID </w:t>
        </w:r>
        <w:r w:rsidR="008D1F99">
          <w:rPr>
            <w:lang w:val="en-US"/>
          </w:rPr>
          <w:t>y</w:t>
        </w:r>
        <w:r w:rsidR="008D1F99">
          <w:rPr>
            <w:i/>
            <w:lang w:val="en-US"/>
          </w:rPr>
          <w:t xml:space="preserve"> DEPARTMENT_NAME.</w:t>
        </w:r>
      </w:ins>
      <w:ins w:id="3996" w:author="TARELA DUQUE Nicole" w:date="2018-12-11T16:56:00Z">
        <w:r w:rsidR="00401407">
          <w:rPr>
            <w:lang w:val="en-US"/>
          </w:rPr>
          <w:t xml:space="preserve"> Adem</w:t>
        </w:r>
      </w:ins>
      <w:ins w:id="3997" w:author="TARELA DUQUE Nicole" w:date="2018-12-11T16:57:00Z">
        <w:r w:rsidR="00401407">
          <w:rPr>
            <w:lang w:val="en-US"/>
          </w:rPr>
          <w:t xml:space="preserve">ás, se verá </w:t>
        </w:r>
      </w:ins>
      <w:ins w:id="3998" w:author="TARELA DUQUE Nicole" w:date="2018-12-12T09:39:00Z">
        <w:r w:rsidR="00382D39">
          <w:rPr>
            <w:lang w:val="en-US"/>
          </w:rPr>
          <w:t>que</w:t>
        </w:r>
      </w:ins>
      <w:ins w:id="3999" w:author="TARELA DUQUE Nicole" w:date="2018-12-11T16:57:00Z">
        <w:r w:rsidR="00401407">
          <w:rPr>
            <w:lang w:val="en-US"/>
          </w:rPr>
          <w:t xml:space="preserve"> no es necesario el uso de la anotaci</w:t>
        </w:r>
      </w:ins>
      <w:ins w:id="4000" w:author="TARELA DUQUE Nicole" w:date="2018-12-11T16:58:00Z">
        <w:r w:rsidR="00401407">
          <w:rPr>
            <w:lang w:val="en-US"/>
          </w:rPr>
          <w:t xml:space="preserve">ón </w:t>
        </w:r>
        <w:r w:rsidR="00401407">
          <w:rPr>
            <w:i/>
            <w:lang w:val="en-US"/>
          </w:rPr>
          <w:t xml:space="preserve">@Column </w:t>
        </w:r>
        <w:r w:rsidR="00401407">
          <w:rPr>
            <w:lang w:val="en-US"/>
          </w:rPr>
          <w:t>si se nombra al atributo igual que la columna a la que hace referencia. Se usarán los nombres dados en los campos (en lugar de en las propiedades, es decir, los m</w:t>
        </w:r>
      </w:ins>
      <w:ins w:id="4001" w:author="TARELA DUQUE Nicole" w:date="2018-12-11T16:59:00Z">
        <w:r w:rsidR="00401407">
          <w:rPr>
            <w:lang w:val="en-US"/>
          </w:rPr>
          <w:t xml:space="preserve">étodos </w:t>
        </w:r>
        <w:r w:rsidR="00401407" w:rsidRPr="00382D39">
          <w:rPr>
            <w:i/>
            <w:lang w:val="en-US"/>
          </w:rPr>
          <w:t>getter</w:t>
        </w:r>
        <w:r w:rsidR="00401407">
          <w:rPr>
            <w:lang w:val="en-US"/>
          </w:rPr>
          <w:t xml:space="preserve">), para ello se empleará la anotaicón </w:t>
        </w:r>
        <w:r w:rsidR="00401407" w:rsidRPr="00382D39">
          <w:rPr>
            <w:i/>
            <w:lang w:val="en-US"/>
          </w:rPr>
          <w:t>@Access(AccessType.FIELD)</w:t>
        </w:r>
        <w:r w:rsidR="00401407">
          <w:rPr>
            <w:lang w:val="en-US"/>
          </w:rPr>
          <w:t>.</w:t>
        </w:r>
      </w:ins>
      <w:ins w:id="4002" w:author="TARELA DUQUE Nicole" w:date="2018-12-12T08:07:00Z">
        <w:r w:rsidR="005306CD">
          <w:rPr>
            <w:lang w:val="en-US"/>
          </w:rPr>
          <w:t xml:space="preserve"> Sin embargo, para poner en práctica el acceso mixto, al nombre del departamento, si su </w:t>
        </w:r>
      </w:ins>
      <w:ins w:id="4003" w:author="TARELA DUQUE Nicole" w:date="2018-12-12T08:09:00Z">
        <w:r w:rsidR="005306CD">
          <w:rPr>
            <w:lang w:val="en-US"/>
          </w:rPr>
          <w:t>longitud</w:t>
        </w:r>
      </w:ins>
      <w:ins w:id="4004" w:author="TARELA DUQUE Nicole" w:date="2018-12-12T08:07:00Z">
        <w:r w:rsidR="005306CD">
          <w:rPr>
            <w:lang w:val="en-US"/>
          </w:rPr>
          <w:t xml:space="preserve"> </w:t>
        </w:r>
      </w:ins>
      <w:ins w:id="4005" w:author="TARELA DUQUE Nicole" w:date="2018-12-12T08:09:00Z">
        <w:r w:rsidR="005306CD">
          <w:rPr>
            <w:lang w:val="en-US"/>
          </w:rPr>
          <w:t>es menor de 10 c</w:t>
        </w:r>
        <w:r w:rsidR="00382D39">
          <w:rPr>
            <w:lang w:val="en-US"/>
          </w:rPr>
          <w:t xml:space="preserve">aracteres, se le añadirá “dep. </w:t>
        </w:r>
      </w:ins>
      <w:ins w:id="4006" w:author="TARELA DUQUE Nicole" w:date="2018-12-12T09:41:00Z">
        <w:r w:rsidR="00382D39">
          <w:rPr>
            <w:lang w:val="en-US"/>
          </w:rPr>
          <w:t>”</w:t>
        </w:r>
      </w:ins>
      <w:ins w:id="4007" w:author="TARELA DUQUE Nicole" w:date="2018-12-12T08:09:00Z">
        <w:r w:rsidR="005306CD">
          <w:rPr>
            <w:lang w:val="en-US"/>
          </w:rPr>
          <w:t xml:space="preserve"> al principio y si no</w:t>
        </w:r>
      </w:ins>
      <w:ins w:id="4008" w:author="TARELA DUQUE Nicole" w:date="2018-12-12T09:41:00Z">
        <w:r w:rsidR="00382D39">
          <w:rPr>
            <w:lang w:val="en-US"/>
          </w:rPr>
          <w:t>,</w:t>
        </w:r>
      </w:ins>
      <w:ins w:id="4009" w:author="TARELA DUQUE Nicole" w:date="2018-12-12T08:09:00Z">
        <w:r w:rsidR="005306CD">
          <w:rPr>
            <w:lang w:val="en-US"/>
          </w:rPr>
          <w:t xml:space="preserve"> se quedará con el nombre original. Esto se hará mediante el uso de las anotaciones </w:t>
        </w:r>
      </w:ins>
      <w:ins w:id="4010" w:author="TARELA DUQUE Nicole" w:date="2018-12-12T08:10:00Z">
        <w:r w:rsidR="005306CD" w:rsidRPr="005306CD">
          <w:rPr>
            <w:i/>
            <w:lang w:val="en-US"/>
          </w:rPr>
          <w:t>@Access(AccessType.PROPERTY)</w:t>
        </w:r>
        <w:r w:rsidR="005306CD">
          <w:rPr>
            <w:i/>
            <w:lang w:val="en-US"/>
          </w:rPr>
          <w:t xml:space="preserve"> </w:t>
        </w:r>
        <w:r w:rsidR="005306CD">
          <w:rPr>
            <w:lang w:val="en-US"/>
          </w:rPr>
          <w:t xml:space="preserve">junto con la de </w:t>
        </w:r>
        <w:r w:rsidR="005306CD" w:rsidRPr="005306CD">
          <w:rPr>
            <w:i/>
            <w:lang w:val="en-US"/>
          </w:rPr>
          <w:t>@</w:t>
        </w:r>
        <w:r w:rsidR="005306CD">
          <w:rPr>
            <w:i/>
            <w:lang w:val="en-US"/>
          </w:rPr>
          <w:t>Column,</w:t>
        </w:r>
        <w:r w:rsidR="005306CD">
          <w:rPr>
            <w:lang w:val="en-US"/>
          </w:rPr>
          <w:t xml:space="preserve"> y la de </w:t>
        </w:r>
      </w:ins>
      <w:ins w:id="4011" w:author="TARELA DUQUE Nicole" w:date="2018-12-12T08:11:00Z">
        <w:r w:rsidR="005306CD">
          <w:rPr>
            <w:i/>
            <w:lang w:val="en-US"/>
          </w:rPr>
          <w:t>@Transient</w:t>
        </w:r>
        <w:r w:rsidR="005306CD">
          <w:rPr>
            <w:lang w:val="en-US"/>
          </w:rPr>
          <w:t>.</w:t>
        </w:r>
      </w:ins>
    </w:p>
    <w:p w14:paraId="3981750E" w14:textId="14746956" w:rsidR="008D1F99" w:rsidRPr="008D1F99" w:rsidRDefault="008D1F99" w:rsidP="004B332A">
      <w:pPr>
        <w:rPr>
          <w:ins w:id="4012" w:author="TARELA DUQUE Nicole" w:date="2018-12-10T09:52:00Z"/>
          <w:color w:val="FF0000"/>
        </w:rPr>
      </w:pPr>
    </w:p>
    <w:p w14:paraId="48809D9A" w14:textId="50F9CEF9" w:rsidR="008D1F99" w:rsidRDefault="008D1F99" w:rsidP="004B332A">
      <w:pPr>
        <w:rPr>
          <w:ins w:id="4013" w:author="TARELA DUQUE Nicole" w:date="2018-12-10T11:41:00Z"/>
          <w:lang w:val="en-US"/>
        </w:rPr>
      </w:pPr>
      <w:ins w:id="4014" w:author="TARELA DUQUE Nicole" w:date="2018-12-10T11:40:00Z">
        <w:r>
          <w:rPr>
            <w:noProof/>
            <w:lang w:eastAsia="es-ES"/>
          </w:rPr>
          <w:drawing>
            <wp:anchor distT="0" distB="0" distL="114300" distR="114300" simplePos="0" relativeHeight="251758592" behindDoc="0" locked="0" layoutInCell="1" allowOverlap="1" wp14:anchorId="3EA01879" wp14:editId="3AE58E7A">
              <wp:simplePos x="0" y="0"/>
              <wp:positionH relativeFrom="margin">
                <wp:align>center</wp:align>
              </wp:positionH>
              <wp:positionV relativeFrom="paragraph">
                <wp:posOffset>27305</wp:posOffset>
              </wp:positionV>
              <wp:extent cx="1628775" cy="8191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28775" cy="819150"/>
                      </a:xfrm>
                      <a:prstGeom prst="rect">
                        <a:avLst/>
                      </a:prstGeom>
                    </pic:spPr>
                  </pic:pic>
                </a:graphicData>
              </a:graphic>
            </wp:anchor>
          </w:drawing>
        </w:r>
      </w:ins>
    </w:p>
    <w:p w14:paraId="5483868A" w14:textId="2FD41F63" w:rsidR="008D1F99" w:rsidRDefault="008D1F99" w:rsidP="004B332A">
      <w:pPr>
        <w:rPr>
          <w:ins w:id="4015" w:author="TARELA DUQUE Nicole" w:date="2018-12-10T11:41:00Z"/>
          <w:lang w:val="en-US"/>
        </w:rPr>
      </w:pPr>
    </w:p>
    <w:p w14:paraId="77C4E7C9" w14:textId="27B308BE" w:rsidR="008D1F99" w:rsidRDefault="008D1F99" w:rsidP="004B332A">
      <w:pPr>
        <w:rPr>
          <w:ins w:id="4016" w:author="TARELA DUQUE Nicole" w:date="2018-12-10T11:41:00Z"/>
          <w:lang w:val="en-US"/>
        </w:rPr>
      </w:pPr>
    </w:p>
    <w:p w14:paraId="42E4652A" w14:textId="729ACB47" w:rsidR="004F3B16" w:rsidRDefault="004F3B16" w:rsidP="0007644F">
      <w:pPr>
        <w:ind w:left="0"/>
        <w:rPr>
          <w:ins w:id="4017" w:author="TARELA DUQUE Nicole" w:date="2018-12-10T11:41:00Z"/>
          <w:lang w:val="en-US"/>
        </w:rPr>
      </w:pPr>
    </w:p>
    <w:p w14:paraId="37756159" w14:textId="77777777" w:rsidR="0007644F" w:rsidRDefault="0007644F" w:rsidP="0007644F">
      <w:pPr>
        <w:ind w:left="0"/>
        <w:rPr>
          <w:ins w:id="4018" w:author="TARELA DUQUE Nicole" w:date="2018-12-10T12:48:00Z"/>
          <w:lang w:val="en-US"/>
        </w:rPr>
      </w:pPr>
    </w:p>
    <w:p w14:paraId="213568BF" w14:textId="16454F19" w:rsidR="004D7007" w:rsidRDefault="004D7007" w:rsidP="004B332A">
      <w:pPr>
        <w:rPr>
          <w:ins w:id="4019" w:author="TARELA DUQUE Nicole" w:date="2018-12-12T09:41:00Z"/>
          <w:lang w:val="en-US"/>
        </w:rPr>
      </w:pPr>
    </w:p>
    <w:p w14:paraId="7BF82DCC" w14:textId="61B7ADD6" w:rsidR="00382D39" w:rsidRDefault="00382D39" w:rsidP="004B332A">
      <w:pPr>
        <w:rPr>
          <w:ins w:id="4020" w:author="TARELA DUQUE Nicole" w:date="2018-12-12T09:41:00Z"/>
          <w:lang w:val="en-US"/>
        </w:rPr>
      </w:pPr>
    </w:p>
    <w:p w14:paraId="5E94D2BE" w14:textId="77777777" w:rsidR="00382D39" w:rsidRPr="004F3B16" w:rsidRDefault="00382D39" w:rsidP="004B332A">
      <w:pPr>
        <w:rPr>
          <w:ins w:id="4021" w:author="TARELA DUQUE Nicole" w:date="2018-12-10T09:50:00Z"/>
          <w:lang w:val="en-US"/>
        </w:rPr>
      </w:pPr>
    </w:p>
    <w:p w14:paraId="2A288CA4" w14:textId="43EF49E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22" w:author="TARELA DUQUE Nicole" w:date="2018-12-10T09:54:00Z"/>
          <w:rFonts w:ascii="Courier New" w:hAnsi="Courier New" w:cs="Courier New"/>
          <w:lang w:eastAsia="en-US"/>
        </w:rPr>
      </w:pPr>
      <w:ins w:id="4023" w:author="TARELA DUQUE Nicole" w:date="2018-12-10T09:54:00Z">
        <w:r w:rsidRPr="004C7571">
          <w:rPr>
            <w:rFonts w:ascii="Courier New" w:hAnsi="Courier New" w:cs="Courier New"/>
            <w:b/>
            <w:bCs/>
            <w:color w:val="7F0055"/>
            <w:szCs w:val="18"/>
            <w:lang w:eastAsia="en-US"/>
          </w:rPr>
          <w:t>package</w:t>
        </w:r>
        <w:r w:rsidRPr="004C7571">
          <w:rPr>
            <w:rFonts w:ascii="Courier New" w:hAnsi="Courier New" w:cs="Courier New"/>
            <w:lang w:eastAsia="en-US"/>
          </w:rPr>
          <w:t xml:space="preserve"> com.sopra.tutorialchapter3.entity;</w:t>
        </w:r>
      </w:ins>
    </w:p>
    <w:p w14:paraId="70A82FF0" w14:textId="0E7893E3" w:rsid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24" w:author="TARELA DUQUE Nicole" w:date="2018-12-10T11:52:00Z"/>
          <w:rFonts w:ascii="Courier New" w:hAnsi="Courier New" w:cs="Courier New"/>
          <w:lang w:eastAsia="en-US"/>
        </w:rPr>
      </w:pPr>
    </w:p>
    <w:p w14:paraId="42CE2383" w14:textId="197AB50D" w:rsidR="00AE20F1" w:rsidRPr="004C7571" w:rsidRDefault="00AE20F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25" w:author="TARELA DUQUE Nicole" w:date="2018-12-10T09:54:00Z"/>
          <w:rFonts w:ascii="Courier New" w:hAnsi="Courier New" w:cs="Courier New"/>
          <w:lang w:eastAsia="en-US"/>
        </w:rPr>
      </w:pPr>
      <w:ins w:id="4026" w:author="TARELA DUQUE Nicole" w:date="2018-12-10T11:52:00Z">
        <w:r w:rsidRPr="00AE20F1">
          <w:rPr>
            <w:rFonts w:ascii="Courier New" w:hAnsi="Courier New" w:cs="Courier New"/>
            <w:b/>
            <w:bCs/>
            <w:color w:val="7F0055"/>
            <w:szCs w:val="18"/>
            <w:lang w:eastAsia="en-US"/>
          </w:rPr>
          <w:t>import</w:t>
        </w:r>
        <w:r w:rsidRPr="00AE20F1">
          <w:rPr>
            <w:rFonts w:ascii="Courier New" w:hAnsi="Courier New" w:cs="Courier New"/>
            <w:lang w:eastAsia="en-US"/>
          </w:rPr>
          <w:t xml:space="preserve"> java.io.Serializable;</w:t>
        </w:r>
      </w:ins>
    </w:p>
    <w:p w14:paraId="707A8E35" w14:textId="268E525B" w:rsid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27" w:author="TARELA DUQUE Nicole" w:date="2018-12-12T08:14:00Z"/>
          <w:rFonts w:ascii="Courier New" w:hAnsi="Courier New" w:cs="Courier New"/>
          <w:lang w:eastAsia="en-US"/>
        </w:rPr>
      </w:pPr>
      <w:ins w:id="4028"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java.util.List;</w:t>
        </w:r>
      </w:ins>
    </w:p>
    <w:p w14:paraId="2B975677" w14:textId="77777777" w:rsidR="0007644F" w:rsidRPr="0007644F" w:rsidRDefault="0007644F"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29" w:author="TARELA DUQUE Nicole" w:date="2018-12-12T08:14:00Z"/>
          <w:rFonts w:ascii="Courier New" w:hAnsi="Courier New" w:cs="Courier New"/>
          <w:lang w:eastAsia="en-US"/>
        </w:rPr>
      </w:pPr>
      <w:ins w:id="4030" w:author="TARELA DUQUE Nicole" w:date="2018-12-12T08:1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javax.persistence.Access;</w:t>
        </w:r>
      </w:ins>
    </w:p>
    <w:p w14:paraId="3CFA46AC" w14:textId="67DCD397" w:rsidR="0007644F" w:rsidRPr="004C7571" w:rsidRDefault="0007644F"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31" w:author="TARELA DUQUE Nicole" w:date="2018-12-10T09:54:00Z"/>
          <w:rFonts w:ascii="Courier New" w:hAnsi="Courier New" w:cs="Courier New"/>
          <w:lang w:eastAsia="en-US"/>
        </w:rPr>
      </w:pPr>
      <w:ins w:id="4032" w:author="TARELA DUQUE Nicole" w:date="2018-12-12T08:1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javax.persistence.AccessType;</w:t>
        </w:r>
      </w:ins>
    </w:p>
    <w:p w14:paraId="28AE7D91"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33" w:author="TARELA DUQUE Nicole" w:date="2018-12-10T09:54:00Z"/>
          <w:rFonts w:ascii="Courier New" w:hAnsi="Courier New" w:cs="Courier New"/>
          <w:lang w:eastAsia="en-US"/>
        </w:rPr>
      </w:pPr>
      <w:ins w:id="4034"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javax.persistence.Column;</w:t>
        </w:r>
      </w:ins>
    </w:p>
    <w:p w14:paraId="4913F652"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35" w:author="TARELA DUQUE Nicole" w:date="2018-12-10T09:54:00Z"/>
          <w:rFonts w:ascii="Courier New" w:hAnsi="Courier New" w:cs="Courier New"/>
          <w:lang w:eastAsia="en-US"/>
        </w:rPr>
      </w:pPr>
      <w:ins w:id="4036"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javax.persistence.Entity;</w:t>
        </w:r>
      </w:ins>
    </w:p>
    <w:p w14:paraId="1DDD8F0B"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37" w:author="TARELA DUQUE Nicole" w:date="2018-12-10T09:54:00Z"/>
          <w:rFonts w:ascii="Courier New" w:hAnsi="Courier New" w:cs="Courier New"/>
          <w:lang w:eastAsia="en-US"/>
        </w:rPr>
      </w:pPr>
      <w:ins w:id="4038"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javax.persistence.Id;</w:t>
        </w:r>
      </w:ins>
    </w:p>
    <w:p w14:paraId="57C55802"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39" w:author="TARELA DUQUE Nicole" w:date="2018-12-10T09:54:00Z"/>
          <w:rFonts w:ascii="Courier New" w:hAnsi="Courier New" w:cs="Courier New"/>
          <w:lang w:eastAsia="en-US"/>
        </w:rPr>
      </w:pPr>
      <w:ins w:id="4040"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javax.persistence.OneToMany;</w:t>
        </w:r>
      </w:ins>
    </w:p>
    <w:p w14:paraId="48CE3BB6" w14:textId="0B8A46BE" w:rsid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1" w:author="TARELA DUQUE Nicole" w:date="2018-12-12T08:14:00Z"/>
          <w:rFonts w:ascii="Courier New" w:hAnsi="Courier New" w:cs="Courier New"/>
          <w:lang w:eastAsia="en-US"/>
        </w:rPr>
      </w:pPr>
      <w:ins w:id="4042" w:author="TARELA DUQUE Nicole" w:date="2018-12-10T09:5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javax.persistence.Table;</w:t>
        </w:r>
      </w:ins>
    </w:p>
    <w:p w14:paraId="52C89422" w14:textId="43A95367" w:rsidR="0007644F" w:rsidRPr="004C7571" w:rsidRDefault="0007644F"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3" w:author="TARELA DUQUE Nicole" w:date="2018-12-10T09:54:00Z"/>
          <w:rFonts w:ascii="Courier New" w:hAnsi="Courier New" w:cs="Courier New"/>
          <w:lang w:eastAsia="en-US"/>
        </w:rPr>
      </w:pPr>
      <w:ins w:id="4044" w:author="TARELA DUQUE Nicole" w:date="2018-12-12T08:1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javax.persistence.Transient;</w:t>
        </w:r>
      </w:ins>
    </w:p>
    <w:p w14:paraId="2AD5A00B" w14:textId="3AEF249C" w:rsid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5" w:author="TARELA DUQUE Nicole" w:date="2018-12-12T08:14:00Z"/>
          <w:rFonts w:ascii="Courier New" w:hAnsi="Courier New" w:cs="Courier New"/>
          <w:lang w:eastAsia="en-US"/>
        </w:rPr>
      </w:pPr>
    </w:p>
    <w:p w14:paraId="035C3A36" w14:textId="35CAA549" w:rsidR="0007644F" w:rsidRDefault="0007644F"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6" w:author="TARELA DUQUE Nicole" w:date="2018-12-12T08:14:00Z"/>
          <w:rFonts w:ascii="Courier New" w:hAnsi="Courier New" w:cs="Courier New"/>
          <w:lang w:eastAsia="en-US"/>
        </w:rPr>
      </w:pPr>
    </w:p>
    <w:p w14:paraId="60698130" w14:textId="71DD1E30"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7" w:author="TARELA DUQUE Nicole" w:date="2018-12-10T09:54:00Z"/>
          <w:rFonts w:ascii="Courier New" w:hAnsi="Courier New" w:cs="Courier New"/>
          <w:color w:val="646464"/>
          <w:lang w:val="en-US" w:eastAsia="en-US"/>
        </w:rPr>
      </w:pPr>
      <w:ins w:id="4048" w:author="TARELA DUQUE Nicole" w:date="2018-12-10T09:54:00Z">
        <w:r w:rsidRPr="004C7571">
          <w:rPr>
            <w:rFonts w:ascii="Courier New" w:hAnsi="Courier New" w:cs="Courier New"/>
            <w:color w:val="646464"/>
            <w:lang w:val="en-US" w:eastAsia="en-US"/>
          </w:rPr>
          <w:t>@Entity</w:t>
        </w:r>
      </w:ins>
    </w:p>
    <w:p w14:paraId="4A8DFB4F" w14:textId="3CD14173" w:rsid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49" w:author="TARELA DUQUE Nicole" w:date="2018-12-12T08:15:00Z"/>
          <w:rFonts w:ascii="Courier New" w:hAnsi="Courier New" w:cs="Courier New"/>
          <w:lang w:eastAsia="en-US"/>
        </w:rPr>
      </w:pPr>
      <w:ins w:id="4050" w:author="TARELA DUQUE Nicole" w:date="2018-12-10T09:54:00Z">
        <w:r w:rsidRPr="004C7571">
          <w:rPr>
            <w:rFonts w:ascii="Courier New" w:hAnsi="Courier New" w:cs="Courier New"/>
            <w:color w:val="646464"/>
            <w:lang w:val="en-US" w:eastAsia="en-US"/>
          </w:rPr>
          <w:t>@Table</w:t>
        </w:r>
        <w:r w:rsidRPr="004C7571">
          <w:rPr>
            <w:rFonts w:ascii="Courier New" w:hAnsi="Courier New" w:cs="Courier New"/>
            <w:lang w:eastAsia="en-US"/>
          </w:rPr>
          <w:t>(name=</w:t>
        </w:r>
        <w:r w:rsidRPr="004C7571">
          <w:rPr>
            <w:rFonts w:ascii="Courier New" w:hAnsi="Courier New" w:cs="Courier New"/>
            <w:color w:val="2A00FF"/>
            <w:szCs w:val="18"/>
            <w:lang w:eastAsia="en-US"/>
          </w:rPr>
          <w:t>"Departments"</w:t>
        </w:r>
        <w:r w:rsidRPr="004C7571">
          <w:rPr>
            <w:rFonts w:ascii="Courier New" w:hAnsi="Courier New" w:cs="Courier New"/>
            <w:lang w:eastAsia="en-US"/>
          </w:rPr>
          <w:t>)</w:t>
        </w:r>
      </w:ins>
    </w:p>
    <w:p w14:paraId="42C8B23E" w14:textId="1EAAC528" w:rsidR="0007644F" w:rsidRPr="004C7571" w:rsidRDefault="0007644F"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51" w:author="TARELA DUQUE Nicole" w:date="2018-12-10T09:54:00Z"/>
          <w:rFonts w:ascii="Courier New" w:hAnsi="Courier New" w:cs="Courier New"/>
          <w:lang w:eastAsia="en-US"/>
        </w:rPr>
      </w:pPr>
      <w:ins w:id="4052" w:author="TARELA DUQUE Nicole" w:date="2018-12-12T08:15:00Z">
        <w:r w:rsidRPr="0007644F">
          <w:rPr>
            <w:rFonts w:ascii="Courier New" w:hAnsi="Courier New" w:cs="Courier New"/>
            <w:color w:val="646464"/>
            <w:lang w:val="en-US" w:eastAsia="en-US"/>
          </w:rPr>
          <w:t>@Access</w:t>
        </w:r>
        <w:r w:rsidRPr="0007644F">
          <w:rPr>
            <w:rFonts w:ascii="Courier New" w:hAnsi="Courier New" w:cs="Courier New"/>
            <w:lang w:eastAsia="en-US"/>
          </w:rPr>
          <w:t>(AccessType.</w:t>
        </w:r>
        <w:r w:rsidRPr="0007644F">
          <w:rPr>
            <w:rFonts w:ascii="Courier New" w:hAnsi="Courier New" w:cs="Courier New"/>
            <w:b/>
            <w:bCs/>
            <w:i/>
            <w:iCs/>
            <w:color w:val="0000C0"/>
            <w:szCs w:val="18"/>
            <w:lang w:eastAsia="en-US"/>
          </w:rPr>
          <w:t>FIELD</w:t>
        </w:r>
        <w:r w:rsidRPr="0007644F">
          <w:rPr>
            <w:rFonts w:ascii="Courier New" w:hAnsi="Courier New" w:cs="Courier New"/>
            <w:lang w:eastAsia="en-US"/>
          </w:rPr>
          <w:t>)</w:t>
        </w:r>
      </w:ins>
    </w:p>
    <w:p w14:paraId="43EEDC9E" w14:textId="310BE848"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53" w:author="TARELA DUQUE Nicole" w:date="2018-12-10T09:54:00Z"/>
          <w:rFonts w:ascii="Courier New" w:hAnsi="Courier New" w:cs="Courier New"/>
          <w:lang w:eastAsia="en-US"/>
        </w:rPr>
      </w:pPr>
      <w:ins w:id="4054" w:author="TARELA DUQUE Nicole" w:date="2018-12-10T09:54:00Z">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class</w:t>
        </w:r>
        <w:r w:rsidRPr="004C7571">
          <w:rPr>
            <w:rFonts w:ascii="Courier New" w:hAnsi="Courier New" w:cs="Courier New"/>
            <w:lang w:eastAsia="en-US"/>
          </w:rPr>
          <w:t xml:space="preserve"> Department </w:t>
        </w:r>
      </w:ins>
      <w:ins w:id="4055" w:author="TARELA DUQUE Nicole" w:date="2018-12-10T11:51:00Z">
        <w:r w:rsidR="00AE20F1" w:rsidRPr="00AE20F1">
          <w:rPr>
            <w:rFonts w:ascii="Courier New" w:hAnsi="Courier New" w:cs="Courier New"/>
            <w:b/>
            <w:bCs/>
            <w:color w:val="7F0055"/>
            <w:szCs w:val="18"/>
            <w:lang w:eastAsia="en-US"/>
          </w:rPr>
          <w:t>implements</w:t>
        </w:r>
        <w:r w:rsidR="00AE20F1" w:rsidRPr="00AE20F1">
          <w:rPr>
            <w:rFonts w:ascii="Courier New" w:hAnsi="Courier New" w:cs="Courier New"/>
            <w:lang w:eastAsia="en-US"/>
          </w:rPr>
          <w:t xml:space="preserve"> Serializable</w:t>
        </w:r>
      </w:ins>
      <w:ins w:id="4056" w:author="TARELA DUQUE Nicole" w:date="2018-12-10T09:54:00Z">
        <w:r w:rsidRPr="004C7571">
          <w:rPr>
            <w:rFonts w:ascii="Courier New" w:hAnsi="Courier New" w:cs="Courier New"/>
            <w:lang w:eastAsia="en-US"/>
          </w:rPr>
          <w:t>{</w:t>
        </w:r>
      </w:ins>
    </w:p>
    <w:p w14:paraId="3D9267D9" w14:textId="1980B22C"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57" w:author="TARELA DUQUE Nicole" w:date="2018-12-10T09:54:00Z"/>
          <w:rFonts w:ascii="Courier New" w:hAnsi="Courier New" w:cs="Courier New"/>
          <w:color w:val="646464"/>
          <w:lang w:val="en-US" w:eastAsia="en-US"/>
        </w:rPr>
      </w:pPr>
      <w:ins w:id="4058" w:author="TARELA DUQUE Nicole" w:date="2018-12-10T09:54:00Z">
        <w:r>
          <w:rPr>
            <w:rFonts w:ascii="Courier New" w:hAnsi="Courier New" w:cs="Courier New"/>
            <w:lang w:eastAsia="en-US"/>
          </w:rPr>
          <w:tab/>
        </w:r>
        <w:r w:rsidR="004C7571" w:rsidRPr="004C7571">
          <w:rPr>
            <w:rFonts w:ascii="Courier New" w:hAnsi="Courier New" w:cs="Courier New"/>
            <w:color w:val="646464"/>
            <w:lang w:val="en-US" w:eastAsia="en-US"/>
          </w:rPr>
          <w:t>@Id</w:t>
        </w:r>
      </w:ins>
    </w:p>
    <w:p w14:paraId="7E993162" w14:textId="73E10F35"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59" w:author="TARELA DUQUE Nicole" w:date="2018-12-10T09:54:00Z"/>
          <w:rFonts w:ascii="Courier New" w:hAnsi="Courier New" w:cs="Courier New"/>
          <w:lang w:eastAsia="en-US"/>
        </w:rPr>
      </w:pPr>
      <w:ins w:id="4060"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private</w:t>
        </w:r>
        <w:r w:rsidR="004C7571" w:rsidRPr="004C7571">
          <w:rPr>
            <w:rFonts w:ascii="Courier New" w:hAnsi="Courier New" w:cs="Courier New"/>
            <w:lang w:eastAsia="en-US"/>
          </w:rPr>
          <w:t xml:space="preserve"> </w:t>
        </w:r>
        <w:r w:rsidR="004C7571" w:rsidRPr="004C7571">
          <w:rPr>
            <w:rFonts w:ascii="Courier New" w:hAnsi="Courier New" w:cs="Courier New"/>
            <w:b/>
            <w:bCs/>
            <w:color w:val="7F0055"/>
            <w:szCs w:val="18"/>
            <w:lang w:eastAsia="en-US"/>
          </w:rPr>
          <w:t>long</w:t>
        </w:r>
        <w:r w:rsidR="004C7571" w:rsidRPr="004C7571">
          <w:rPr>
            <w:rFonts w:ascii="Courier New" w:hAnsi="Courier New" w:cs="Courier New"/>
            <w:lang w:eastAsia="en-US"/>
          </w:rPr>
          <w:t xml:space="preserve"> </w:t>
        </w:r>
      </w:ins>
      <w:ins w:id="4061" w:author="TARELA DUQUE Nicole" w:date="2018-12-12T08:16:00Z">
        <w:r w:rsidR="0007644F" w:rsidRPr="0007644F">
          <w:rPr>
            <w:rFonts w:ascii="Courier New" w:hAnsi="Courier New" w:cs="Courier New"/>
            <w:color w:val="2A00FF"/>
            <w:szCs w:val="18"/>
            <w:lang w:eastAsia="en-US"/>
          </w:rPr>
          <w:t>department_</w:t>
        </w:r>
      </w:ins>
      <w:ins w:id="4062" w:author="TARELA DUQUE Nicole" w:date="2018-12-10T09:54:00Z">
        <w:r w:rsidR="004C7571" w:rsidRPr="004C7571">
          <w:rPr>
            <w:rFonts w:ascii="Courier New" w:hAnsi="Courier New" w:cs="Courier New"/>
            <w:color w:val="2A00FF"/>
            <w:szCs w:val="18"/>
            <w:lang w:eastAsia="en-US"/>
          </w:rPr>
          <w:t>id</w:t>
        </w:r>
        <w:r w:rsidR="004C7571" w:rsidRPr="004C7571">
          <w:rPr>
            <w:rFonts w:ascii="Courier New" w:hAnsi="Courier New" w:cs="Courier New"/>
            <w:lang w:eastAsia="en-US"/>
          </w:rPr>
          <w:t>;</w:t>
        </w:r>
      </w:ins>
    </w:p>
    <w:p w14:paraId="560884F8" w14:textId="4BAC0A04"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63" w:author="TARELA DUQUE Nicole" w:date="2018-12-10T09:54:00Z"/>
          <w:rFonts w:ascii="Courier New" w:hAnsi="Courier New" w:cs="Courier New"/>
          <w:lang w:eastAsia="en-US"/>
        </w:rPr>
      </w:pPr>
      <w:ins w:id="4064" w:author="TARELA DUQUE Nicole" w:date="2018-12-10T09:54:00Z">
        <w:r w:rsidRPr="004C7571">
          <w:rPr>
            <w:rFonts w:ascii="Courier New" w:hAnsi="Courier New" w:cs="Courier New"/>
            <w:lang w:eastAsia="en-US"/>
          </w:rPr>
          <w:tab/>
        </w:r>
        <w:r w:rsidRPr="004C7571">
          <w:rPr>
            <w:rFonts w:ascii="Courier New" w:hAnsi="Courier New" w:cs="Courier New"/>
            <w:color w:val="646464"/>
            <w:lang w:val="en-US" w:eastAsia="en-US"/>
          </w:rPr>
          <w:t>@</w:t>
        </w:r>
      </w:ins>
      <w:ins w:id="4065" w:author="TARELA DUQUE Nicole" w:date="2018-12-12T08:17:00Z">
        <w:r w:rsidR="0007644F">
          <w:rPr>
            <w:rFonts w:ascii="Courier New" w:hAnsi="Courier New" w:cs="Courier New"/>
            <w:color w:val="646464"/>
            <w:lang w:val="en-US" w:eastAsia="en-US"/>
          </w:rPr>
          <w:t>Transient</w:t>
        </w:r>
      </w:ins>
    </w:p>
    <w:p w14:paraId="1FE20E6A" w14:textId="39F90F61"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66" w:author="TARELA DUQUE Nicole" w:date="2018-12-10T09:54:00Z"/>
          <w:rFonts w:ascii="Courier New" w:hAnsi="Courier New" w:cs="Courier New"/>
          <w:lang w:eastAsia="en-US"/>
        </w:rPr>
      </w:pPr>
      <w:ins w:id="4067"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private</w:t>
        </w:r>
        <w:r w:rsidR="004C7571" w:rsidRPr="004C7571">
          <w:rPr>
            <w:rFonts w:ascii="Courier New" w:hAnsi="Courier New" w:cs="Courier New"/>
            <w:lang w:eastAsia="en-US"/>
          </w:rPr>
          <w:t xml:space="preserve"> String </w:t>
        </w:r>
        <w:r w:rsidR="0007644F">
          <w:rPr>
            <w:rFonts w:ascii="Courier New" w:hAnsi="Courier New" w:cs="Courier New"/>
            <w:color w:val="2A00FF"/>
            <w:szCs w:val="18"/>
            <w:lang w:eastAsia="en-US"/>
          </w:rPr>
          <w:t>department_n</w:t>
        </w:r>
        <w:r w:rsidR="004C7571" w:rsidRPr="004C7571">
          <w:rPr>
            <w:rFonts w:ascii="Courier New" w:hAnsi="Courier New" w:cs="Courier New"/>
            <w:color w:val="2A00FF"/>
            <w:szCs w:val="18"/>
            <w:lang w:eastAsia="en-US"/>
          </w:rPr>
          <w:t>ame</w:t>
        </w:r>
        <w:r w:rsidR="004C7571" w:rsidRPr="004C7571">
          <w:rPr>
            <w:rFonts w:ascii="Courier New" w:hAnsi="Courier New" w:cs="Courier New"/>
            <w:lang w:eastAsia="en-US"/>
          </w:rPr>
          <w:t>;</w:t>
        </w:r>
      </w:ins>
    </w:p>
    <w:p w14:paraId="3E4FB6B3" w14:textId="735064F3"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68" w:author="TARELA DUQUE Nicole" w:date="2018-12-10T09:54:00Z"/>
          <w:rFonts w:ascii="Courier New" w:hAnsi="Courier New" w:cs="Courier New"/>
          <w:lang w:eastAsia="en-US"/>
        </w:rPr>
      </w:pPr>
      <w:ins w:id="4069" w:author="TARELA DUQUE Nicole" w:date="2018-12-10T09:54:00Z">
        <w:r>
          <w:rPr>
            <w:rFonts w:ascii="Courier New" w:hAnsi="Courier New" w:cs="Courier New"/>
            <w:lang w:eastAsia="en-US"/>
          </w:rPr>
          <w:tab/>
        </w:r>
        <w:r w:rsidR="004C7571" w:rsidRPr="004C7571">
          <w:rPr>
            <w:rFonts w:ascii="Courier New" w:hAnsi="Courier New" w:cs="Courier New"/>
            <w:color w:val="646464"/>
            <w:lang w:val="en-US" w:eastAsia="en-US"/>
          </w:rPr>
          <w:t>@OneToMany</w:t>
        </w:r>
      </w:ins>
      <w:ins w:id="4070" w:author="TARELA DUQUE Nicole" w:date="2018-12-10T15:07:00Z">
        <w:r w:rsidR="00280361" w:rsidRPr="00280361">
          <w:rPr>
            <w:rFonts w:ascii="Courier New" w:hAnsi="Courier New" w:cs="Courier New"/>
            <w:lang w:val="en-US" w:eastAsia="en-US"/>
          </w:rPr>
          <w:t>(mappedBy=</w:t>
        </w:r>
        <w:r w:rsidR="00280361" w:rsidRPr="00280361">
          <w:rPr>
            <w:rFonts w:ascii="Courier New" w:hAnsi="Courier New" w:cs="Courier New"/>
            <w:color w:val="2A00FF"/>
            <w:szCs w:val="18"/>
            <w:lang w:eastAsia="en-US"/>
          </w:rPr>
          <w:t>"department"</w:t>
        </w:r>
        <w:r w:rsidR="00280361" w:rsidRPr="00280361">
          <w:rPr>
            <w:rFonts w:ascii="Courier New" w:hAnsi="Courier New" w:cs="Courier New"/>
            <w:lang w:val="en-US" w:eastAsia="en-US"/>
          </w:rPr>
          <w:t>)</w:t>
        </w:r>
      </w:ins>
    </w:p>
    <w:p w14:paraId="1320C1BA" w14:textId="30F0004C"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71" w:author="TARELA DUQUE Nicole" w:date="2018-12-10T09:54:00Z"/>
          <w:rFonts w:ascii="Courier New" w:hAnsi="Courier New" w:cs="Courier New"/>
          <w:lang w:eastAsia="en-US"/>
        </w:rPr>
      </w:pPr>
      <w:ins w:id="4072"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private</w:t>
        </w:r>
        <w:r w:rsidR="004C7571" w:rsidRPr="004C7571">
          <w:rPr>
            <w:rFonts w:ascii="Courier New" w:hAnsi="Courier New" w:cs="Courier New"/>
            <w:lang w:eastAsia="en-US"/>
          </w:rPr>
          <w:t xml:space="preserve"> List&lt;Employee&gt; </w:t>
        </w:r>
        <w:r w:rsidR="004C7571" w:rsidRPr="004C7571">
          <w:rPr>
            <w:rFonts w:ascii="Courier New" w:hAnsi="Courier New" w:cs="Courier New"/>
            <w:color w:val="2A00FF"/>
            <w:szCs w:val="18"/>
            <w:lang w:eastAsia="en-US"/>
          </w:rPr>
          <w:t>employee</w:t>
        </w:r>
        <w:r w:rsidR="004C7571" w:rsidRPr="004C7571">
          <w:rPr>
            <w:rFonts w:ascii="Courier New" w:hAnsi="Courier New" w:cs="Courier New"/>
            <w:lang w:eastAsia="en-US"/>
          </w:rPr>
          <w:t>;</w:t>
        </w:r>
      </w:ins>
    </w:p>
    <w:p w14:paraId="6AB4C819"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73" w:author="TARELA DUQUE Nicole" w:date="2018-12-10T09:54:00Z"/>
          <w:rFonts w:ascii="Courier New" w:hAnsi="Courier New" w:cs="Courier New"/>
          <w:lang w:eastAsia="en-US"/>
        </w:rPr>
      </w:pPr>
      <w:ins w:id="4074" w:author="TARELA DUQUE Nicole" w:date="2018-12-10T09:54:00Z">
        <w:r w:rsidRPr="004C7571">
          <w:rPr>
            <w:rFonts w:ascii="Courier New" w:hAnsi="Courier New" w:cs="Courier New"/>
            <w:lang w:eastAsia="en-US"/>
          </w:rPr>
          <w:tab/>
        </w:r>
        <w:r w:rsidRPr="004C7571">
          <w:rPr>
            <w:rFonts w:ascii="Courier New" w:hAnsi="Courier New" w:cs="Courier New"/>
            <w:lang w:eastAsia="en-US"/>
          </w:rPr>
          <w:tab/>
        </w:r>
      </w:ins>
    </w:p>
    <w:p w14:paraId="346D4485" w14:textId="1C0026FB"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75" w:author="TARELA DUQUE Nicole" w:date="2018-12-10T09:54:00Z"/>
          <w:rFonts w:ascii="Courier New" w:hAnsi="Courier New" w:cs="Courier New"/>
          <w:lang w:eastAsia="en-US"/>
        </w:rPr>
      </w:pPr>
      <w:ins w:id="4076"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Department() {</w:t>
        </w:r>
      </w:ins>
    </w:p>
    <w:p w14:paraId="5EEA6932" w14:textId="1EDAC4D2"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77" w:author="TARELA DUQUE Nicole" w:date="2018-12-10T09:54:00Z"/>
          <w:rFonts w:ascii="Courier New" w:hAnsi="Courier New" w:cs="Courier New"/>
          <w:lang w:eastAsia="en-US"/>
        </w:rPr>
      </w:pPr>
      <w:ins w:id="4078"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61D29CEC"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79" w:author="TARELA DUQUE Nicole" w:date="2018-12-10T09:54:00Z"/>
          <w:rFonts w:ascii="Courier New" w:hAnsi="Courier New" w:cs="Courier New"/>
          <w:lang w:eastAsia="en-US"/>
        </w:rPr>
      </w:pPr>
    </w:p>
    <w:p w14:paraId="6A345245" w14:textId="767378EF" w:rsidR="0007644F"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80" w:author="TARELA DUQUE Nicole" w:date="2018-12-12T08:21:00Z"/>
          <w:rFonts w:ascii="Courier New" w:hAnsi="Courier New" w:cs="Courier New"/>
          <w:lang w:eastAsia="en-US"/>
        </w:rPr>
      </w:pPr>
      <w:ins w:id="4081"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Department(</w:t>
        </w:r>
        <w:r w:rsidR="004C7571" w:rsidRPr="004C7571">
          <w:rPr>
            <w:rFonts w:ascii="Courier New" w:hAnsi="Courier New" w:cs="Courier New"/>
            <w:b/>
            <w:bCs/>
            <w:color w:val="7F0055"/>
            <w:szCs w:val="18"/>
            <w:lang w:eastAsia="en-US"/>
          </w:rPr>
          <w:t>long</w:t>
        </w:r>
        <w:r w:rsidR="004C7571" w:rsidRPr="004C7571">
          <w:rPr>
            <w:rFonts w:ascii="Courier New" w:hAnsi="Courier New" w:cs="Courier New"/>
            <w:lang w:eastAsia="en-US"/>
          </w:rPr>
          <w:t xml:space="preserve"> </w:t>
        </w:r>
      </w:ins>
      <w:ins w:id="4082" w:author="TARELA DUQUE Nicole" w:date="2018-12-12T08:18:00Z">
        <w:r w:rsidR="0007644F" w:rsidRPr="0007644F">
          <w:rPr>
            <w:rFonts w:ascii="Courier New" w:hAnsi="Courier New" w:cs="Courier New"/>
            <w:lang w:eastAsia="en-US"/>
          </w:rPr>
          <w:t>department_id</w:t>
        </w:r>
      </w:ins>
      <w:ins w:id="4083" w:author="TARELA DUQUE Nicole" w:date="2018-12-10T09:54:00Z">
        <w:r w:rsidR="004C7571" w:rsidRPr="004C7571">
          <w:rPr>
            <w:rFonts w:ascii="Courier New" w:hAnsi="Courier New" w:cs="Courier New"/>
            <w:lang w:eastAsia="en-US"/>
          </w:rPr>
          <w:t xml:space="preserve">, String </w:t>
        </w:r>
      </w:ins>
      <w:ins w:id="4084" w:author="TARELA DUQUE Nicole" w:date="2018-12-12T08:18:00Z">
        <w:r w:rsidR="0007644F">
          <w:rPr>
            <w:rFonts w:ascii="Courier New" w:hAnsi="Courier New" w:cs="Courier New"/>
            <w:lang w:eastAsia="en-US"/>
          </w:rPr>
          <w:t>department_</w:t>
        </w:r>
      </w:ins>
      <w:ins w:id="4085" w:author="TARELA DUQUE Nicole" w:date="2018-12-10T09:54:00Z">
        <w:r w:rsidR="004C7571" w:rsidRPr="004C7571">
          <w:rPr>
            <w:rFonts w:ascii="Courier New" w:hAnsi="Courier New" w:cs="Courier New"/>
            <w:lang w:eastAsia="en-US"/>
          </w:rPr>
          <w:t xml:space="preserve">name, List&lt;Employee&gt; </w:t>
        </w:r>
      </w:ins>
    </w:p>
    <w:p w14:paraId="67DAE9F1" w14:textId="5F8B4A6E" w:rsidR="004C7571" w:rsidRPr="004C7571" w:rsidRDefault="0007644F"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86" w:author="TARELA DUQUE Nicole" w:date="2018-12-10T09:54:00Z"/>
          <w:rFonts w:ascii="Courier New" w:hAnsi="Courier New" w:cs="Courier New"/>
          <w:lang w:eastAsia="en-US"/>
        </w:rPr>
      </w:pPr>
      <w:ins w:id="4087" w:author="TARELA DUQUE Nicole" w:date="2018-12-12T08:21:00Z">
        <w:r>
          <w:rPr>
            <w:rFonts w:ascii="Courier New" w:hAnsi="Courier New" w:cs="Courier New"/>
            <w:lang w:eastAsia="en-US"/>
          </w:rPr>
          <w:tab/>
        </w:r>
      </w:ins>
      <w:ins w:id="4088" w:author="TARELA DUQUE Nicole" w:date="2018-12-10T09:54:00Z">
        <w:r w:rsidR="004C7571" w:rsidRPr="004C7571">
          <w:rPr>
            <w:rFonts w:ascii="Courier New" w:hAnsi="Courier New" w:cs="Courier New"/>
            <w:lang w:eastAsia="en-US"/>
          </w:rPr>
          <w:t>employee) {</w:t>
        </w:r>
      </w:ins>
    </w:p>
    <w:p w14:paraId="544DA515" w14:textId="69F4AD5B"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89" w:author="TARELA DUQUE Nicole" w:date="2018-12-10T09:54:00Z"/>
          <w:rFonts w:ascii="Courier New" w:hAnsi="Courier New" w:cs="Courier New"/>
          <w:lang w:eastAsia="en-US"/>
        </w:rPr>
      </w:pPr>
      <w:ins w:id="4090"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ins>
      <w:ins w:id="4091" w:author="TARELA DUQUE Nicole" w:date="2018-12-12T08:18:00Z">
        <w:r w:rsidR="0007644F" w:rsidRPr="0007644F">
          <w:rPr>
            <w:rFonts w:ascii="Courier New" w:hAnsi="Courier New" w:cs="Courier New"/>
            <w:color w:val="2A00FF"/>
            <w:szCs w:val="18"/>
            <w:lang w:eastAsia="en-US"/>
          </w:rPr>
          <w:t>department_</w:t>
        </w:r>
        <w:r w:rsidR="0007644F" w:rsidRPr="004C7571">
          <w:rPr>
            <w:rFonts w:ascii="Courier New" w:hAnsi="Courier New" w:cs="Courier New"/>
            <w:color w:val="2A00FF"/>
            <w:szCs w:val="18"/>
            <w:lang w:eastAsia="en-US"/>
          </w:rPr>
          <w:t>id</w:t>
        </w:r>
      </w:ins>
      <w:ins w:id="4092" w:author="TARELA DUQUE Nicole" w:date="2018-12-10T09:54:00Z">
        <w:r w:rsidR="004C7571" w:rsidRPr="004C7571">
          <w:rPr>
            <w:rFonts w:ascii="Courier New" w:hAnsi="Courier New" w:cs="Courier New"/>
            <w:lang w:eastAsia="en-US"/>
          </w:rPr>
          <w:t xml:space="preserve"> = </w:t>
        </w:r>
      </w:ins>
      <w:ins w:id="4093" w:author="TARELA DUQUE Nicole" w:date="2018-12-12T08:18:00Z">
        <w:r w:rsidR="0007644F">
          <w:rPr>
            <w:rFonts w:ascii="Courier New" w:hAnsi="Courier New" w:cs="Courier New"/>
            <w:lang w:eastAsia="en-US"/>
          </w:rPr>
          <w:t>department_</w:t>
        </w:r>
      </w:ins>
      <w:ins w:id="4094" w:author="TARELA DUQUE Nicole" w:date="2018-12-10T09:54:00Z">
        <w:r w:rsidR="004C7571" w:rsidRPr="004C7571">
          <w:rPr>
            <w:rFonts w:ascii="Courier New" w:hAnsi="Courier New" w:cs="Courier New"/>
            <w:lang w:eastAsia="en-US"/>
          </w:rPr>
          <w:t>id;</w:t>
        </w:r>
      </w:ins>
    </w:p>
    <w:p w14:paraId="41C2EB00" w14:textId="3F54B8B9"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095" w:author="TARELA DUQUE Nicole" w:date="2018-12-10T09:54:00Z"/>
          <w:rFonts w:ascii="Courier New" w:hAnsi="Courier New" w:cs="Courier New"/>
          <w:lang w:eastAsia="en-US"/>
        </w:rPr>
      </w:pPr>
      <w:ins w:id="4096" w:author="TARELA DUQUE Nicole" w:date="2018-12-10T09:54:00Z">
        <w:r>
          <w:rPr>
            <w:rFonts w:ascii="Courier New" w:hAnsi="Courier New" w:cs="Courier New"/>
            <w:lang w:eastAsia="en-US"/>
          </w:rPr>
          <w:tab/>
        </w:r>
        <w:r>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ins>
      <w:ins w:id="4097" w:author="TARELA DUQUE Nicole" w:date="2018-12-12T08:18:00Z">
        <w:r w:rsidR="0007644F">
          <w:rPr>
            <w:rFonts w:ascii="Courier New" w:hAnsi="Courier New" w:cs="Courier New"/>
            <w:color w:val="2A00FF"/>
            <w:szCs w:val="18"/>
            <w:lang w:eastAsia="en-US"/>
          </w:rPr>
          <w:t>department_n</w:t>
        </w:r>
        <w:r w:rsidR="0007644F" w:rsidRPr="004C7571">
          <w:rPr>
            <w:rFonts w:ascii="Courier New" w:hAnsi="Courier New" w:cs="Courier New"/>
            <w:color w:val="2A00FF"/>
            <w:szCs w:val="18"/>
            <w:lang w:eastAsia="en-US"/>
          </w:rPr>
          <w:t>ame</w:t>
        </w:r>
      </w:ins>
      <w:ins w:id="4098" w:author="TARELA DUQUE Nicole" w:date="2018-12-10T09:54:00Z">
        <w:r w:rsidR="004C7571" w:rsidRPr="004C7571">
          <w:rPr>
            <w:rFonts w:ascii="Courier New" w:hAnsi="Courier New" w:cs="Courier New"/>
            <w:lang w:eastAsia="en-US"/>
          </w:rPr>
          <w:t xml:space="preserve"> = </w:t>
        </w:r>
      </w:ins>
      <w:ins w:id="4099" w:author="TARELA DUQUE Nicole" w:date="2018-12-12T08:18:00Z">
        <w:r w:rsidR="0007644F" w:rsidRPr="0007644F">
          <w:rPr>
            <w:rFonts w:ascii="Courier New" w:hAnsi="Courier New" w:cs="Courier New"/>
            <w:szCs w:val="18"/>
            <w:lang w:eastAsia="en-US"/>
          </w:rPr>
          <w:t>department_name</w:t>
        </w:r>
      </w:ins>
      <w:ins w:id="4100" w:author="TARELA DUQUE Nicole" w:date="2018-12-10T09:54:00Z">
        <w:r w:rsidR="004C7571" w:rsidRPr="004C7571">
          <w:rPr>
            <w:rFonts w:ascii="Courier New" w:hAnsi="Courier New" w:cs="Courier New"/>
            <w:lang w:eastAsia="en-US"/>
          </w:rPr>
          <w:t>;</w:t>
        </w:r>
      </w:ins>
    </w:p>
    <w:p w14:paraId="6DBE26B4" w14:textId="38E1EDFB"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01" w:author="TARELA DUQUE Nicole" w:date="2018-12-10T09:54:00Z"/>
          <w:rFonts w:ascii="Courier New" w:hAnsi="Courier New" w:cs="Courier New"/>
          <w:lang w:eastAsia="en-US"/>
        </w:rPr>
      </w:pPr>
      <w:ins w:id="4102" w:author="TARELA DUQUE Nicole" w:date="2018-12-10T09:54:00Z">
        <w:r>
          <w:rPr>
            <w:rFonts w:ascii="Courier New" w:hAnsi="Courier New" w:cs="Courier New"/>
            <w:lang w:eastAsia="en-US"/>
          </w:rPr>
          <w:tab/>
        </w:r>
        <w:r>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r w:rsidR="004C7571" w:rsidRPr="004C7571">
          <w:rPr>
            <w:rFonts w:ascii="Courier New" w:hAnsi="Courier New" w:cs="Courier New"/>
            <w:color w:val="2A00FF"/>
            <w:szCs w:val="18"/>
            <w:lang w:eastAsia="en-US"/>
          </w:rPr>
          <w:t>employee</w:t>
        </w:r>
        <w:r w:rsidR="004C7571" w:rsidRPr="004C7571">
          <w:rPr>
            <w:rFonts w:ascii="Courier New" w:hAnsi="Courier New" w:cs="Courier New"/>
            <w:lang w:eastAsia="en-US"/>
          </w:rPr>
          <w:t xml:space="preserve"> = employee;</w:t>
        </w:r>
      </w:ins>
    </w:p>
    <w:p w14:paraId="32DFC113" w14:textId="5E1C621C"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03" w:author="TARELA DUQUE Nicole" w:date="2018-12-10T09:54:00Z"/>
          <w:rFonts w:ascii="Courier New" w:hAnsi="Courier New" w:cs="Courier New"/>
          <w:lang w:eastAsia="en-US"/>
        </w:rPr>
      </w:pPr>
      <w:ins w:id="4104"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4CFECF24"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05" w:author="TARELA DUQUE Nicole" w:date="2018-12-10T09:54:00Z"/>
          <w:rFonts w:ascii="Courier New" w:hAnsi="Courier New" w:cs="Courier New"/>
          <w:lang w:eastAsia="en-US"/>
        </w:rPr>
      </w:pPr>
    </w:p>
    <w:p w14:paraId="665D7EBA" w14:textId="6B9C8813"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06" w:author="TARELA DUQUE Nicole" w:date="2018-12-10T09:54:00Z"/>
          <w:rFonts w:ascii="Courier New" w:hAnsi="Courier New" w:cs="Courier New"/>
          <w:lang w:eastAsia="en-US"/>
        </w:rPr>
      </w:pPr>
      <w:ins w:id="4107"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w:t>
        </w:r>
        <w:r w:rsidR="004C7571" w:rsidRPr="004C7571">
          <w:rPr>
            <w:rFonts w:ascii="Courier New" w:hAnsi="Courier New" w:cs="Courier New"/>
            <w:b/>
            <w:bCs/>
            <w:color w:val="7F0055"/>
            <w:szCs w:val="18"/>
            <w:lang w:eastAsia="en-US"/>
          </w:rPr>
          <w:t>long</w:t>
        </w:r>
        <w:r w:rsidR="004C7571" w:rsidRPr="004C7571">
          <w:rPr>
            <w:rFonts w:ascii="Courier New" w:hAnsi="Courier New" w:cs="Courier New"/>
            <w:lang w:eastAsia="en-US"/>
          </w:rPr>
          <w:t xml:space="preserve"> getId() {</w:t>
        </w:r>
      </w:ins>
    </w:p>
    <w:p w14:paraId="2BD39FEE" w14:textId="6B57D554"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08" w:author="TARELA DUQUE Nicole" w:date="2018-12-10T09:54:00Z"/>
          <w:rFonts w:ascii="Courier New" w:hAnsi="Courier New" w:cs="Courier New"/>
          <w:lang w:eastAsia="en-US"/>
        </w:rPr>
      </w:pPr>
      <w:ins w:id="4109"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return</w:t>
        </w:r>
        <w:r w:rsidR="004C7571" w:rsidRPr="004C7571">
          <w:rPr>
            <w:rFonts w:ascii="Courier New" w:hAnsi="Courier New" w:cs="Courier New"/>
            <w:lang w:eastAsia="en-US"/>
          </w:rPr>
          <w:t xml:space="preserve"> </w:t>
        </w:r>
        <w:r w:rsidR="004C7571" w:rsidRPr="004C7571">
          <w:rPr>
            <w:rFonts w:ascii="Courier New" w:hAnsi="Courier New" w:cs="Courier New"/>
            <w:color w:val="2A00FF"/>
            <w:szCs w:val="18"/>
            <w:lang w:eastAsia="en-US"/>
          </w:rPr>
          <w:t>d</w:t>
        </w:r>
      </w:ins>
      <w:ins w:id="4110" w:author="TARELA DUQUE Nicole" w:date="2018-12-12T08:19:00Z">
        <w:r w:rsidR="0007644F">
          <w:rPr>
            <w:rFonts w:ascii="Courier New" w:hAnsi="Courier New" w:cs="Courier New"/>
            <w:color w:val="2A00FF"/>
            <w:szCs w:val="18"/>
            <w:lang w:eastAsia="en-US"/>
          </w:rPr>
          <w:t>epartment_id</w:t>
        </w:r>
      </w:ins>
      <w:ins w:id="4111" w:author="TARELA DUQUE Nicole" w:date="2018-12-10T09:54:00Z">
        <w:r w:rsidR="004C7571" w:rsidRPr="004C7571">
          <w:rPr>
            <w:rFonts w:ascii="Courier New" w:hAnsi="Courier New" w:cs="Courier New"/>
            <w:lang w:eastAsia="en-US"/>
          </w:rPr>
          <w:t>;</w:t>
        </w:r>
      </w:ins>
    </w:p>
    <w:p w14:paraId="70AB38B0" w14:textId="00FC557A"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12" w:author="TARELA DUQUE Nicole" w:date="2018-12-10T09:54:00Z"/>
          <w:rFonts w:ascii="Courier New" w:hAnsi="Courier New" w:cs="Courier New"/>
          <w:lang w:eastAsia="en-US"/>
        </w:rPr>
      </w:pPr>
      <w:ins w:id="4113"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73AA9FDC"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14" w:author="TARELA DUQUE Nicole" w:date="2018-12-10T09:54:00Z"/>
          <w:rFonts w:ascii="Courier New" w:hAnsi="Courier New" w:cs="Courier New"/>
          <w:lang w:eastAsia="en-US"/>
        </w:rPr>
      </w:pPr>
    </w:p>
    <w:p w14:paraId="73C3B8B9" w14:textId="4A59ABE2"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15" w:author="TARELA DUQUE Nicole" w:date="2018-12-10T09:54:00Z"/>
          <w:rFonts w:ascii="Courier New" w:hAnsi="Courier New" w:cs="Courier New"/>
          <w:lang w:eastAsia="en-US"/>
        </w:rPr>
      </w:pPr>
      <w:ins w:id="4116"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w:t>
        </w:r>
        <w:r w:rsidR="004C7571" w:rsidRPr="004C7571">
          <w:rPr>
            <w:rFonts w:ascii="Courier New" w:hAnsi="Courier New" w:cs="Courier New"/>
            <w:b/>
            <w:bCs/>
            <w:color w:val="7F0055"/>
            <w:szCs w:val="18"/>
            <w:lang w:eastAsia="en-US"/>
          </w:rPr>
          <w:t>void</w:t>
        </w:r>
        <w:r w:rsidR="004C7571" w:rsidRPr="004C7571">
          <w:rPr>
            <w:rFonts w:ascii="Courier New" w:hAnsi="Courier New" w:cs="Courier New"/>
            <w:lang w:eastAsia="en-US"/>
          </w:rPr>
          <w:t xml:space="preserve"> setId(</w:t>
        </w:r>
        <w:r w:rsidR="004C7571" w:rsidRPr="004C7571">
          <w:rPr>
            <w:rFonts w:ascii="Courier New" w:hAnsi="Courier New" w:cs="Courier New"/>
            <w:b/>
            <w:bCs/>
            <w:color w:val="7F0055"/>
            <w:szCs w:val="18"/>
            <w:lang w:eastAsia="en-US"/>
          </w:rPr>
          <w:t>long</w:t>
        </w:r>
        <w:r w:rsidR="004C7571" w:rsidRPr="004C7571">
          <w:rPr>
            <w:rFonts w:ascii="Courier New" w:hAnsi="Courier New" w:cs="Courier New"/>
            <w:lang w:eastAsia="en-US"/>
          </w:rPr>
          <w:t xml:space="preserve"> </w:t>
        </w:r>
      </w:ins>
      <w:ins w:id="4117" w:author="TARELA DUQUE Nicole" w:date="2018-12-12T08:19:00Z">
        <w:r w:rsidR="00CB4C1B">
          <w:rPr>
            <w:rFonts w:ascii="Courier New" w:hAnsi="Courier New" w:cs="Courier New"/>
            <w:lang w:eastAsia="en-US"/>
          </w:rPr>
          <w:t>department_id</w:t>
        </w:r>
      </w:ins>
      <w:ins w:id="4118" w:author="TARELA DUQUE Nicole" w:date="2018-12-10T09:54:00Z">
        <w:r w:rsidR="004C7571" w:rsidRPr="004C7571">
          <w:rPr>
            <w:rFonts w:ascii="Courier New" w:hAnsi="Courier New" w:cs="Courier New"/>
            <w:lang w:eastAsia="en-US"/>
          </w:rPr>
          <w:t>) {</w:t>
        </w:r>
      </w:ins>
    </w:p>
    <w:p w14:paraId="36929083" w14:textId="6F495949"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19" w:author="TARELA DUQUE Nicole" w:date="2018-12-10T09:54:00Z"/>
          <w:rFonts w:ascii="Courier New" w:hAnsi="Courier New" w:cs="Courier New"/>
          <w:lang w:eastAsia="en-US"/>
        </w:rPr>
      </w:pPr>
      <w:ins w:id="4120"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ins>
      <w:ins w:id="4121" w:author="TARELA DUQUE Nicole" w:date="2018-12-12T08:19:00Z">
        <w:r w:rsidR="0007644F" w:rsidRPr="004C7571">
          <w:rPr>
            <w:rFonts w:ascii="Courier New" w:hAnsi="Courier New" w:cs="Courier New"/>
            <w:color w:val="2A00FF"/>
            <w:szCs w:val="18"/>
            <w:lang w:eastAsia="en-US"/>
          </w:rPr>
          <w:t>d</w:t>
        </w:r>
        <w:r w:rsidR="0007644F">
          <w:rPr>
            <w:rFonts w:ascii="Courier New" w:hAnsi="Courier New" w:cs="Courier New"/>
            <w:color w:val="2A00FF"/>
            <w:szCs w:val="18"/>
            <w:lang w:eastAsia="en-US"/>
          </w:rPr>
          <w:t>epartment_id</w:t>
        </w:r>
      </w:ins>
      <w:ins w:id="4122" w:author="TARELA DUQUE Nicole" w:date="2018-12-10T09:54:00Z">
        <w:r w:rsidR="004C7571" w:rsidRPr="004C7571">
          <w:rPr>
            <w:rFonts w:ascii="Courier New" w:hAnsi="Courier New" w:cs="Courier New"/>
            <w:lang w:eastAsia="en-US"/>
          </w:rPr>
          <w:t xml:space="preserve"> = </w:t>
        </w:r>
      </w:ins>
      <w:ins w:id="4123" w:author="TARELA DUQUE Nicole" w:date="2018-12-12T08:19:00Z">
        <w:r w:rsidR="0007644F">
          <w:rPr>
            <w:rFonts w:ascii="Courier New" w:hAnsi="Courier New" w:cs="Courier New"/>
            <w:lang w:eastAsia="en-US"/>
          </w:rPr>
          <w:t>department_id</w:t>
        </w:r>
      </w:ins>
      <w:ins w:id="4124" w:author="TARELA DUQUE Nicole" w:date="2018-12-10T09:54:00Z">
        <w:r w:rsidR="004C7571" w:rsidRPr="004C7571">
          <w:rPr>
            <w:rFonts w:ascii="Courier New" w:hAnsi="Courier New" w:cs="Courier New"/>
            <w:lang w:eastAsia="en-US"/>
          </w:rPr>
          <w:t>;</w:t>
        </w:r>
      </w:ins>
    </w:p>
    <w:p w14:paraId="2FBEBC72" w14:textId="09DDA062"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25" w:author="TARELA DUQUE Nicole" w:date="2018-12-10T09:54:00Z"/>
          <w:rFonts w:ascii="Courier New" w:hAnsi="Courier New" w:cs="Courier New"/>
          <w:lang w:eastAsia="en-US"/>
        </w:rPr>
      </w:pPr>
      <w:ins w:id="4126"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43502680"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27" w:author="TARELA DUQUE Nicole" w:date="2018-12-10T09:54:00Z"/>
          <w:rFonts w:ascii="Courier New" w:hAnsi="Courier New" w:cs="Courier New"/>
          <w:lang w:eastAsia="en-US"/>
        </w:rPr>
      </w:pPr>
    </w:p>
    <w:p w14:paraId="74E1C21B" w14:textId="1CB1FCDF"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28" w:author="TARELA DUQUE Nicole" w:date="2018-12-10T09:54:00Z"/>
          <w:rFonts w:ascii="Courier New" w:hAnsi="Courier New" w:cs="Courier New"/>
          <w:lang w:eastAsia="en-US"/>
        </w:rPr>
      </w:pPr>
      <w:ins w:id="4129"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String getName() {</w:t>
        </w:r>
      </w:ins>
    </w:p>
    <w:p w14:paraId="13E07C33" w14:textId="6BF9F041"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30" w:author="TARELA DUQUE Nicole" w:date="2018-12-10T09:54:00Z"/>
          <w:rFonts w:ascii="Courier New" w:hAnsi="Courier New" w:cs="Courier New"/>
          <w:lang w:eastAsia="en-US"/>
        </w:rPr>
      </w:pPr>
      <w:ins w:id="4131"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return</w:t>
        </w:r>
        <w:r w:rsidR="004C7571" w:rsidRPr="004C7571">
          <w:rPr>
            <w:rFonts w:ascii="Courier New" w:hAnsi="Courier New" w:cs="Courier New"/>
            <w:lang w:eastAsia="en-US"/>
          </w:rPr>
          <w:t xml:space="preserve"> </w:t>
        </w:r>
      </w:ins>
      <w:ins w:id="4132" w:author="TARELA DUQUE Nicole" w:date="2018-12-12T08:20:00Z">
        <w:r w:rsidR="0007644F" w:rsidRPr="004C7571">
          <w:rPr>
            <w:rFonts w:ascii="Courier New" w:hAnsi="Courier New" w:cs="Courier New"/>
            <w:color w:val="2A00FF"/>
            <w:szCs w:val="18"/>
            <w:lang w:eastAsia="en-US"/>
          </w:rPr>
          <w:t>d</w:t>
        </w:r>
        <w:r w:rsidR="0007644F">
          <w:rPr>
            <w:rFonts w:ascii="Courier New" w:hAnsi="Courier New" w:cs="Courier New"/>
            <w:color w:val="2A00FF"/>
            <w:szCs w:val="18"/>
            <w:lang w:eastAsia="en-US"/>
          </w:rPr>
          <w:t>epartment_</w:t>
        </w:r>
      </w:ins>
      <w:ins w:id="4133" w:author="TARELA DUQUE Nicole" w:date="2018-12-10T09:54:00Z">
        <w:r w:rsidR="004C7571" w:rsidRPr="004C7571">
          <w:rPr>
            <w:rFonts w:ascii="Courier New" w:hAnsi="Courier New" w:cs="Courier New"/>
            <w:color w:val="2A00FF"/>
            <w:szCs w:val="18"/>
            <w:lang w:eastAsia="en-US"/>
          </w:rPr>
          <w:t>name</w:t>
        </w:r>
        <w:r w:rsidR="004C7571" w:rsidRPr="004C7571">
          <w:rPr>
            <w:rFonts w:ascii="Courier New" w:hAnsi="Courier New" w:cs="Courier New"/>
            <w:lang w:eastAsia="en-US"/>
          </w:rPr>
          <w:t>;</w:t>
        </w:r>
      </w:ins>
    </w:p>
    <w:p w14:paraId="260963B5" w14:textId="25E60282"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34" w:author="TARELA DUQUE Nicole" w:date="2018-12-10T09:54:00Z"/>
          <w:rFonts w:ascii="Courier New" w:hAnsi="Courier New" w:cs="Courier New"/>
          <w:lang w:eastAsia="en-US"/>
        </w:rPr>
      </w:pPr>
      <w:ins w:id="4135"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5142CC8D"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36" w:author="TARELA DUQUE Nicole" w:date="2018-12-10T09:54:00Z"/>
          <w:rFonts w:ascii="Courier New" w:hAnsi="Courier New" w:cs="Courier New"/>
          <w:lang w:eastAsia="en-US"/>
        </w:rPr>
      </w:pPr>
    </w:p>
    <w:p w14:paraId="0AAE271A" w14:textId="49B06F4A"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37" w:author="TARELA DUQUE Nicole" w:date="2018-12-10T09:54:00Z"/>
          <w:rFonts w:ascii="Courier New" w:hAnsi="Courier New" w:cs="Courier New"/>
          <w:lang w:eastAsia="en-US"/>
        </w:rPr>
      </w:pPr>
      <w:ins w:id="4138"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w:t>
        </w:r>
        <w:r w:rsidR="004C7571" w:rsidRPr="004C7571">
          <w:rPr>
            <w:rFonts w:ascii="Courier New" w:hAnsi="Courier New" w:cs="Courier New"/>
            <w:b/>
            <w:bCs/>
            <w:color w:val="7F0055"/>
            <w:szCs w:val="18"/>
            <w:lang w:eastAsia="en-US"/>
          </w:rPr>
          <w:t>void</w:t>
        </w:r>
        <w:r w:rsidR="004C7571" w:rsidRPr="004C7571">
          <w:rPr>
            <w:rFonts w:ascii="Courier New" w:hAnsi="Courier New" w:cs="Courier New"/>
            <w:lang w:eastAsia="en-US"/>
          </w:rPr>
          <w:t xml:space="preserve"> setName(String </w:t>
        </w:r>
      </w:ins>
      <w:ins w:id="4139" w:author="TARELA DUQUE Nicole" w:date="2018-12-12T08:20:00Z">
        <w:r w:rsidR="0007644F" w:rsidRPr="0007644F">
          <w:rPr>
            <w:rFonts w:ascii="Courier New" w:hAnsi="Courier New" w:cs="Courier New"/>
            <w:lang w:eastAsia="en-US"/>
          </w:rPr>
          <w:t>department_</w:t>
        </w:r>
      </w:ins>
      <w:ins w:id="4140" w:author="TARELA DUQUE Nicole" w:date="2018-12-10T09:54:00Z">
        <w:r w:rsidR="004C7571" w:rsidRPr="004C7571">
          <w:rPr>
            <w:rFonts w:ascii="Courier New" w:hAnsi="Courier New" w:cs="Courier New"/>
            <w:lang w:eastAsia="en-US"/>
          </w:rPr>
          <w:t>name) {</w:t>
        </w:r>
      </w:ins>
    </w:p>
    <w:p w14:paraId="561EB6CF" w14:textId="66B6D63F"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41" w:author="TARELA DUQUE Nicole" w:date="2018-12-10T09:54:00Z"/>
          <w:rFonts w:ascii="Courier New" w:hAnsi="Courier New" w:cs="Courier New"/>
          <w:lang w:eastAsia="en-US"/>
        </w:rPr>
      </w:pPr>
      <w:ins w:id="4142"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ins>
      <w:ins w:id="4143" w:author="TARELA DUQUE Nicole" w:date="2018-12-12T08:20:00Z">
        <w:r w:rsidR="0007644F" w:rsidRPr="0007644F">
          <w:rPr>
            <w:rFonts w:ascii="Courier New" w:hAnsi="Courier New" w:cs="Courier New"/>
            <w:color w:val="2A00FF"/>
            <w:szCs w:val="18"/>
            <w:lang w:eastAsia="en-US"/>
          </w:rPr>
          <w:t xml:space="preserve"> </w:t>
        </w:r>
        <w:r w:rsidR="0007644F" w:rsidRPr="004C7571">
          <w:rPr>
            <w:rFonts w:ascii="Courier New" w:hAnsi="Courier New" w:cs="Courier New"/>
            <w:color w:val="2A00FF"/>
            <w:szCs w:val="18"/>
            <w:lang w:eastAsia="en-US"/>
          </w:rPr>
          <w:t>d</w:t>
        </w:r>
        <w:r w:rsidR="0007644F">
          <w:rPr>
            <w:rFonts w:ascii="Courier New" w:hAnsi="Courier New" w:cs="Courier New"/>
            <w:color w:val="2A00FF"/>
            <w:szCs w:val="18"/>
            <w:lang w:eastAsia="en-US"/>
          </w:rPr>
          <w:t>epartment_</w:t>
        </w:r>
      </w:ins>
      <w:ins w:id="4144" w:author="TARELA DUQUE Nicole" w:date="2018-12-10T09:54:00Z">
        <w:r w:rsidR="004C7571" w:rsidRPr="004C7571">
          <w:rPr>
            <w:rFonts w:ascii="Courier New" w:hAnsi="Courier New" w:cs="Courier New"/>
            <w:color w:val="2A00FF"/>
            <w:szCs w:val="18"/>
            <w:lang w:eastAsia="en-US"/>
          </w:rPr>
          <w:t>name</w:t>
        </w:r>
        <w:r w:rsidR="004C7571" w:rsidRPr="004C7571">
          <w:rPr>
            <w:rFonts w:ascii="Courier New" w:hAnsi="Courier New" w:cs="Courier New"/>
            <w:lang w:eastAsia="en-US"/>
          </w:rPr>
          <w:t xml:space="preserve"> = </w:t>
        </w:r>
      </w:ins>
      <w:ins w:id="4145" w:author="TARELA DUQUE Nicole" w:date="2018-12-12T08:20:00Z">
        <w:r w:rsidR="0007644F" w:rsidRPr="0007644F">
          <w:rPr>
            <w:rFonts w:ascii="Courier New" w:hAnsi="Courier New" w:cs="Courier New"/>
            <w:lang w:eastAsia="en-US"/>
          </w:rPr>
          <w:t>department_</w:t>
        </w:r>
      </w:ins>
      <w:ins w:id="4146" w:author="TARELA DUQUE Nicole" w:date="2018-12-10T09:54:00Z">
        <w:r w:rsidR="004C7571" w:rsidRPr="004C7571">
          <w:rPr>
            <w:rFonts w:ascii="Courier New" w:hAnsi="Courier New" w:cs="Courier New"/>
            <w:lang w:eastAsia="en-US"/>
          </w:rPr>
          <w:t>name;</w:t>
        </w:r>
      </w:ins>
    </w:p>
    <w:p w14:paraId="7357FD09" w14:textId="0D8889FD" w:rsid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47" w:author="TARELA DUQUE Nicole" w:date="2018-12-12T08:20:00Z"/>
          <w:rFonts w:ascii="Courier New" w:hAnsi="Courier New" w:cs="Courier New"/>
          <w:lang w:eastAsia="en-US"/>
        </w:rPr>
      </w:pPr>
      <w:ins w:id="4148"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0126F1EF" w14:textId="77777777" w:rsidR="0007644F" w:rsidRDefault="0007644F"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49" w:author="TARELA DUQUE Nicole" w:date="2018-12-12T08:20:00Z"/>
          <w:rFonts w:ascii="Courier New" w:hAnsi="Courier New" w:cs="Courier New"/>
          <w:lang w:eastAsia="en-US"/>
        </w:rPr>
      </w:pPr>
    </w:p>
    <w:p w14:paraId="0B416A8C" w14:textId="07533CE5"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50" w:author="TARELA DUQUE Nicole" w:date="2018-12-12T08:20:00Z"/>
          <w:rFonts w:ascii="Courier New" w:hAnsi="Courier New" w:cs="Courier New"/>
          <w:lang w:eastAsia="en-US"/>
        </w:rPr>
      </w:pPr>
      <w:ins w:id="4151" w:author="TARELA DUQUE Nicole" w:date="2018-12-12T08:20:00Z">
        <w:r>
          <w:rPr>
            <w:rFonts w:ascii="Courier New" w:hAnsi="Courier New" w:cs="Courier New"/>
            <w:lang w:eastAsia="en-US"/>
          </w:rPr>
          <w:tab/>
        </w:r>
        <w:r w:rsidR="0007644F" w:rsidRPr="0007644F">
          <w:rPr>
            <w:rFonts w:ascii="Courier New" w:hAnsi="Courier New" w:cs="Courier New"/>
            <w:color w:val="646464"/>
            <w:lang w:val="en-US" w:eastAsia="en-US"/>
          </w:rPr>
          <w:t>@Access</w:t>
        </w:r>
        <w:r w:rsidR="0007644F" w:rsidRPr="0007644F">
          <w:rPr>
            <w:rFonts w:ascii="Courier New" w:hAnsi="Courier New" w:cs="Courier New"/>
            <w:lang w:eastAsia="en-US"/>
          </w:rPr>
          <w:t>(AccessType.</w:t>
        </w:r>
        <w:r w:rsidR="0007644F" w:rsidRPr="0007644F">
          <w:rPr>
            <w:rFonts w:ascii="Courier New" w:hAnsi="Courier New" w:cs="Courier New"/>
            <w:b/>
            <w:bCs/>
            <w:i/>
            <w:iCs/>
            <w:color w:val="0000C0"/>
            <w:szCs w:val="18"/>
            <w:lang w:eastAsia="en-US"/>
          </w:rPr>
          <w:t>PROPERTY</w:t>
        </w:r>
        <w:r w:rsidR="0007644F" w:rsidRPr="0007644F">
          <w:rPr>
            <w:rFonts w:ascii="Courier New" w:hAnsi="Courier New" w:cs="Courier New"/>
            <w:lang w:eastAsia="en-US"/>
          </w:rPr>
          <w:t xml:space="preserve">) </w:t>
        </w:r>
        <w:r w:rsidR="0007644F" w:rsidRPr="0007644F">
          <w:rPr>
            <w:rFonts w:ascii="Courier New" w:hAnsi="Courier New" w:cs="Courier New"/>
            <w:color w:val="646464"/>
            <w:lang w:val="en-US" w:eastAsia="en-US"/>
          </w:rPr>
          <w:t>@Column</w:t>
        </w:r>
        <w:r w:rsidR="0007644F" w:rsidRPr="0007644F">
          <w:rPr>
            <w:rFonts w:ascii="Courier New" w:hAnsi="Courier New" w:cs="Courier New"/>
            <w:lang w:eastAsia="en-US"/>
          </w:rPr>
          <w:t>(name=</w:t>
        </w:r>
        <w:r w:rsidR="0007644F" w:rsidRPr="0007644F">
          <w:rPr>
            <w:rFonts w:ascii="Courier New" w:hAnsi="Courier New" w:cs="Courier New"/>
            <w:color w:val="2A00FF"/>
            <w:szCs w:val="18"/>
            <w:lang w:eastAsia="en-US"/>
          </w:rPr>
          <w:t>"DEPARTMENT_NAME"</w:t>
        </w:r>
        <w:r w:rsidR="0007644F" w:rsidRPr="0007644F">
          <w:rPr>
            <w:rFonts w:ascii="Courier New" w:hAnsi="Courier New" w:cs="Courier New"/>
            <w:lang w:eastAsia="en-US"/>
          </w:rPr>
          <w:t>)</w:t>
        </w:r>
      </w:ins>
    </w:p>
    <w:p w14:paraId="67A1410B" w14:textId="4709F6E6"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52" w:author="TARELA DUQUE Nicole" w:date="2018-12-12T08:20:00Z"/>
          <w:rFonts w:ascii="Courier New" w:hAnsi="Courier New" w:cs="Courier New"/>
          <w:lang w:eastAsia="en-US"/>
        </w:rPr>
      </w:pPr>
      <w:ins w:id="4153" w:author="TARELA DUQUE Nicole" w:date="2018-12-12T08:20:00Z">
        <w:r>
          <w:rPr>
            <w:rFonts w:ascii="Courier New" w:hAnsi="Courier New" w:cs="Courier New"/>
            <w:lang w:eastAsia="en-US"/>
          </w:rPr>
          <w:tab/>
        </w:r>
        <w:r w:rsidR="0007644F" w:rsidRPr="00B63F9B">
          <w:rPr>
            <w:rFonts w:ascii="Courier New" w:hAnsi="Courier New" w:cs="Courier New"/>
            <w:b/>
            <w:bCs/>
            <w:color w:val="7F0055"/>
            <w:szCs w:val="18"/>
            <w:lang w:eastAsia="en-US"/>
          </w:rPr>
          <w:t>public</w:t>
        </w:r>
        <w:r w:rsidR="0007644F" w:rsidRPr="0007644F">
          <w:rPr>
            <w:rFonts w:ascii="Courier New" w:hAnsi="Courier New" w:cs="Courier New"/>
            <w:lang w:eastAsia="en-US"/>
          </w:rPr>
          <w:t xml:space="preserve"> String getNameWithDep (){</w:t>
        </w:r>
      </w:ins>
    </w:p>
    <w:p w14:paraId="30492813" w14:textId="2275C0CB"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54" w:author="TARELA DUQUE Nicole" w:date="2018-12-12T08:20:00Z"/>
          <w:rFonts w:ascii="Courier New" w:hAnsi="Courier New" w:cs="Courier New"/>
          <w:lang w:eastAsia="en-US"/>
        </w:rPr>
      </w:pPr>
      <w:ins w:id="4155" w:author="TARELA DUQUE Nicole" w:date="2018-12-12T08:20:00Z">
        <w:r>
          <w:rPr>
            <w:rFonts w:ascii="Courier New" w:hAnsi="Courier New" w:cs="Courier New"/>
            <w:lang w:eastAsia="en-US"/>
          </w:rPr>
          <w:tab/>
        </w:r>
        <w:r w:rsidR="0007644F" w:rsidRPr="0007644F">
          <w:rPr>
            <w:rFonts w:ascii="Courier New" w:hAnsi="Courier New" w:cs="Courier New"/>
            <w:lang w:eastAsia="en-US"/>
          </w:rPr>
          <w:tab/>
        </w:r>
        <w:r w:rsidR="0007644F" w:rsidRPr="00B63F9B">
          <w:rPr>
            <w:rFonts w:ascii="Courier New" w:hAnsi="Courier New" w:cs="Courier New"/>
            <w:b/>
            <w:bCs/>
            <w:color w:val="7F0055"/>
            <w:szCs w:val="18"/>
            <w:lang w:eastAsia="en-US"/>
          </w:rPr>
          <w:t>if</w:t>
        </w:r>
        <w:r w:rsidR="0007644F" w:rsidRPr="0007644F">
          <w:rPr>
            <w:rFonts w:ascii="Courier New" w:hAnsi="Courier New" w:cs="Courier New"/>
            <w:lang w:eastAsia="en-US"/>
          </w:rPr>
          <w:t>(</w:t>
        </w:r>
        <w:r w:rsidR="0007644F" w:rsidRPr="0007644F">
          <w:rPr>
            <w:rFonts w:ascii="Courier New" w:hAnsi="Courier New" w:cs="Courier New"/>
            <w:color w:val="2A00FF"/>
            <w:szCs w:val="18"/>
            <w:lang w:eastAsia="en-US"/>
          </w:rPr>
          <w:t>department_name</w:t>
        </w:r>
        <w:r w:rsidR="0007644F" w:rsidRPr="0007644F">
          <w:rPr>
            <w:rFonts w:ascii="Courier New" w:hAnsi="Courier New" w:cs="Courier New"/>
            <w:lang w:eastAsia="en-US"/>
          </w:rPr>
          <w:t xml:space="preserve">.length()&lt;10) </w:t>
        </w:r>
        <w:r w:rsidR="0007644F" w:rsidRPr="00B63F9B">
          <w:rPr>
            <w:rFonts w:ascii="Courier New" w:hAnsi="Courier New" w:cs="Courier New"/>
            <w:b/>
            <w:bCs/>
            <w:color w:val="7F0055"/>
            <w:szCs w:val="18"/>
            <w:lang w:eastAsia="en-US"/>
          </w:rPr>
          <w:t>return</w:t>
        </w:r>
        <w:r w:rsidR="0007644F" w:rsidRPr="0007644F">
          <w:rPr>
            <w:rFonts w:ascii="Courier New" w:hAnsi="Courier New" w:cs="Courier New"/>
            <w:lang w:eastAsia="en-US"/>
          </w:rPr>
          <w:t xml:space="preserve"> </w:t>
        </w:r>
        <w:r w:rsidR="0007644F" w:rsidRPr="00B63F9B">
          <w:rPr>
            <w:rFonts w:ascii="Courier New" w:hAnsi="Courier New" w:cs="Courier New"/>
            <w:color w:val="2A00FF"/>
            <w:szCs w:val="18"/>
            <w:lang w:eastAsia="en-US"/>
          </w:rPr>
          <w:t>"dep. "</w:t>
        </w:r>
        <w:r w:rsidR="0007644F" w:rsidRPr="0007644F">
          <w:rPr>
            <w:rFonts w:ascii="Courier New" w:hAnsi="Courier New" w:cs="Courier New"/>
            <w:lang w:eastAsia="en-US"/>
          </w:rPr>
          <w:t xml:space="preserve"> + </w:t>
        </w:r>
        <w:r w:rsidR="0007644F" w:rsidRPr="00B63F9B">
          <w:rPr>
            <w:rFonts w:ascii="Courier New" w:hAnsi="Courier New" w:cs="Courier New"/>
            <w:color w:val="2A00FF"/>
            <w:szCs w:val="18"/>
            <w:lang w:eastAsia="en-US"/>
          </w:rPr>
          <w:t>department_name</w:t>
        </w:r>
        <w:r w:rsidR="0007644F" w:rsidRPr="0007644F">
          <w:rPr>
            <w:rFonts w:ascii="Courier New" w:hAnsi="Courier New" w:cs="Courier New"/>
            <w:lang w:eastAsia="en-US"/>
          </w:rPr>
          <w:t>;</w:t>
        </w:r>
      </w:ins>
    </w:p>
    <w:p w14:paraId="01933C05" w14:textId="7035AB91"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56" w:author="TARELA DUQUE Nicole" w:date="2018-12-12T08:20:00Z"/>
          <w:rFonts w:ascii="Courier New" w:hAnsi="Courier New" w:cs="Courier New"/>
          <w:lang w:eastAsia="en-US"/>
        </w:rPr>
      </w:pPr>
      <w:ins w:id="4157" w:author="TARELA DUQUE Nicole" w:date="2018-12-12T08:20:00Z">
        <w:r>
          <w:rPr>
            <w:rFonts w:ascii="Courier New" w:hAnsi="Courier New" w:cs="Courier New"/>
            <w:lang w:eastAsia="en-US"/>
          </w:rPr>
          <w:tab/>
        </w:r>
        <w:r w:rsidR="0007644F" w:rsidRPr="0007644F">
          <w:rPr>
            <w:rFonts w:ascii="Courier New" w:hAnsi="Courier New" w:cs="Courier New"/>
            <w:lang w:eastAsia="en-US"/>
          </w:rPr>
          <w:tab/>
        </w:r>
        <w:r w:rsidR="0007644F" w:rsidRPr="00B63F9B">
          <w:rPr>
            <w:rFonts w:ascii="Courier New" w:hAnsi="Courier New" w:cs="Courier New"/>
            <w:b/>
            <w:bCs/>
            <w:color w:val="7F0055"/>
            <w:szCs w:val="18"/>
            <w:lang w:eastAsia="en-US"/>
          </w:rPr>
          <w:t>else</w:t>
        </w:r>
        <w:r w:rsidR="0007644F" w:rsidRPr="0007644F">
          <w:rPr>
            <w:rFonts w:ascii="Courier New" w:hAnsi="Courier New" w:cs="Courier New"/>
            <w:lang w:eastAsia="en-US"/>
          </w:rPr>
          <w:t xml:space="preserve"> </w:t>
        </w:r>
        <w:r w:rsidR="0007644F" w:rsidRPr="00B63F9B">
          <w:rPr>
            <w:rFonts w:ascii="Courier New" w:hAnsi="Courier New" w:cs="Courier New"/>
            <w:b/>
            <w:bCs/>
            <w:color w:val="7F0055"/>
            <w:szCs w:val="18"/>
            <w:lang w:eastAsia="en-US"/>
          </w:rPr>
          <w:t>return</w:t>
        </w:r>
        <w:r w:rsidR="0007644F" w:rsidRPr="0007644F">
          <w:rPr>
            <w:rFonts w:ascii="Courier New" w:hAnsi="Courier New" w:cs="Courier New"/>
            <w:lang w:eastAsia="en-US"/>
          </w:rPr>
          <w:t xml:space="preserve"> </w:t>
        </w:r>
        <w:r w:rsidR="0007644F" w:rsidRPr="00B63F9B">
          <w:rPr>
            <w:rFonts w:ascii="Courier New" w:hAnsi="Courier New" w:cs="Courier New"/>
            <w:color w:val="2A00FF"/>
            <w:szCs w:val="18"/>
            <w:lang w:eastAsia="en-US"/>
          </w:rPr>
          <w:t>department_name</w:t>
        </w:r>
        <w:r w:rsidR="0007644F" w:rsidRPr="0007644F">
          <w:rPr>
            <w:rFonts w:ascii="Courier New" w:hAnsi="Courier New" w:cs="Courier New"/>
            <w:lang w:eastAsia="en-US"/>
          </w:rPr>
          <w:t>;</w:t>
        </w:r>
      </w:ins>
    </w:p>
    <w:p w14:paraId="08723A80" w14:textId="6E50F43E"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58" w:author="TARELA DUQUE Nicole" w:date="2018-12-12T08:20:00Z"/>
          <w:rFonts w:ascii="Courier New" w:hAnsi="Courier New" w:cs="Courier New"/>
          <w:lang w:eastAsia="en-US"/>
        </w:rPr>
      </w:pPr>
      <w:ins w:id="4159" w:author="TARELA DUQUE Nicole" w:date="2018-12-12T08:20:00Z">
        <w:r>
          <w:rPr>
            <w:rFonts w:ascii="Courier New" w:hAnsi="Courier New" w:cs="Courier New"/>
            <w:lang w:eastAsia="en-US"/>
          </w:rPr>
          <w:tab/>
        </w:r>
        <w:r w:rsidR="0007644F" w:rsidRPr="0007644F">
          <w:rPr>
            <w:rFonts w:ascii="Courier New" w:hAnsi="Courier New" w:cs="Courier New"/>
            <w:lang w:eastAsia="en-US"/>
          </w:rPr>
          <w:t>}</w:t>
        </w:r>
      </w:ins>
    </w:p>
    <w:p w14:paraId="213AFA33" w14:textId="6ADB6224"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0" w:author="TARELA DUQUE Nicole" w:date="2018-12-12T08:20:00Z"/>
          <w:rFonts w:ascii="Courier New" w:hAnsi="Courier New" w:cs="Courier New"/>
          <w:lang w:eastAsia="en-US"/>
        </w:rPr>
      </w:pPr>
      <w:ins w:id="4161" w:author="TARELA DUQUE Nicole" w:date="2018-12-12T08:20:00Z">
        <w:r>
          <w:rPr>
            <w:rFonts w:ascii="Courier New" w:hAnsi="Courier New" w:cs="Courier New"/>
            <w:lang w:eastAsia="en-US"/>
          </w:rPr>
          <w:tab/>
        </w:r>
        <w:r w:rsidR="0007644F" w:rsidRPr="00B63F9B">
          <w:rPr>
            <w:rFonts w:ascii="Courier New" w:hAnsi="Courier New" w:cs="Courier New"/>
            <w:b/>
            <w:bCs/>
            <w:color w:val="7F0055"/>
            <w:szCs w:val="18"/>
            <w:lang w:eastAsia="en-US"/>
          </w:rPr>
          <w:t>public</w:t>
        </w:r>
        <w:r w:rsidR="0007644F" w:rsidRPr="0007644F">
          <w:rPr>
            <w:rFonts w:ascii="Courier New" w:hAnsi="Courier New" w:cs="Courier New"/>
            <w:lang w:eastAsia="en-US"/>
          </w:rPr>
          <w:t xml:space="preserve"> </w:t>
        </w:r>
        <w:r w:rsidR="0007644F" w:rsidRPr="00B63F9B">
          <w:rPr>
            <w:rFonts w:ascii="Courier New" w:hAnsi="Courier New" w:cs="Courier New"/>
            <w:b/>
            <w:bCs/>
            <w:color w:val="7F0055"/>
            <w:szCs w:val="18"/>
            <w:lang w:eastAsia="en-US"/>
          </w:rPr>
          <w:t>void</w:t>
        </w:r>
        <w:r w:rsidR="0007644F" w:rsidRPr="0007644F">
          <w:rPr>
            <w:rFonts w:ascii="Courier New" w:hAnsi="Courier New" w:cs="Courier New"/>
            <w:lang w:eastAsia="en-US"/>
          </w:rPr>
          <w:t xml:space="preserve"> setNameWithDep(String name){</w:t>
        </w:r>
      </w:ins>
    </w:p>
    <w:p w14:paraId="6E9D3042" w14:textId="02BED320"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2" w:author="TARELA DUQUE Nicole" w:date="2018-12-12T08:20:00Z"/>
          <w:rFonts w:ascii="Courier New" w:hAnsi="Courier New" w:cs="Courier New"/>
          <w:lang w:eastAsia="en-US"/>
        </w:rPr>
      </w:pPr>
      <w:ins w:id="4163" w:author="TARELA DUQUE Nicole" w:date="2018-12-12T08:20:00Z">
        <w:r>
          <w:rPr>
            <w:rFonts w:ascii="Courier New" w:hAnsi="Courier New" w:cs="Courier New"/>
            <w:lang w:eastAsia="en-US"/>
          </w:rPr>
          <w:tab/>
        </w:r>
        <w:r w:rsidR="0007644F" w:rsidRPr="0007644F">
          <w:rPr>
            <w:rFonts w:ascii="Courier New" w:hAnsi="Courier New" w:cs="Courier New"/>
            <w:lang w:eastAsia="en-US"/>
          </w:rPr>
          <w:tab/>
        </w:r>
        <w:r w:rsidR="0007644F" w:rsidRPr="00B63F9B">
          <w:rPr>
            <w:rFonts w:ascii="Courier New" w:hAnsi="Courier New" w:cs="Courier New"/>
            <w:b/>
            <w:bCs/>
            <w:color w:val="7F0055"/>
            <w:szCs w:val="18"/>
            <w:lang w:eastAsia="en-US"/>
          </w:rPr>
          <w:t>if</w:t>
        </w:r>
        <w:r w:rsidR="0007644F" w:rsidRPr="0007644F">
          <w:rPr>
            <w:rFonts w:ascii="Courier New" w:hAnsi="Courier New" w:cs="Courier New"/>
            <w:lang w:eastAsia="en-US"/>
          </w:rPr>
          <w:t>(name.contains(</w:t>
        </w:r>
        <w:r w:rsidR="0007644F" w:rsidRPr="00B63F9B">
          <w:rPr>
            <w:rFonts w:ascii="Courier New" w:hAnsi="Courier New" w:cs="Courier New"/>
            <w:color w:val="2A00FF"/>
            <w:szCs w:val="18"/>
            <w:lang w:eastAsia="en-US"/>
          </w:rPr>
          <w:t>"dep. "</w:t>
        </w:r>
        <w:r w:rsidR="0007644F" w:rsidRPr="0007644F">
          <w:rPr>
            <w:rFonts w:ascii="Courier New" w:hAnsi="Courier New" w:cs="Courier New"/>
            <w:lang w:eastAsia="en-US"/>
          </w:rPr>
          <w:t xml:space="preserve">)) </w:t>
        </w:r>
        <w:r w:rsidR="0007644F" w:rsidRPr="00B63F9B">
          <w:rPr>
            <w:rFonts w:ascii="Courier New" w:hAnsi="Courier New" w:cs="Courier New"/>
            <w:b/>
            <w:bCs/>
            <w:color w:val="7F0055"/>
            <w:szCs w:val="18"/>
            <w:lang w:eastAsia="en-US"/>
          </w:rPr>
          <w:t>this</w:t>
        </w:r>
        <w:r w:rsidR="0007644F" w:rsidRPr="0007644F">
          <w:rPr>
            <w:rFonts w:ascii="Courier New" w:hAnsi="Courier New" w:cs="Courier New"/>
            <w:lang w:eastAsia="en-US"/>
          </w:rPr>
          <w:t>.</w:t>
        </w:r>
        <w:r w:rsidR="0007644F" w:rsidRPr="00B63F9B">
          <w:rPr>
            <w:rFonts w:ascii="Courier New" w:hAnsi="Courier New" w:cs="Courier New"/>
            <w:color w:val="2A00FF"/>
            <w:szCs w:val="18"/>
            <w:lang w:eastAsia="en-US"/>
          </w:rPr>
          <w:t>department_name</w:t>
        </w:r>
        <w:r w:rsidR="0007644F" w:rsidRPr="0007644F">
          <w:rPr>
            <w:rFonts w:ascii="Courier New" w:hAnsi="Courier New" w:cs="Courier New"/>
            <w:lang w:eastAsia="en-US"/>
          </w:rPr>
          <w:t>= name.substring(5);</w:t>
        </w:r>
      </w:ins>
    </w:p>
    <w:p w14:paraId="1F513F3D" w14:textId="4E213417" w:rsidR="0007644F" w:rsidRPr="0007644F" w:rsidRDefault="00047B03" w:rsidP="0007644F">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4" w:author="TARELA DUQUE Nicole" w:date="2018-12-12T08:20:00Z"/>
          <w:rFonts w:ascii="Courier New" w:hAnsi="Courier New" w:cs="Courier New"/>
          <w:lang w:eastAsia="en-US"/>
        </w:rPr>
      </w:pPr>
      <w:ins w:id="4165" w:author="TARELA DUQUE Nicole" w:date="2018-12-12T08:20:00Z">
        <w:r>
          <w:rPr>
            <w:rFonts w:ascii="Courier New" w:hAnsi="Courier New" w:cs="Courier New"/>
            <w:lang w:eastAsia="en-US"/>
          </w:rPr>
          <w:tab/>
        </w:r>
        <w:r w:rsidR="0007644F" w:rsidRPr="0007644F">
          <w:rPr>
            <w:rFonts w:ascii="Courier New" w:hAnsi="Courier New" w:cs="Courier New"/>
            <w:lang w:eastAsia="en-US"/>
          </w:rPr>
          <w:tab/>
        </w:r>
        <w:r w:rsidR="0007644F" w:rsidRPr="00B63F9B">
          <w:rPr>
            <w:rFonts w:ascii="Courier New" w:hAnsi="Courier New" w:cs="Courier New"/>
            <w:b/>
            <w:bCs/>
            <w:color w:val="7F0055"/>
            <w:szCs w:val="18"/>
            <w:lang w:eastAsia="en-US"/>
          </w:rPr>
          <w:t>else</w:t>
        </w:r>
        <w:r w:rsidR="0007644F" w:rsidRPr="0007644F">
          <w:rPr>
            <w:rFonts w:ascii="Courier New" w:hAnsi="Courier New" w:cs="Courier New"/>
            <w:lang w:eastAsia="en-US"/>
          </w:rPr>
          <w:t xml:space="preserve"> </w:t>
        </w:r>
        <w:r w:rsidR="0007644F" w:rsidRPr="00B63F9B">
          <w:rPr>
            <w:rFonts w:ascii="Courier New" w:hAnsi="Courier New" w:cs="Courier New"/>
            <w:b/>
            <w:bCs/>
            <w:color w:val="7F0055"/>
            <w:szCs w:val="18"/>
            <w:lang w:eastAsia="en-US"/>
          </w:rPr>
          <w:t>this</w:t>
        </w:r>
        <w:r w:rsidR="0007644F" w:rsidRPr="0007644F">
          <w:rPr>
            <w:rFonts w:ascii="Courier New" w:hAnsi="Courier New" w:cs="Courier New"/>
            <w:lang w:eastAsia="en-US"/>
          </w:rPr>
          <w:t>.</w:t>
        </w:r>
        <w:r w:rsidR="0007644F" w:rsidRPr="00B63F9B">
          <w:rPr>
            <w:rFonts w:ascii="Courier New" w:hAnsi="Courier New" w:cs="Courier New"/>
            <w:color w:val="2A00FF"/>
            <w:szCs w:val="18"/>
            <w:lang w:eastAsia="en-US"/>
          </w:rPr>
          <w:t>department_name</w:t>
        </w:r>
        <w:r w:rsidR="0007644F" w:rsidRPr="0007644F">
          <w:rPr>
            <w:rFonts w:ascii="Courier New" w:hAnsi="Courier New" w:cs="Courier New"/>
            <w:lang w:eastAsia="en-US"/>
          </w:rPr>
          <w:t>=name;</w:t>
        </w:r>
      </w:ins>
    </w:p>
    <w:p w14:paraId="2451D4C9" w14:textId="2C5E686B" w:rsidR="0007644F"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6" w:author="TARELA DUQUE Nicole" w:date="2018-12-10T09:54:00Z"/>
          <w:rFonts w:ascii="Courier New" w:hAnsi="Courier New" w:cs="Courier New"/>
          <w:lang w:eastAsia="en-US"/>
        </w:rPr>
      </w:pPr>
      <w:ins w:id="4167" w:author="TARELA DUQUE Nicole" w:date="2018-12-12T08:20:00Z">
        <w:r>
          <w:rPr>
            <w:rFonts w:ascii="Courier New" w:hAnsi="Courier New" w:cs="Courier New"/>
            <w:lang w:eastAsia="en-US"/>
          </w:rPr>
          <w:tab/>
        </w:r>
        <w:r w:rsidR="0007644F">
          <w:rPr>
            <w:rFonts w:ascii="Courier New" w:hAnsi="Courier New" w:cs="Courier New"/>
            <w:lang w:eastAsia="en-US"/>
          </w:rPr>
          <w:t>}</w:t>
        </w:r>
      </w:ins>
    </w:p>
    <w:p w14:paraId="11933A4F"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8" w:author="TARELA DUQUE Nicole" w:date="2018-12-10T09:54:00Z"/>
          <w:rFonts w:ascii="Courier New" w:hAnsi="Courier New" w:cs="Courier New"/>
          <w:lang w:eastAsia="en-US"/>
        </w:rPr>
      </w:pPr>
    </w:p>
    <w:p w14:paraId="58309BE0" w14:textId="16282D90"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69" w:author="TARELA DUQUE Nicole" w:date="2018-12-10T09:54:00Z"/>
          <w:rFonts w:ascii="Courier New" w:hAnsi="Courier New" w:cs="Courier New"/>
          <w:lang w:eastAsia="en-US"/>
        </w:rPr>
      </w:pPr>
      <w:ins w:id="4170"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List&lt;Employee&gt; getEmployee() {</w:t>
        </w:r>
      </w:ins>
    </w:p>
    <w:p w14:paraId="5BD8BC89" w14:textId="50AF6772"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71" w:author="TARELA DUQUE Nicole" w:date="2018-12-10T09:54:00Z"/>
          <w:rFonts w:ascii="Courier New" w:hAnsi="Courier New" w:cs="Courier New"/>
          <w:lang w:eastAsia="en-US"/>
        </w:rPr>
      </w:pPr>
      <w:ins w:id="4172" w:author="TARELA DUQUE Nicole" w:date="2018-12-10T09:54:00Z">
        <w:r>
          <w:rPr>
            <w:rFonts w:ascii="Courier New" w:hAnsi="Courier New" w:cs="Courier New"/>
            <w:lang w:eastAsia="en-US"/>
          </w:rPr>
          <w:lastRenderedPageBreak/>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return</w:t>
        </w:r>
        <w:r w:rsidR="004C7571" w:rsidRPr="004C7571">
          <w:rPr>
            <w:rFonts w:ascii="Courier New" w:hAnsi="Courier New" w:cs="Courier New"/>
            <w:lang w:eastAsia="en-US"/>
          </w:rPr>
          <w:t xml:space="preserve"> </w:t>
        </w:r>
        <w:r w:rsidR="004C7571" w:rsidRPr="004C7571">
          <w:rPr>
            <w:rFonts w:ascii="Courier New" w:hAnsi="Courier New" w:cs="Courier New"/>
            <w:color w:val="2A00FF"/>
            <w:szCs w:val="18"/>
            <w:lang w:eastAsia="en-US"/>
          </w:rPr>
          <w:t>employee</w:t>
        </w:r>
        <w:r w:rsidR="004C7571" w:rsidRPr="004C7571">
          <w:rPr>
            <w:rFonts w:ascii="Courier New" w:hAnsi="Courier New" w:cs="Courier New"/>
            <w:lang w:eastAsia="en-US"/>
          </w:rPr>
          <w:t>;</w:t>
        </w:r>
      </w:ins>
    </w:p>
    <w:p w14:paraId="24C5BDA5" w14:textId="6DD58555"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73" w:author="TARELA DUQUE Nicole" w:date="2018-12-10T09:54:00Z"/>
          <w:rFonts w:ascii="Courier New" w:hAnsi="Courier New" w:cs="Courier New"/>
          <w:lang w:eastAsia="en-US"/>
        </w:rPr>
      </w:pPr>
      <w:ins w:id="4174"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p>
    <w:p w14:paraId="51092FAB" w14:textId="77777777" w:rsidR="004C7571" w:rsidRPr="004C7571"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75" w:author="TARELA DUQUE Nicole" w:date="2018-12-10T09:54:00Z"/>
          <w:rFonts w:ascii="Courier New" w:hAnsi="Courier New" w:cs="Courier New"/>
          <w:lang w:eastAsia="en-US"/>
        </w:rPr>
      </w:pPr>
    </w:p>
    <w:p w14:paraId="68768CF5" w14:textId="0C7CD6B8"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76" w:author="TARELA DUQUE Nicole" w:date="2018-12-10T09:54:00Z"/>
          <w:rFonts w:ascii="Courier New" w:hAnsi="Courier New" w:cs="Courier New"/>
          <w:lang w:eastAsia="en-US"/>
        </w:rPr>
      </w:pPr>
      <w:ins w:id="4177" w:author="TARELA DUQUE Nicole" w:date="2018-12-10T09:54:00Z">
        <w:r>
          <w:rPr>
            <w:rFonts w:ascii="Courier New" w:hAnsi="Courier New" w:cs="Courier New"/>
            <w:lang w:eastAsia="en-US"/>
          </w:rPr>
          <w:tab/>
        </w:r>
        <w:r w:rsidR="004C7571" w:rsidRPr="004C7571">
          <w:rPr>
            <w:rFonts w:ascii="Courier New" w:hAnsi="Courier New" w:cs="Courier New"/>
            <w:b/>
            <w:bCs/>
            <w:color w:val="7F0055"/>
            <w:szCs w:val="18"/>
            <w:lang w:eastAsia="en-US"/>
          </w:rPr>
          <w:t>public</w:t>
        </w:r>
        <w:r w:rsidR="004C7571" w:rsidRPr="004C7571">
          <w:rPr>
            <w:rFonts w:ascii="Courier New" w:hAnsi="Courier New" w:cs="Courier New"/>
            <w:lang w:eastAsia="en-US"/>
          </w:rPr>
          <w:t xml:space="preserve"> </w:t>
        </w:r>
        <w:r w:rsidR="004C7571" w:rsidRPr="004C7571">
          <w:rPr>
            <w:rFonts w:ascii="Courier New" w:hAnsi="Courier New" w:cs="Courier New"/>
            <w:b/>
            <w:bCs/>
            <w:color w:val="7F0055"/>
            <w:szCs w:val="18"/>
            <w:lang w:eastAsia="en-US"/>
          </w:rPr>
          <w:t>void</w:t>
        </w:r>
        <w:r w:rsidR="004C7571" w:rsidRPr="004C7571">
          <w:rPr>
            <w:rFonts w:ascii="Courier New" w:hAnsi="Courier New" w:cs="Courier New"/>
            <w:lang w:eastAsia="en-US"/>
          </w:rPr>
          <w:t xml:space="preserve"> setEmployee(List&lt;Employee&gt; employee) {</w:t>
        </w:r>
      </w:ins>
    </w:p>
    <w:p w14:paraId="270A8B0A" w14:textId="40C541A0" w:rsidR="004C7571" w:rsidRPr="004C7571"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78" w:author="TARELA DUQUE Nicole" w:date="2018-12-10T09:54:00Z"/>
          <w:rFonts w:ascii="Courier New" w:hAnsi="Courier New" w:cs="Courier New"/>
          <w:lang w:eastAsia="en-US"/>
        </w:rPr>
      </w:pPr>
      <w:ins w:id="4179" w:author="TARELA DUQUE Nicole" w:date="2018-12-10T09:54:00Z">
        <w:r>
          <w:rPr>
            <w:rFonts w:ascii="Courier New" w:hAnsi="Courier New" w:cs="Courier New"/>
            <w:lang w:eastAsia="en-US"/>
          </w:rPr>
          <w:tab/>
        </w:r>
        <w:r w:rsidR="004C7571" w:rsidRPr="004C7571">
          <w:rPr>
            <w:rFonts w:ascii="Courier New" w:hAnsi="Courier New" w:cs="Courier New"/>
            <w:lang w:eastAsia="en-US"/>
          </w:rPr>
          <w:tab/>
        </w:r>
        <w:r w:rsidR="004C7571" w:rsidRPr="004C7571">
          <w:rPr>
            <w:rFonts w:ascii="Courier New" w:hAnsi="Courier New" w:cs="Courier New"/>
            <w:b/>
            <w:bCs/>
            <w:color w:val="7F0055"/>
            <w:szCs w:val="18"/>
            <w:lang w:eastAsia="en-US"/>
          </w:rPr>
          <w:t>this</w:t>
        </w:r>
        <w:r w:rsidR="004C7571" w:rsidRPr="004C7571">
          <w:rPr>
            <w:rFonts w:ascii="Courier New" w:hAnsi="Courier New" w:cs="Courier New"/>
            <w:lang w:eastAsia="en-US"/>
          </w:rPr>
          <w:t>.</w:t>
        </w:r>
        <w:r w:rsidR="004C7571" w:rsidRPr="004C7571">
          <w:rPr>
            <w:rFonts w:ascii="Courier New" w:hAnsi="Courier New" w:cs="Courier New"/>
            <w:color w:val="2A00FF"/>
            <w:szCs w:val="18"/>
            <w:lang w:eastAsia="en-US"/>
          </w:rPr>
          <w:t>employee</w:t>
        </w:r>
        <w:r w:rsidR="004C7571" w:rsidRPr="004C7571">
          <w:rPr>
            <w:rFonts w:ascii="Courier New" w:hAnsi="Courier New" w:cs="Courier New"/>
            <w:lang w:eastAsia="en-US"/>
          </w:rPr>
          <w:t xml:space="preserve"> = employee;</w:t>
        </w:r>
      </w:ins>
    </w:p>
    <w:p w14:paraId="380C9B83" w14:textId="04AEBC0F" w:rsidR="00B63F9B" w:rsidRPr="00382D39"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80" w:author="TARELA DUQUE Nicole" w:date="2018-12-12T08:25:00Z"/>
          <w:rFonts w:ascii="Courier New" w:hAnsi="Courier New" w:cs="Courier New"/>
          <w:lang w:eastAsia="en-US"/>
        </w:rPr>
      </w:pPr>
      <w:ins w:id="4181" w:author="TARELA DUQUE Nicole" w:date="2018-12-10T09:54:00Z">
        <w:r>
          <w:rPr>
            <w:rFonts w:ascii="Courier New" w:hAnsi="Courier New" w:cs="Courier New"/>
            <w:lang w:eastAsia="en-US"/>
          </w:rPr>
          <w:tab/>
        </w:r>
        <w:r w:rsidR="004C7571" w:rsidRPr="004C7571">
          <w:rPr>
            <w:rFonts w:ascii="Courier New" w:hAnsi="Courier New" w:cs="Courier New"/>
            <w:lang w:eastAsia="en-US"/>
          </w:rPr>
          <w:t>}</w:t>
        </w:r>
      </w:ins>
      <w:ins w:id="4182" w:author="TARELA DUQUE Nicole" w:date="2018-12-12T08:24:00Z">
        <w:r w:rsidR="00B63F9B">
          <w:rPr>
            <w:rFonts w:ascii="Courier New" w:hAnsi="Courier New" w:cs="Courier New"/>
            <w:lang w:val="en-US" w:eastAsia="en-US"/>
          </w:rPr>
          <w:t xml:space="preserve">     </w:t>
        </w:r>
      </w:ins>
    </w:p>
    <w:p w14:paraId="5D5D274B" w14:textId="4561251F" w:rsidR="00B63F9B" w:rsidRDefault="00B63F9B" w:rsidP="00B63F9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83" w:author="TARELA DUQUE Nicole" w:date="2018-12-12T08:25:00Z"/>
          <w:rFonts w:ascii="Courier New" w:hAnsi="Courier New" w:cs="Courier New"/>
          <w:lang w:val="en-US" w:eastAsia="en-US"/>
        </w:rPr>
      </w:pPr>
    </w:p>
    <w:p w14:paraId="25E5CCD0"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84" w:author="TARELA DUQUE Nicole" w:date="2018-12-12T09:19:00Z"/>
          <w:rFonts w:ascii="Courier New" w:hAnsi="Courier New" w:cs="Courier New"/>
          <w:lang w:val="en-US" w:eastAsia="en-US"/>
        </w:rPr>
      </w:pPr>
      <w:ins w:id="4185" w:author="TARELA DUQUE Nicole" w:date="2018-12-12T09:19: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7BEF18C8"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86" w:author="TARELA DUQUE Nicole" w:date="2018-12-12T09:19:00Z"/>
          <w:rFonts w:ascii="Courier New" w:hAnsi="Courier New" w:cs="Courier New"/>
          <w:lang w:val="en-US" w:eastAsia="en-US"/>
        </w:rPr>
      </w:pPr>
      <w:ins w:id="4187" w:author="TARELA DUQUE Nicole" w:date="2018-12-12T09:19: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String toString() {</w:t>
        </w:r>
      </w:ins>
    </w:p>
    <w:p w14:paraId="1E96ACF7" w14:textId="1215D9CA" w:rsidR="00047B03"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88" w:author="TARELA DUQUE Nicole" w:date="2018-12-12T09:19:00Z"/>
          <w:rFonts w:ascii="Courier New" w:hAnsi="Courier New" w:cs="Courier New"/>
          <w:lang w:val="en-US" w:eastAsia="en-US"/>
        </w:rPr>
      </w:pPr>
      <w:ins w:id="4189" w:author="TARELA DUQUE Nicole" w:date="2018-12-12T09:19:00Z">
        <w:r>
          <w:rPr>
            <w:rFonts w:ascii="Courier New" w:hAnsi="Courier New" w:cs="Courier New"/>
            <w:lang w:val="en-US" w:eastAsia="en-US"/>
          </w:rPr>
          <w:tab/>
        </w:r>
        <w:r w:rsidRPr="00A66B4F">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String.</w:t>
        </w:r>
        <w:r w:rsidRPr="00047B03">
          <w:rPr>
            <w:rFonts w:ascii="Courier New" w:hAnsi="Courier New" w:cs="Courier New"/>
            <w:i/>
            <w:lang w:val="en-US" w:eastAsia="en-US"/>
          </w:rPr>
          <w:t>format</w:t>
        </w:r>
        <w:r w:rsidRPr="00A66B4F">
          <w:rPr>
            <w:rFonts w:ascii="Courier New" w:hAnsi="Courier New" w:cs="Courier New"/>
            <w:lang w:val="en-US" w:eastAsia="en-US"/>
          </w:rPr>
          <w:t>(</w:t>
        </w:r>
        <w:r w:rsidRPr="00E5674A">
          <w:rPr>
            <w:rFonts w:ascii="Courier New" w:hAnsi="Courier New" w:cs="Courier New"/>
            <w:color w:val="2A00FF"/>
            <w:lang w:val="en-US" w:eastAsia="en-US"/>
          </w:rPr>
          <w:t>"id=%d, nombre=%s</w:t>
        </w:r>
      </w:ins>
      <w:ins w:id="4190" w:author="TARELA DUQUE Nicole" w:date="2018-12-12T13:43:00Z">
        <w:r w:rsidR="00CB4C1B">
          <w:rPr>
            <w:rFonts w:ascii="Courier New" w:hAnsi="Courier New" w:cs="Courier New"/>
            <w:color w:val="2A00FF"/>
            <w:lang w:val="en-US" w:eastAsia="en-US"/>
          </w:rPr>
          <w:t>”</w:t>
        </w:r>
      </w:ins>
      <w:ins w:id="4191" w:author="TARELA DUQUE Nicole" w:date="2018-12-12T09:20:00Z">
        <w:r w:rsidRPr="00CB4C1B">
          <w:rPr>
            <w:rFonts w:ascii="Courier New" w:hAnsi="Courier New" w:cs="Courier New"/>
            <w:lang w:val="en-US" w:eastAsia="en-US"/>
          </w:rPr>
          <w:t>,</w:t>
        </w:r>
      </w:ins>
    </w:p>
    <w:p w14:paraId="74913329" w14:textId="5E2FF666"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92" w:author="TARELA DUQUE Nicole" w:date="2018-12-12T09:19:00Z"/>
          <w:rFonts w:ascii="Courier New" w:hAnsi="Courier New" w:cs="Courier New"/>
          <w:lang w:val="en-US" w:eastAsia="en-US"/>
        </w:rPr>
      </w:pPr>
      <w:ins w:id="4193" w:author="TARELA DUQUE Nicole" w:date="2018-12-12T09:19:00Z">
        <w:r w:rsidRPr="00A66B4F">
          <w:rPr>
            <w:rFonts w:ascii="Courier New" w:hAnsi="Courier New" w:cs="Courier New"/>
            <w:lang w:val="en-US" w:eastAsia="en-US"/>
          </w:rPr>
          <w:t xml:space="preserve"> </w:t>
        </w:r>
        <w:r>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ins>
      <w:ins w:id="4194" w:author="TARELA DUQUE Nicole" w:date="2018-12-12T09:20:00Z">
        <w:r w:rsidRPr="00047B03">
          <w:rPr>
            <w:rFonts w:ascii="Courier New" w:hAnsi="Courier New" w:cs="Courier New"/>
            <w:color w:val="2A00FF"/>
            <w:lang w:val="en-US" w:eastAsia="en-US"/>
          </w:rPr>
          <w:t xml:space="preserve"> </w:t>
        </w:r>
        <w:r w:rsidRPr="00B63F9B">
          <w:rPr>
            <w:rFonts w:ascii="Courier New" w:hAnsi="Courier New" w:cs="Courier New"/>
            <w:color w:val="2A00FF"/>
            <w:lang w:val="en-US" w:eastAsia="en-US"/>
          </w:rPr>
          <w:t>department_</w:t>
        </w:r>
        <w:r w:rsidRPr="00E5674A">
          <w:rPr>
            <w:rFonts w:ascii="Courier New" w:hAnsi="Courier New" w:cs="Courier New"/>
            <w:color w:val="2A00FF"/>
            <w:lang w:val="en-US" w:eastAsia="en-US"/>
          </w:rPr>
          <w:t>id</w:t>
        </w:r>
      </w:ins>
      <w:ins w:id="4195" w:author="TARELA DUQUE Nicole" w:date="2018-12-12T09:19:00Z">
        <w:r w:rsidRPr="00A66B4F">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ins>
      <w:ins w:id="4196" w:author="TARELA DUQUE Nicole" w:date="2018-12-12T09:20:00Z">
        <w:r w:rsidRPr="00B63F9B">
          <w:rPr>
            <w:rFonts w:ascii="Courier New" w:hAnsi="Courier New" w:cs="Courier New"/>
            <w:color w:val="2A00FF"/>
            <w:lang w:val="en-US" w:eastAsia="en-US"/>
          </w:rPr>
          <w:t>department_</w:t>
        </w:r>
        <w:r w:rsidRPr="00E5674A">
          <w:rPr>
            <w:rFonts w:ascii="Courier New" w:hAnsi="Courier New" w:cs="Courier New"/>
            <w:color w:val="2A00FF"/>
            <w:lang w:val="en-US" w:eastAsia="en-US"/>
          </w:rPr>
          <w:t>name</w:t>
        </w:r>
        <w:r>
          <w:rPr>
            <w:rFonts w:ascii="Courier New" w:hAnsi="Courier New" w:cs="Courier New"/>
            <w:lang w:val="en-US" w:eastAsia="en-US"/>
          </w:rPr>
          <w:t>);</w:t>
        </w:r>
      </w:ins>
    </w:p>
    <w:p w14:paraId="0EA3C767" w14:textId="786F65D3" w:rsidR="00047B03"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97" w:author="TARELA DUQUE Nicole" w:date="2018-12-12T09:22:00Z"/>
          <w:rFonts w:ascii="Courier New" w:hAnsi="Courier New" w:cs="Courier New"/>
          <w:lang w:val="en-US" w:eastAsia="en-US"/>
        </w:rPr>
      </w:pPr>
      <w:ins w:id="4198" w:author="TARELA DUQUE Nicole" w:date="2018-12-12T09:19:00Z">
        <w:r>
          <w:rPr>
            <w:rFonts w:ascii="Courier New" w:hAnsi="Courier New" w:cs="Courier New"/>
            <w:lang w:val="en-US" w:eastAsia="en-US"/>
          </w:rPr>
          <w:tab/>
        </w:r>
        <w:r w:rsidR="00382D39">
          <w:rPr>
            <w:rFonts w:ascii="Courier New" w:hAnsi="Courier New" w:cs="Courier New"/>
            <w:lang w:val="en-US" w:eastAsia="en-US"/>
          </w:rPr>
          <w:t>}</w:t>
        </w:r>
        <w:r w:rsidRPr="00A66B4F">
          <w:rPr>
            <w:rFonts w:ascii="Courier New" w:hAnsi="Courier New" w:cs="Courier New"/>
            <w:lang w:val="en-US" w:eastAsia="en-US"/>
          </w:rPr>
          <w:tab/>
        </w:r>
      </w:ins>
    </w:p>
    <w:p w14:paraId="7A2FD273"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199" w:author="TARELA DUQUE Nicole" w:date="2018-12-12T09:19:00Z"/>
          <w:rFonts w:ascii="Courier New" w:hAnsi="Courier New" w:cs="Courier New"/>
          <w:lang w:val="en-US" w:eastAsia="en-US"/>
        </w:rPr>
      </w:pPr>
    </w:p>
    <w:p w14:paraId="3C2560C8"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00" w:author="TARELA DUQUE Nicole" w:date="2018-12-12T09:19:00Z"/>
          <w:rFonts w:ascii="Courier New" w:hAnsi="Courier New" w:cs="Courier New"/>
          <w:lang w:val="en-US" w:eastAsia="en-US"/>
        </w:rPr>
      </w:pPr>
      <w:ins w:id="4201" w:author="TARELA DUQUE Nicole" w:date="2018-12-12T09:19: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00FEBE00" w14:textId="77777777"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02" w:author="TARELA DUQUE Nicole" w:date="2018-12-12T09:19:00Z"/>
          <w:rFonts w:ascii="Courier New" w:hAnsi="Courier New" w:cs="Courier New"/>
          <w:lang w:val="en-US" w:eastAsia="en-US"/>
        </w:rPr>
      </w:pPr>
      <w:ins w:id="4203" w:author="TARELA DUQUE Nicole" w:date="2018-12-12T09:19: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 xml:space="preserve"> hashCode() {</w:t>
        </w:r>
      </w:ins>
    </w:p>
    <w:p w14:paraId="47CBBFFF" w14:textId="68EECAC2" w:rsidR="00047B03" w:rsidRPr="00A66B4F"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04" w:author="TARELA DUQUE Nicole" w:date="2018-12-12T09:19:00Z"/>
          <w:rFonts w:ascii="Courier New" w:hAnsi="Courier New" w:cs="Courier New"/>
          <w:lang w:val="en-US" w:eastAsia="en-US"/>
        </w:rPr>
      </w:pPr>
      <w:ins w:id="4205" w:author="TARELA DUQUE Nicole" w:date="2018-12-12T09:19:00Z">
        <w:r>
          <w:rPr>
            <w:rFonts w:ascii="Courier New" w:hAnsi="Courier New" w:cs="Courier New"/>
            <w:lang w:val="en-US" w:eastAsia="en-US"/>
          </w:rPr>
          <w:tab/>
        </w:r>
        <w:r>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w:t>
        </w:r>
        <w:r w:rsidRPr="00E5674A">
          <w:rPr>
            <w:rFonts w:ascii="Courier New" w:hAnsi="Courier New" w:cs="Courier New"/>
            <w:b/>
            <w:bCs/>
            <w:color w:val="7F0055"/>
            <w:lang w:val="en-US" w:eastAsia="en-US"/>
          </w:rPr>
          <w:t>this</w:t>
        </w:r>
        <w:r w:rsidRPr="00A66B4F">
          <w:rPr>
            <w:rFonts w:ascii="Courier New" w:hAnsi="Courier New" w:cs="Courier New"/>
            <w:lang w:val="en-US" w:eastAsia="en-US"/>
          </w:rPr>
          <w:t>.</w:t>
        </w:r>
      </w:ins>
      <w:ins w:id="4206" w:author="TARELA DUQUE Nicole" w:date="2018-12-12T09:20:00Z">
        <w:r w:rsidRPr="00B63F9B">
          <w:rPr>
            <w:rFonts w:ascii="Courier New" w:hAnsi="Courier New" w:cs="Courier New"/>
            <w:color w:val="2A00FF"/>
            <w:lang w:val="en-US" w:eastAsia="en-US"/>
          </w:rPr>
          <w:t>department_</w:t>
        </w:r>
      </w:ins>
      <w:ins w:id="4207" w:author="TARELA DUQUE Nicole" w:date="2018-12-12T13:44:00Z">
        <w:r w:rsidR="00CB4C1B">
          <w:rPr>
            <w:rFonts w:ascii="Courier New" w:hAnsi="Courier New" w:cs="Courier New"/>
            <w:color w:val="2A00FF"/>
            <w:lang w:val="en-US" w:eastAsia="en-US"/>
          </w:rPr>
          <w:t>id</w:t>
        </w:r>
      </w:ins>
      <w:ins w:id="4208" w:author="TARELA DUQUE Nicole" w:date="2018-12-12T09:19:00Z">
        <w:r w:rsidRPr="00A66B4F">
          <w:rPr>
            <w:rFonts w:ascii="Courier New" w:hAnsi="Courier New" w:cs="Courier New"/>
            <w:lang w:val="en-US" w:eastAsia="en-US"/>
          </w:rPr>
          <w:t>;</w:t>
        </w:r>
      </w:ins>
    </w:p>
    <w:p w14:paraId="6E9163BD" w14:textId="77777777"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09" w:author="TARELA DUQUE Nicole" w:date="2018-12-12T09:19:00Z"/>
          <w:rFonts w:ascii="Courier New" w:hAnsi="Courier New" w:cs="Courier New"/>
          <w:lang w:val="en-US" w:eastAsia="en-US"/>
        </w:rPr>
      </w:pPr>
      <w:ins w:id="4210" w:author="TARELA DUQUE Nicole" w:date="2018-12-12T09:19:00Z">
        <w:r>
          <w:rPr>
            <w:rFonts w:ascii="Courier New" w:hAnsi="Courier New" w:cs="Courier New"/>
            <w:lang w:val="en-US" w:eastAsia="en-US"/>
          </w:rPr>
          <w:tab/>
        </w:r>
        <w:r w:rsidRPr="00A66B4F">
          <w:rPr>
            <w:rFonts w:ascii="Courier New" w:hAnsi="Courier New" w:cs="Courier New"/>
            <w:lang w:val="en-US" w:eastAsia="en-US"/>
          </w:rPr>
          <w:t>}</w:t>
        </w:r>
      </w:ins>
    </w:p>
    <w:p w14:paraId="3D24C4F8" w14:textId="77777777" w:rsidR="00047B03" w:rsidRPr="00B63F9B" w:rsidRDefault="00047B03"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11" w:author="TARELA DUQUE Nicole" w:date="2018-12-10T09:54:00Z"/>
          <w:rFonts w:ascii="Courier New" w:hAnsi="Courier New" w:cs="Courier New"/>
          <w:lang w:val="en-US" w:eastAsia="en-US"/>
        </w:rPr>
      </w:pPr>
    </w:p>
    <w:p w14:paraId="131FB435" w14:textId="2A5328A0" w:rsidR="004C7571" w:rsidRPr="0018149B" w:rsidRDefault="004C7571" w:rsidP="004C7571">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12" w:author="TARELA DUQUE Nicole" w:date="2018-12-10T09:52:00Z"/>
          <w:rFonts w:ascii="Courier New" w:hAnsi="Courier New" w:cs="Courier New"/>
          <w:lang w:eastAsia="en-US"/>
        </w:rPr>
      </w:pPr>
      <w:ins w:id="4213" w:author="TARELA DUQUE Nicole" w:date="2018-12-10T09:54:00Z">
        <w:r w:rsidRPr="004C7571">
          <w:rPr>
            <w:rFonts w:ascii="Courier New" w:hAnsi="Courier New" w:cs="Courier New"/>
            <w:lang w:eastAsia="en-US"/>
          </w:rPr>
          <w:t>}</w:t>
        </w:r>
      </w:ins>
    </w:p>
    <w:p w14:paraId="4DABD949" w14:textId="4A63C582" w:rsidR="004F3B16" w:rsidRDefault="004F3B16" w:rsidP="004B332A">
      <w:pPr>
        <w:rPr>
          <w:ins w:id="4214" w:author="TARELA DUQUE Nicole" w:date="2018-12-10T09:55:00Z"/>
          <w:lang w:val="en-US"/>
        </w:rPr>
      </w:pPr>
    </w:p>
    <w:p w14:paraId="709CD67A" w14:textId="71D57588" w:rsidR="004C7571" w:rsidRPr="0095263C" w:rsidRDefault="008D1F99" w:rsidP="004C7571">
      <w:pPr>
        <w:rPr>
          <w:ins w:id="4215" w:author="TARELA DUQUE Nicole" w:date="2018-12-10T16:01:00Z"/>
          <w:rFonts w:cs="Courier New"/>
          <w:szCs w:val="18"/>
          <w:lang w:val="en-US"/>
        </w:rPr>
      </w:pPr>
      <w:ins w:id="4216" w:author="TARELA DUQUE Nicole" w:date="2018-12-10T11:42:00Z">
        <w:r w:rsidRPr="008D1F99">
          <w:rPr>
            <w:rFonts w:cs="Courier New"/>
            <w:szCs w:val="18"/>
            <w:lang w:val="en-US"/>
          </w:rPr>
          <w:t xml:space="preserve">Se puede observar como en esta entidad, para crear correctamente la relación </w:t>
        </w:r>
        <w:r w:rsidRPr="00D944C9">
          <w:rPr>
            <w:rFonts w:cs="Courier New"/>
            <w:szCs w:val="18"/>
            <w:lang w:val="en-US"/>
          </w:rPr>
          <w:t xml:space="preserve">bidireccional </w:t>
        </w:r>
        <w:r w:rsidRPr="008D1F99">
          <w:rPr>
            <w:rFonts w:cs="Courier New"/>
            <w:szCs w:val="18"/>
            <w:lang w:val="en-US"/>
          </w:rPr>
          <w:t>que se ha planteado anteriormente, se</w:t>
        </w:r>
      </w:ins>
      <w:ins w:id="4217" w:author="TARELA DUQUE Nicole" w:date="2018-12-10T11:44:00Z">
        <w:r>
          <w:rPr>
            <w:rFonts w:cs="Courier New"/>
            <w:szCs w:val="18"/>
            <w:lang w:val="en-US"/>
          </w:rPr>
          <w:t xml:space="preserve"> declara el atributo </w:t>
        </w:r>
      </w:ins>
      <w:ins w:id="4218" w:author="TARELA DUQUE Nicole" w:date="2018-12-10T11:46:00Z">
        <w:r>
          <w:rPr>
            <w:rFonts w:cs="Courier New"/>
            <w:i/>
            <w:szCs w:val="18"/>
            <w:lang w:val="en-US"/>
          </w:rPr>
          <w:t xml:space="preserve">employee </w:t>
        </w:r>
      </w:ins>
      <w:ins w:id="4219" w:author="TARELA DUQUE Nicole" w:date="2018-12-10T11:44:00Z">
        <w:r>
          <w:rPr>
            <w:rFonts w:cs="Courier New"/>
            <w:szCs w:val="18"/>
            <w:lang w:val="en-US"/>
          </w:rPr>
          <w:t xml:space="preserve">de tipo lista de </w:t>
        </w:r>
      </w:ins>
      <w:ins w:id="4220" w:author="TARELA DUQUE Nicole" w:date="2018-12-10T11:46:00Z">
        <w:r>
          <w:rPr>
            <w:rFonts w:cs="Courier New"/>
            <w:i/>
            <w:szCs w:val="18"/>
            <w:lang w:val="en-US"/>
          </w:rPr>
          <w:t>Employee</w:t>
        </w:r>
      </w:ins>
      <w:ins w:id="4221" w:author="TARELA DUQUE Nicole" w:date="2018-12-12T08:28:00Z">
        <w:r w:rsidR="00D944C9">
          <w:rPr>
            <w:rFonts w:cs="Courier New"/>
            <w:i/>
            <w:szCs w:val="18"/>
            <w:lang w:val="en-US"/>
          </w:rPr>
          <w:t xml:space="preserve"> </w:t>
        </w:r>
        <w:r w:rsidR="00D944C9">
          <w:rPr>
            <w:rFonts w:cs="Courier New"/>
            <w:szCs w:val="18"/>
            <w:lang w:val="en-US"/>
          </w:rPr>
          <w:t xml:space="preserve">con la anotación </w:t>
        </w:r>
        <w:r w:rsidR="00D944C9">
          <w:rPr>
            <w:rFonts w:cs="Courier New"/>
            <w:i/>
            <w:szCs w:val="18"/>
            <w:lang w:val="en-US"/>
          </w:rPr>
          <w:t>@OneToMany(mappedBy</w:t>
        </w:r>
        <w:r w:rsidR="00D944C9" w:rsidRPr="00D944C9">
          <w:rPr>
            <w:rFonts w:cs="Courier New"/>
            <w:i/>
            <w:szCs w:val="18"/>
            <w:lang w:val="en-US"/>
          </w:rPr>
          <w:t>=</w:t>
        </w:r>
      </w:ins>
      <w:ins w:id="4222" w:author="TARELA DUQUE Nicole" w:date="2018-12-12T08:29:00Z">
        <w:r w:rsidR="00D944C9" w:rsidRPr="00D944C9">
          <w:rPr>
            <w:rFonts w:cs="Courier New"/>
            <w:i/>
            <w:szCs w:val="18"/>
            <w:lang w:val="en-US"/>
          </w:rPr>
          <w:t>"</w:t>
        </w:r>
      </w:ins>
      <w:ins w:id="4223" w:author="TARELA DUQUE Nicole" w:date="2018-12-12T08:28:00Z">
        <w:r w:rsidR="00D944C9">
          <w:rPr>
            <w:rFonts w:cs="Courier New"/>
            <w:i/>
            <w:szCs w:val="18"/>
            <w:lang w:val="en-US"/>
          </w:rPr>
          <w:t>department</w:t>
        </w:r>
      </w:ins>
      <w:ins w:id="4224" w:author="TARELA DUQUE Nicole" w:date="2018-12-12T08:29:00Z">
        <w:r w:rsidR="00D944C9" w:rsidRPr="00D944C9">
          <w:rPr>
            <w:rFonts w:cs="Courier New"/>
            <w:i/>
            <w:szCs w:val="18"/>
            <w:lang w:val="en-US"/>
          </w:rPr>
          <w:t>"</w:t>
        </w:r>
        <w:r w:rsidR="00D944C9">
          <w:rPr>
            <w:rFonts w:cs="Courier New"/>
            <w:i/>
            <w:szCs w:val="18"/>
            <w:lang w:val="en-US"/>
          </w:rPr>
          <w:t xml:space="preserve">). </w:t>
        </w:r>
      </w:ins>
      <w:ins w:id="4225" w:author="TARELA DUQUE Nicole" w:date="2018-12-12T08:36:00Z">
        <w:r w:rsidR="0095263C">
          <w:rPr>
            <w:rFonts w:cs="Courier New"/>
            <w:szCs w:val="18"/>
            <w:lang w:val="en-US"/>
          </w:rPr>
          <w:t xml:space="preserve">Esta indica que esta entidad </w:t>
        </w:r>
        <w:r w:rsidR="0095263C">
          <w:rPr>
            <w:rFonts w:cs="Courier New"/>
            <w:i/>
            <w:szCs w:val="18"/>
            <w:lang w:val="en-US"/>
          </w:rPr>
          <w:t>Department</w:t>
        </w:r>
        <w:r w:rsidR="0095263C">
          <w:rPr>
            <w:rFonts w:cs="Courier New"/>
            <w:szCs w:val="18"/>
            <w:lang w:val="en-US"/>
          </w:rPr>
          <w:t xml:space="preserve"> está en la parte inversa de la relación, es decir, que no es la propietaria de la relaci</w:t>
        </w:r>
      </w:ins>
      <w:ins w:id="4226" w:author="TARELA DUQUE Nicole" w:date="2018-12-12T08:37:00Z">
        <w:r w:rsidR="0095263C">
          <w:rPr>
            <w:rFonts w:cs="Courier New"/>
            <w:szCs w:val="18"/>
            <w:lang w:val="en-US"/>
          </w:rPr>
          <w:t>ón y que en cada departamento ha</w:t>
        </w:r>
      </w:ins>
      <w:ins w:id="4227" w:author="TARELA DUQUE Nicole" w:date="2018-12-12T08:40:00Z">
        <w:r w:rsidR="0095263C">
          <w:rPr>
            <w:rFonts w:cs="Courier New"/>
            <w:szCs w:val="18"/>
            <w:lang w:val="en-US"/>
          </w:rPr>
          <w:t>y</w:t>
        </w:r>
      </w:ins>
      <w:ins w:id="4228" w:author="TARELA DUQUE Nicole" w:date="2018-12-12T08:37:00Z">
        <w:r w:rsidR="0095263C">
          <w:rPr>
            <w:rFonts w:cs="Courier New"/>
            <w:szCs w:val="18"/>
            <w:lang w:val="en-US"/>
          </w:rPr>
          <w:t xml:space="preserve"> varios empleados.</w:t>
        </w:r>
      </w:ins>
    </w:p>
    <w:p w14:paraId="54D8843A" w14:textId="1E85537D" w:rsidR="00D13DF6" w:rsidRDefault="00382D39" w:rsidP="00382D39">
      <w:pPr>
        <w:pStyle w:val="Ttulo2"/>
        <w:rPr>
          <w:ins w:id="4229" w:author="TARELA DUQUE Nicole" w:date="2018-12-10T16:01:00Z"/>
        </w:rPr>
      </w:pPr>
      <w:bookmarkStart w:id="4230" w:name="_Toc532387537"/>
      <w:ins w:id="4231" w:author="TARELA DUQUE Nicole" w:date="2018-12-12T09:43:00Z">
        <w:r>
          <w:t>Generaci</w:t>
        </w:r>
        <w:r w:rsidR="00C25884">
          <w:t>ón de identificadores</w:t>
        </w:r>
      </w:ins>
      <w:bookmarkEnd w:id="4230"/>
    </w:p>
    <w:p w14:paraId="32849D85" w14:textId="42A39377" w:rsidR="0018149B" w:rsidRPr="001B436B" w:rsidRDefault="00D13DF6" w:rsidP="001B436B">
      <w:pPr>
        <w:rPr>
          <w:ins w:id="4232" w:author="TARELA DUQUE Nicole" w:date="2018-12-10T17:17:00Z"/>
          <w:rFonts w:ascii="Courier New" w:hAnsi="Courier New" w:cs="Courier New"/>
          <w:lang w:eastAsia="en-US"/>
        </w:rPr>
      </w:pPr>
      <w:ins w:id="4233" w:author="TARELA DUQUE Nicole" w:date="2018-12-10T16:01:00Z">
        <w:r>
          <w:rPr>
            <w:rFonts w:cs="Courier New"/>
            <w:szCs w:val="18"/>
            <w:lang w:val="en-US"/>
          </w:rPr>
          <w:t xml:space="preserve">A continuación se </w:t>
        </w:r>
      </w:ins>
      <w:ins w:id="4234" w:author="TARELA DUQUE Nicole" w:date="2018-12-10T17:19:00Z">
        <w:r w:rsidR="00F47231">
          <w:rPr>
            <w:rFonts w:cs="Courier New"/>
            <w:szCs w:val="18"/>
            <w:lang w:val="en-US"/>
          </w:rPr>
          <w:t>utilizará</w:t>
        </w:r>
      </w:ins>
      <w:ins w:id="4235" w:author="TARELA DUQUE Nicole" w:date="2018-12-10T16:01:00Z">
        <w:r>
          <w:rPr>
            <w:rFonts w:cs="Courier New"/>
            <w:szCs w:val="18"/>
            <w:lang w:val="en-US"/>
          </w:rPr>
          <w:t xml:space="preserve"> </w:t>
        </w:r>
      </w:ins>
      <w:ins w:id="4236" w:author="TARELA DUQUE Nicole" w:date="2018-12-10T17:19:00Z">
        <w:r w:rsidR="00F47231">
          <w:rPr>
            <w:rFonts w:cs="Courier New"/>
            <w:szCs w:val="18"/>
            <w:lang w:val="en-US"/>
          </w:rPr>
          <w:t>la</w:t>
        </w:r>
      </w:ins>
      <w:ins w:id="4237" w:author="TARELA DUQUE Nicole" w:date="2018-12-10T16:01:00Z">
        <w:r>
          <w:rPr>
            <w:rFonts w:cs="Courier New"/>
            <w:szCs w:val="18"/>
            <w:lang w:val="en-US"/>
          </w:rPr>
          <w:t xml:space="preserve"> generación de identificadores</w:t>
        </w:r>
      </w:ins>
      <w:ins w:id="4238" w:author="TARELA DUQUE Nicole" w:date="2018-12-10T17:19:00Z">
        <w:r w:rsidR="00F47231">
          <w:rPr>
            <w:rFonts w:cs="Courier New"/>
            <w:szCs w:val="18"/>
            <w:lang w:val="en-US"/>
          </w:rPr>
          <w:t xml:space="preserve"> mediante secuencias para ambas entidades</w:t>
        </w:r>
      </w:ins>
      <w:ins w:id="4239" w:author="TARELA DUQUE Nicole" w:date="2018-12-10T16:01:00Z">
        <w:r>
          <w:rPr>
            <w:rFonts w:cs="Courier New"/>
            <w:szCs w:val="18"/>
            <w:lang w:val="en-US"/>
          </w:rPr>
          <w:t>.</w:t>
        </w:r>
      </w:ins>
      <w:ins w:id="4240" w:author="TARELA DUQUE Nicole" w:date="2018-12-10T16:03:00Z">
        <w:r w:rsidR="001B436B">
          <w:rPr>
            <w:rFonts w:cs="Courier New"/>
            <w:szCs w:val="18"/>
            <w:lang w:val="en-US"/>
          </w:rPr>
          <w:t xml:space="preserve"> </w:t>
        </w:r>
      </w:ins>
      <w:ins w:id="4241" w:author="TARELA DUQUE Nicole" w:date="2018-12-10T16:59:00Z">
        <w:r w:rsidR="00A67C09">
          <w:rPr>
            <w:rFonts w:cs="Courier New"/>
            <w:szCs w:val="18"/>
            <w:lang w:val="en-US"/>
          </w:rPr>
          <w:t xml:space="preserve">Para </w:t>
        </w:r>
      </w:ins>
      <w:ins w:id="4242" w:author="TARELA DUQUE Nicole" w:date="2018-12-10T17:19:00Z">
        <w:r w:rsidR="001B436B">
          <w:rPr>
            <w:rFonts w:cs="Courier New"/>
            <w:szCs w:val="18"/>
            <w:lang w:val="en-US"/>
          </w:rPr>
          <w:t>ello,</w:t>
        </w:r>
      </w:ins>
      <w:ins w:id="4243" w:author="TARELA DUQUE Nicole" w:date="2018-12-10T16:59:00Z">
        <w:r w:rsidR="00A67C09">
          <w:rPr>
            <w:rFonts w:cs="Courier New"/>
            <w:szCs w:val="18"/>
            <w:lang w:val="en-US"/>
          </w:rPr>
          <w:t xml:space="preserve"> será necesaria la creación de una secuancia en Oracle</w:t>
        </w:r>
      </w:ins>
      <w:ins w:id="4244" w:author="TARELA DUQUE Nicole" w:date="2018-12-10T17:19:00Z">
        <w:r w:rsidR="001B436B">
          <w:rPr>
            <w:rFonts w:cs="Courier New"/>
            <w:szCs w:val="18"/>
            <w:lang w:val="en-US"/>
          </w:rPr>
          <w:t xml:space="preserve"> para cada entidad</w:t>
        </w:r>
      </w:ins>
      <w:ins w:id="4245" w:author="TARELA DUQUE Nicole" w:date="2018-12-10T16:59:00Z">
        <w:r w:rsidR="00A67C09">
          <w:rPr>
            <w:rFonts w:cs="Courier New"/>
            <w:szCs w:val="18"/>
            <w:lang w:val="en-US"/>
          </w:rPr>
          <w:t>:</w:t>
        </w:r>
      </w:ins>
    </w:p>
    <w:p w14:paraId="3CA1EEA0" w14:textId="77777777" w:rsidR="00F47231" w:rsidRDefault="00F47231" w:rsidP="004C7571">
      <w:pPr>
        <w:rPr>
          <w:ins w:id="4246" w:author="TARELA DUQUE Nicole" w:date="2018-12-10T16:59:00Z"/>
          <w:rFonts w:cs="Courier New"/>
          <w:szCs w:val="18"/>
          <w:lang w:val="en-US"/>
        </w:rPr>
      </w:pPr>
    </w:p>
    <w:p w14:paraId="243A416B" w14:textId="31353F37" w:rsidR="00A67C09" w:rsidRPr="00A67C09" w:rsidRDefault="00A67C09"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47" w:author="TARELA DUQUE Nicole" w:date="2018-12-10T16:59:00Z"/>
          <w:rFonts w:ascii="Courier New" w:hAnsi="Courier New" w:cs="Courier New"/>
          <w:lang w:eastAsia="en-US"/>
        </w:rPr>
      </w:pPr>
      <w:ins w:id="4248" w:author="TARELA DUQUE Nicole" w:date="2018-12-10T16:59:00Z">
        <w:r w:rsidRPr="00A67C09">
          <w:rPr>
            <w:rFonts w:ascii="Courier New" w:hAnsi="Courier New" w:cs="Courier New"/>
            <w:lang w:eastAsia="en-US"/>
          </w:rPr>
          <w:t>CREATE SEQUENCE Emp_Seq</w:t>
        </w:r>
      </w:ins>
    </w:p>
    <w:p w14:paraId="69EC73A5" w14:textId="77777777" w:rsidR="00A67C09" w:rsidRPr="00A67C09" w:rsidRDefault="00A67C09"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49" w:author="TARELA DUQUE Nicole" w:date="2018-12-10T16:59:00Z"/>
          <w:rFonts w:ascii="Courier New" w:hAnsi="Courier New" w:cs="Courier New"/>
          <w:lang w:eastAsia="en-US"/>
        </w:rPr>
      </w:pPr>
      <w:ins w:id="4250" w:author="TARELA DUQUE Nicole" w:date="2018-12-10T16:59:00Z">
        <w:r w:rsidRPr="00A67C09">
          <w:rPr>
            <w:rFonts w:ascii="Courier New" w:hAnsi="Courier New" w:cs="Courier New"/>
            <w:lang w:eastAsia="en-US"/>
          </w:rPr>
          <w:t>MINVALUE 1</w:t>
        </w:r>
      </w:ins>
    </w:p>
    <w:p w14:paraId="2F1D6F9D" w14:textId="77777777" w:rsidR="00A67C09" w:rsidRPr="00A67C09" w:rsidRDefault="00A67C09"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51" w:author="TARELA DUQUE Nicole" w:date="2018-12-10T16:59:00Z"/>
          <w:rFonts w:ascii="Courier New" w:hAnsi="Courier New" w:cs="Courier New"/>
          <w:lang w:eastAsia="en-US"/>
        </w:rPr>
      </w:pPr>
      <w:ins w:id="4252" w:author="TARELA DUQUE Nicole" w:date="2018-12-10T16:59:00Z">
        <w:r w:rsidRPr="00A67C09">
          <w:rPr>
            <w:rFonts w:ascii="Courier New" w:hAnsi="Courier New" w:cs="Courier New"/>
            <w:lang w:eastAsia="en-US"/>
          </w:rPr>
          <w:t>START WITH 1</w:t>
        </w:r>
      </w:ins>
    </w:p>
    <w:p w14:paraId="79AE1069" w14:textId="64DD5748" w:rsidR="00A67C09" w:rsidRDefault="00B93442"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53" w:author="TARELA DUQUE Nicole" w:date="2018-12-10T17:20:00Z"/>
          <w:rFonts w:ascii="Courier New" w:hAnsi="Courier New" w:cs="Courier New"/>
          <w:lang w:eastAsia="en-US"/>
        </w:rPr>
      </w:pPr>
      <w:ins w:id="4254" w:author="TARELA DUQUE Nicole" w:date="2018-12-10T16:59:00Z">
        <w:r>
          <w:rPr>
            <w:rFonts w:ascii="Courier New" w:hAnsi="Courier New" w:cs="Courier New"/>
            <w:lang w:eastAsia="en-US"/>
          </w:rPr>
          <w:t>INCREMENT BY 1</w:t>
        </w:r>
      </w:ins>
      <w:ins w:id="4255" w:author="TARELA DUQUE Nicole" w:date="2018-12-10T17:20:00Z">
        <w:r w:rsidR="001B436B">
          <w:rPr>
            <w:rFonts w:ascii="Courier New" w:hAnsi="Courier New" w:cs="Courier New"/>
            <w:lang w:eastAsia="en-US"/>
          </w:rPr>
          <w:t>;</w:t>
        </w:r>
      </w:ins>
    </w:p>
    <w:p w14:paraId="6672C865" w14:textId="7A66410A" w:rsidR="001B436B" w:rsidRDefault="001B436B"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56" w:author="TARELA DUQUE Nicole" w:date="2018-12-10T17:20:00Z"/>
          <w:rFonts w:ascii="Courier New" w:hAnsi="Courier New" w:cs="Courier New"/>
          <w:lang w:eastAsia="en-US"/>
        </w:rPr>
      </w:pPr>
    </w:p>
    <w:p w14:paraId="39E5E8C8" w14:textId="70A83526" w:rsidR="001B436B" w:rsidRPr="00A67C09" w:rsidRDefault="001B436B" w:rsidP="001B43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57" w:author="TARELA DUQUE Nicole" w:date="2018-12-10T17:20:00Z"/>
          <w:rFonts w:ascii="Courier New" w:hAnsi="Courier New" w:cs="Courier New"/>
          <w:lang w:eastAsia="en-US"/>
        </w:rPr>
      </w:pPr>
      <w:ins w:id="4258" w:author="TARELA DUQUE Nicole" w:date="2018-12-10T17:20:00Z">
        <w:r>
          <w:rPr>
            <w:rFonts w:ascii="Courier New" w:hAnsi="Courier New" w:cs="Courier New"/>
            <w:lang w:eastAsia="en-US"/>
          </w:rPr>
          <w:t>CREATE SEQUENCE Dep</w:t>
        </w:r>
        <w:r w:rsidRPr="00A67C09">
          <w:rPr>
            <w:rFonts w:ascii="Courier New" w:hAnsi="Courier New" w:cs="Courier New"/>
            <w:lang w:eastAsia="en-US"/>
          </w:rPr>
          <w:t>_Seq</w:t>
        </w:r>
      </w:ins>
    </w:p>
    <w:p w14:paraId="44200477" w14:textId="77777777" w:rsidR="001B436B" w:rsidRPr="00A67C09" w:rsidRDefault="001B436B" w:rsidP="001B43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59" w:author="TARELA DUQUE Nicole" w:date="2018-12-10T17:20:00Z"/>
          <w:rFonts w:ascii="Courier New" w:hAnsi="Courier New" w:cs="Courier New"/>
          <w:lang w:eastAsia="en-US"/>
        </w:rPr>
      </w:pPr>
      <w:ins w:id="4260" w:author="TARELA DUQUE Nicole" w:date="2018-12-10T17:20:00Z">
        <w:r w:rsidRPr="00A67C09">
          <w:rPr>
            <w:rFonts w:ascii="Courier New" w:hAnsi="Courier New" w:cs="Courier New"/>
            <w:lang w:eastAsia="en-US"/>
          </w:rPr>
          <w:t>MINVALUE 1</w:t>
        </w:r>
      </w:ins>
    </w:p>
    <w:p w14:paraId="1B5831D5" w14:textId="77777777" w:rsidR="001B436B" w:rsidRPr="00A67C09" w:rsidRDefault="001B436B" w:rsidP="001B43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61" w:author="TARELA DUQUE Nicole" w:date="2018-12-10T17:20:00Z"/>
          <w:rFonts w:ascii="Courier New" w:hAnsi="Courier New" w:cs="Courier New"/>
          <w:lang w:eastAsia="en-US"/>
        </w:rPr>
      </w:pPr>
      <w:ins w:id="4262" w:author="TARELA DUQUE Nicole" w:date="2018-12-10T17:20:00Z">
        <w:r w:rsidRPr="00A67C09">
          <w:rPr>
            <w:rFonts w:ascii="Courier New" w:hAnsi="Courier New" w:cs="Courier New"/>
            <w:lang w:eastAsia="en-US"/>
          </w:rPr>
          <w:t>START WITH 1</w:t>
        </w:r>
      </w:ins>
    </w:p>
    <w:p w14:paraId="217C81BC" w14:textId="2C95CEE2" w:rsidR="001B436B" w:rsidRDefault="00B93442" w:rsidP="001B436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63" w:author="TARELA DUQUE Nicole" w:date="2018-12-10T17:20:00Z"/>
          <w:rFonts w:ascii="Courier New" w:hAnsi="Courier New" w:cs="Courier New"/>
          <w:lang w:eastAsia="en-US"/>
        </w:rPr>
      </w:pPr>
      <w:ins w:id="4264" w:author="TARELA DUQUE Nicole" w:date="2018-12-10T17:20:00Z">
        <w:r>
          <w:rPr>
            <w:rFonts w:ascii="Courier New" w:hAnsi="Courier New" w:cs="Courier New"/>
            <w:lang w:eastAsia="en-US"/>
          </w:rPr>
          <w:t>INCREMENT BY 1</w:t>
        </w:r>
        <w:r w:rsidR="001B436B">
          <w:rPr>
            <w:rFonts w:ascii="Courier New" w:hAnsi="Courier New" w:cs="Courier New"/>
            <w:lang w:eastAsia="en-US"/>
          </w:rPr>
          <w:t>;</w:t>
        </w:r>
      </w:ins>
    </w:p>
    <w:p w14:paraId="3FDA200F" w14:textId="77777777" w:rsidR="001B436B" w:rsidRPr="004C7571" w:rsidRDefault="001B436B" w:rsidP="00A67C09">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65" w:author="TARELA DUQUE Nicole" w:date="2018-12-10T16:59:00Z"/>
          <w:rFonts w:ascii="Courier New" w:hAnsi="Courier New" w:cs="Courier New"/>
          <w:lang w:eastAsia="en-US"/>
        </w:rPr>
      </w:pPr>
    </w:p>
    <w:p w14:paraId="56FDB23B" w14:textId="781BF242" w:rsidR="00A67C09" w:rsidRDefault="00A67C09" w:rsidP="00A67C09">
      <w:pPr>
        <w:rPr>
          <w:ins w:id="4266" w:author="TARELA DUQUE Nicole" w:date="2018-12-10T16:10:00Z"/>
          <w:rFonts w:cs="Courier New"/>
          <w:szCs w:val="18"/>
          <w:lang w:val="en-US"/>
        </w:rPr>
      </w:pPr>
      <w:ins w:id="4267" w:author="TARELA DUQUE Nicole" w:date="2018-12-10T16:59:00Z">
        <w:r>
          <w:rPr>
            <w:rFonts w:ascii="Courier New" w:hAnsi="Courier New" w:cs="Courier New"/>
            <w:b/>
            <w:bCs/>
            <w:color w:val="7F0055"/>
            <w:szCs w:val="18"/>
            <w:lang w:eastAsia="en-US"/>
          </w:rPr>
          <w:t xml:space="preserve"> </w:t>
        </w:r>
      </w:ins>
    </w:p>
    <w:p w14:paraId="1918C1DD" w14:textId="1A6C6F12"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68" w:author="TARELA DUQUE Nicole" w:date="2018-12-12T08:42:00Z"/>
          <w:rFonts w:ascii="Courier New" w:hAnsi="Courier New" w:cs="Courier New"/>
          <w:color w:val="646464"/>
          <w:lang w:val="en-US" w:eastAsia="en-US"/>
        </w:rPr>
      </w:pPr>
      <w:ins w:id="4269" w:author="TARELA DUQUE Nicole" w:date="2018-12-12T08:42:00Z">
        <w:r>
          <w:rPr>
            <w:rFonts w:ascii="Courier New" w:hAnsi="Courier New" w:cs="Courier New"/>
            <w:color w:val="646464"/>
            <w:lang w:val="en-US" w:eastAsia="en-US"/>
          </w:rPr>
          <w:t>//. . .</w:t>
        </w:r>
      </w:ins>
    </w:p>
    <w:p w14:paraId="4CEDC72D" w14:textId="37DF7874"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0" w:author="TARELA DUQUE Nicole" w:date="2018-12-12T08:42:00Z"/>
          <w:rFonts w:ascii="Courier New" w:hAnsi="Courier New" w:cs="Courier New"/>
          <w:color w:val="646464"/>
          <w:lang w:val="en-US" w:eastAsia="en-US"/>
        </w:rPr>
      </w:pPr>
      <w:ins w:id="4271" w:author="TARELA DUQUE Nicole" w:date="2018-12-12T08:42: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javax.persistence.GeneratedValue;</w:t>
        </w:r>
      </w:ins>
    </w:p>
    <w:p w14:paraId="131CDBC6" w14:textId="4A6FFB9C"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2" w:author="TARELA DUQUE Nicole" w:date="2018-12-12T08:42:00Z"/>
          <w:rFonts w:ascii="Courier New" w:hAnsi="Courier New" w:cs="Courier New"/>
          <w:lang w:val="en-US" w:eastAsia="en-US"/>
        </w:rPr>
      </w:pPr>
      <w:ins w:id="4273" w:author="TARELA DUQUE Nicole" w:date="2018-12-12T08:42: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javax.persistence.SequenceGenerator;</w:t>
        </w:r>
      </w:ins>
    </w:p>
    <w:p w14:paraId="45147BCB" w14:textId="77777777"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4" w:author="TARELA DUQUE Nicole" w:date="2018-12-12T08:42:00Z"/>
          <w:rFonts w:ascii="Courier New" w:hAnsi="Courier New" w:cs="Courier New"/>
          <w:color w:val="646464"/>
          <w:lang w:val="en-US" w:eastAsia="en-US"/>
        </w:rPr>
      </w:pPr>
    </w:p>
    <w:p w14:paraId="20D32D89" w14:textId="3A52E49A" w:rsidR="0095263C" w:rsidRPr="004C7571"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5" w:author="TARELA DUQUE Nicole" w:date="2018-12-12T08:41:00Z"/>
          <w:rFonts w:ascii="Courier New" w:hAnsi="Courier New" w:cs="Courier New"/>
          <w:color w:val="646464"/>
          <w:lang w:val="en-US" w:eastAsia="en-US"/>
        </w:rPr>
      </w:pPr>
      <w:ins w:id="4276" w:author="TARELA DUQUE Nicole" w:date="2018-12-12T08:41:00Z">
        <w:r w:rsidRPr="004C7571">
          <w:rPr>
            <w:rFonts w:ascii="Courier New" w:hAnsi="Courier New" w:cs="Courier New"/>
            <w:color w:val="646464"/>
            <w:lang w:val="en-US" w:eastAsia="en-US"/>
          </w:rPr>
          <w:t>@Entity</w:t>
        </w:r>
      </w:ins>
    </w:p>
    <w:p w14:paraId="6086ABFF" w14:textId="77777777" w:rsidR="0095263C" w:rsidRPr="00F8650F"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7" w:author="TARELA DUQUE Nicole" w:date="2018-12-12T08:41:00Z"/>
          <w:rFonts w:ascii="Courier New" w:hAnsi="Courier New" w:cs="Courier New"/>
          <w:color w:val="646464"/>
          <w:lang w:val="en-US" w:eastAsia="en-US"/>
        </w:rPr>
      </w:pPr>
      <w:ins w:id="4278" w:author="TARELA DUQUE Nicole" w:date="2018-12-12T08:41:00Z">
        <w:r w:rsidRPr="00F8650F">
          <w:rPr>
            <w:rFonts w:ascii="Courier New" w:hAnsi="Courier New" w:cs="Courier New"/>
            <w:color w:val="646464"/>
            <w:lang w:val="en-US" w:eastAsia="en-US"/>
          </w:rPr>
          <w:t>@Table</w:t>
        </w:r>
        <w:r>
          <w:rPr>
            <w:rFonts w:ascii="Courier New" w:hAnsi="Courier New" w:cs="Courier New"/>
            <w:color w:val="646464"/>
            <w:lang w:val="en-US" w:eastAsia="en-US"/>
          </w:rPr>
          <w:t xml:space="preserve"> (name=</w:t>
        </w:r>
        <w:r>
          <w:rPr>
            <w:rFonts w:ascii="Courier New" w:hAnsi="Courier New" w:cs="Courier New"/>
            <w:color w:val="2A00FF"/>
            <w:lang w:val="en-US" w:eastAsia="en-US"/>
          </w:rPr>
          <w:t>"EMPLOYEES"</w:t>
        </w:r>
        <w:r>
          <w:rPr>
            <w:rFonts w:ascii="Courier New" w:hAnsi="Courier New" w:cs="Courier New"/>
            <w:color w:val="646464"/>
            <w:lang w:val="en-US" w:eastAsia="en-US"/>
          </w:rPr>
          <w:t>)</w:t>
        </w:r>
      </w:ins>
    </w:p>
    <w:p w14:paraId="29813D90" w14:textId="77777777" w:rsidR="0095263C" w:rsidRPr="00CC1495"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79" w:author="TARELA DUQUE Nicole" w:date="2018-12-12T08:41:00Z"/>
          <w:rFonts w:ascii="Courier New" w:hAnsi="Courier New" w:cs="Courier New"/>
          <w:lang w:val="en-US" w:eastAsia="en-US"/>
        </w:rPr>
      </w:pPr>
      <w:ins w:id="4280" w:author="TARELA DUQUE Nicole" w:date="2018-12-12T08:41:00Z">
        <w:r w:rsidRPr="00F8650F">
          <w:rPr>
            <w:rFonts w:ascii="Courier New" w:hAnsi="Courier New" w:cs="Courier New"/>
            <w:b/>
            <w:bCs/>
            <w:color w:val="7F0055"/>
            <w:lang w:val="en-US" w:eastAsia="en-US"/>
          </w:rPr>
          <w:t>public class</w:t>
        </w:r>
        <w:r w:rsidRPr="00CC1495">
          <w:rPr>
            <w:rFonts w:ascii="Courier New" w:hAnsi="Courier New" w:cs="Courier New"/>
            <w:lang w:val="en-US" w:eastAsia="en-US"/>
          </w:rPr>
          <w:t xml:space="preserve"> Employee </w:t>
        </w:r>
        <w:r w:rsidRPr="00AE20F1">
          <w:rPr>
            <w:rFonts w:ascii="Courier New" w:hAnsi="Courier New" w:cs="Courier New"/>
            <w:b/>
            <w:bCs/>
            <w:color w:val="7F0055"/>
            <w:lang w:val="en-US" w:eastAsia="en-US"/>
          </w:rPr>
          <w:t>implements</w:t>
        </w:r>
        <w:r>
          <w:rPr>
            <w:rFonts w:ascii="Courier New" w:hAnsi="Courier New" w:cs="Courier New"/>
            <w:lang w:val="en-US" w:eastAsia="en-US"/>
          </w:rPr>
          <w:t xml:space="preserve"> </w:t>
        </w:r>
        <w:r w:rsidRPr="00AE20F1">
          <w:rPr>
            <w:rFonts w:ascii="Courier New" w:hAnsi="Courier New" w:cs="Courier New"/>
            <w:lang w:eastAsia="en-US"/>
          </w:rPr>
          <w:t>Serializable</w:t>
        </w:r>
        <w:r w:rsidRPr="00CC1495">
          <w:rPr>
            <w:rFonts w:ascii="Courier New" w:hAnsi="Courier New" w:cs="Courier New"/>
            <w:lang w:val="en-US" w:eastAsia="en-US"/>
          </w:rPr>
          <w:t xml:space="preserve"> {</w:t>
        </w:r>
      </w:ins>
    </w:p>
    <w:p w14:paraId="5E2394AD" w14:textId="77777777" w:rsidR="0095263C" w:rsidRPr="00A67C09"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81" w:author="TARELA DUQUE Nicole" w:date="2018-12-12T08:41:00Z"/>
          <w:rFonts w:ascii="Courier New" w:hAnsi="Courier New" w:cs="Courier New"/>
          <w:color w:val="646464"/>
          <w:lang w:val="en-US" w:eastAsia="en-US"/>
        </w:rPr>
      </w:pPr>
      <w:ins w:id="4282" w:author="TARELA DUQUE Nicole" w:date="2018-12-12T08:41:00Z">
        <w:r w:rsidRPr="004C7571">
          <w:rPr>
            <w:rFonts w:ascii="Courier New" w:hAnsi="Courier New" w:cs="Courier New"/>
            <w:lang w:eastAsia="en-US"/>
          </w:rPr>
          <w:tab/>
        </w:r>
        <w:r w:rsidRPr="004C7571">
          <w:rPr>
            <w:rFonts w:ascii="Courier New" w:hAnsi="Courier New" w:cs="Courier New"/>
            <w:lang w:eastAsia="en-US"/>
          </w:rPr>
          <w:tab/>
        </w:r>
        <w:r w:rsidRPr="00A67C09">
          <w:rPr>
            <w:rFonts w:ascii="Courier New" w:hAnsi="Courier New" w:cs="Courier New"/>
            <w:color w:val="646464"/>
            <w:lang w:val="en-US" w:eastAsia="en-US"/>
          </w:rPr>
          <w:t>@SequenceGenerator</w:t>
        </w:r>
        <w:r w:rsidRPr="00A67C09">
          <w:rPr>
            <w:rFonts w:ascii="Courier New" w:hAnsi="Courier New" w:cs="Courier New"/>
            <w:lang w:val="en-US" w:eastAsia="en-US"/>
          </w:rPr>
          <w:t>(name=</w:t>
        </w:r>
        <w:r w:rsidRPr="0095263C">
          <w:rPr>
            <w:rFonts w:ascii="Courier New" w:hAnsi="Courier New" w:cs="Courier New"/>
            <w:color w:val="2A00FF"/>
            <w:szCs w:val="18"/>
            <w:lang w:eastAsia="en-US"/>
          </w:rPr>
          <w:t>"Emp_Gen"</w:t>
        </w:r>
        <w:r w:rsidRPr="00A67C09">
          <w:rPr>
            <w:rFonts w:ascii="Courier New" w:hAnsi="Courier New" w:cs="Courier New"/>
            <w:lang w:val="en-US" w:eastAsia="en-US"/>
          </w:rPr>
          <w:t>,</w:t>
        </w:r>
        <w:r w:rsidRPr="00A67C09">
          <w:rPr>
            <w:rFonts w:ascii="Courier New" w:hAnsi="Courier New" w:cs="Courier New"/>
            <w:color w:val="646464"/>
            <w:lang w:val="en-US" w:eastAsia="en-US"/>
          </w:rPr>
          <w:t xml:space="preserve"> </w:t>
        </w:r>
        <w:r w:rsidRPr="00A67C09">
          <w:rPr>
            <w:rFonts w:ascii="Courier New" w:hAnsi="Courier New" w:cs="Courier New"/>
            <w:lang w:val="en-US" w:eastAsia="en-US"/>
          </w:rPr>
          <w:t>sequenceName=</w:t>
        </w:r>
        <w:r w:rsidRPr="00A67C09">
          <w:rPr>
            <w:rFonts w:ascii="Courier New" w:hAnsi="Courier New" w:cs="Courier New"/>
            <w:color w:val="2A00FF"/>
            <w:szCs w:val="18"/>
            <w:lang w:eastAsia="en-US"/>
          </w:rPr>
          <w:t>"Emp_Seq"</w:t>
        </w:r>
        <w:r w:rsidRPr="00A67C09">
          <w:rPr>
            <w:rFonts w:ascii="Courier New" w:hAnsi="Courier New" w:cs="Courier New"/>
            <w:lang w:val="en-US" w:eastAsia="en-US"/>
          </w:rPr>
          <w:t>)</w:t>
        </w:r>
      </w:ins>
    </w:p>
    <w:p w14:paraId="160BA91C" w14:textId="77777777" w:rsidR="0095263C" w:rsidRPr="004C7571"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firstLine="709"/>
        <w:jc w:val="left"/>
        <w:rPr>
          <w:ins w:id="4283" w:author="TARELA DUQUE Nicole" w:date="2018-12-12T08:41:00Z"/>
          <w:rFonts w:ascii="Courier New" w:hAnsi="Courier New" w:cs="Courier New"/>
          <w:color w:val="646464"/>
          <w:lang w:val="en-US" w:eastAsia="en-US"/>
        </w:rPr>
      </w:pPr>
      <w:ins w:id="4284" w:author="TARELA DUQUE Nicole" w:date="2018-12-12T08:41:00Z">
        <w:r>
          <w:rPr>
            <w:rFonts w:ascii="Courier New" w:hAnsi="Courier New" w:cs="Courier New"/>
            <w:color w:val="646464"/>
            <w:lang w:val="en-US" w:eastAsia="en-US"/>
          </w:rPr>
          <w:t xml:space="preserve">       </w:t>
        </w:r>
        <w:r w:rsidRPr="00A67C09">
          <w:rPr>
            <w:rFonts w:ascii="Courier New" w:hAnsi="Courier New" w:cs="Courier New"/>
            <w:color w:val="646464"/>
            <w:lang w:val="en-US" w:eastAsia="en-US"/>
          </w:rPr>
          <w:t>@Id @GeneratedValue(</w:t>
        </w:r>
        <w:r w:rsidRPr="00A67C09">
          <w:rPr>
            <w:rFonts w:ascii="Courier New" w:hAnsi="Courier New" w:cs="Courier New"/>
            <w:lang w:val="en-US" w:eastAsia="en-US"/>
          </w:rPr>
          <w:t>generator=</w:t>
        </w:r>
        <w:r w:rsidRPr="00A67C09">
          <w:rPr>
            <w:rFonts w:ascii="Courier New" w:hAnsi="Courier New" w:cs="Courier New"/>
            <w:color w:val="2A00FF"/>
            <w:szCs w:val="18"/>
            <w:lang w:eastAsia="en-US"/>
          </w:rPr>
          <w:t>"Emp_Gen"</w:t>
        </w:r>
        <w:r w:rsidRPr="00A67C09">
          <w:rPr>
            <w:rFonts w:ascii="Courier New" w:hAnsi="Courier New" w:cs="Courier New"/>
            <w:lang w:val="en-US" w:eastAsia="en-US"/>
          </w:rPr>
          <w:t>)</w:t>
        </w:r>
      </w:ins>
    </w:p>
    <w:p w14:paraId="58635F1A" w14:textId="77777777" w:rsidR="0095263C" w:rsidRPr="00CC1495"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85" w:author="TARELA DUQUE Nicole" w:date="2018-12-12T08:41:00Z"/>
          <w:rFonts w:ascii="Courier New" w:hAnsi="Courier New" w:cs="Courier New"/>
          <w:lang w:val="en-US" w:eastAsia="en-US"/>
        </w:rPr>
      </w:pPr>
      <w:ins w:id="4286" w:author="TARELA DUQUE Nicole" w:date="2018-12-12T08:41:00Z">
        <w:r w:rsidRPr="00F8650F">
          <w:rPr>
            <w:rFonts w:ascii="Courier New" w:hAnsi="Courier New" w:cs="Courier New"/>
            <w:color w:val="646464"/>
            <w:lang w:val="en-US" w:eastAsia="en-US"/>
          </w:rPr>
          <w:tab/>
        </w:r>
        <w:r>
          <w:rPr>
            <w:rFonts w:ascii="Courier New" w:hAnsi="Courier New" w:cs="Courier New"/>
            <w:color w:val="646464"/>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Pr>
            <w:rFonts w:ascii="Courier New" w:hAnsi="Courier New" w:cs="Courier New"/>
            <w:lang w:val="en-US" w:eastAsia="en-US"/>
          </w:rPr>
          <w:t xml:space="preserve"> </w:t>
        </w:r>
        <w:r w:rsidRPr="00530E47">
          <w:rPr>
            <w:rFonts w:ascii="Courier New" w:hAnsi="Courier New" w:cs="Courier New"/>
            <w:color w:val="2A00FF"/>
            <w:lang w:val="en-US" w:eastAsia="en-US"/>
          </w:rPr>
          <w:t>"EMPLOYEE_ID"</w:t>
        </w:r>
        <w:r w:rsidRPr="00CC1495">
          <w:rPr>
            <w:rFonts w:ascii="Courier New" w:hAnsi="Courier New" w:cs="Courier New"/>
            <w:lang w:val="en-US" w:eastAsia="en-US"/>
          </w:rPr>
          <w:t>)</w:t>
        </w:r>
      </w:ins>
    </w:p>
    <w:p w14:paraId="774450AB" w14:textId="77777777" w:rsidR="0095263C" w:rsidRPr="00CC1495"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87" w:author="TARELA DUQUE Nicole" w:date="2018-12-12T08:41:00Z"/>
          <w:rFonts w:ascii="Courier New" w:hAnsi="Courier New" w:cs="Courier New"/>
          <w:lang w:val="en-US" w:eastAsia="en-US"/>
        </w:rPr>
      </w:pPr>
      <w:ins w:id="4288" w:author="TARELA DUQUE Nicole" w:date="2018-12-12T08:41:00Z">
        <w:r w:rsidRPr="00CC1495">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id</w:t>
        </w:r>
        <w:r w:rsidRPr="00CC1495">
          <w:rPr>
            <w:rFonts w:ascii="Courier New" w:hAnsi="Courier New" w:cs="Courier New"/>
            <w:lang w:val="en-US" w:eastAsia="en-US"/>
          </w:rPr>
          <w:t>;</w:t>
        </w:r>
      </w:ins>
    </w:p>
    <w:p w14:paraId="12D7A35D" w14:textId="77777777" w:rsidR="0095263C" w:rsidRPr="004C7571"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89" w:author="TARELA DUQUE Nicole" w:date="2018-12-12T08:41:00Z"/>
          <w:rFonts w:ascii="Courier New" w:hAnsi="Courier New" w:cs="Courier New"/>
          <w:lang w:eastAsia="en-US"/>
        </w:rPr>
      </w:pPr>
      <w:ins w:id="4290" w:author="TARELA DUQUE Nicole" w:date="2018-12-12T08:41:00Z">
        <w:r w:rsidRPr="004C7571">
          <w:rPr>
            <w:rFonts w:ascii="Courier New" w:hAnsi="Courier New" w:cs="Courier New"/>
            <w:lang w:eastAsia="en-US"/>
          </w:rPr>
          <w:tab/>
        </w:r>
        <w:r w:rsidRPr="004C7571">
          <w:rPr>
            <w:rFonts w:ascii="Courier New" w:hAnsi="Courier New" w:cs="Courier New"/>
            <w:lang w:eastAsia="en-US"/>
          </w:rPr>
          <w:tab/>
        </w:r>
        <w:r>
          <w:rPr>
            <w:rFonts w:ascii="Courier New" w:hAnsi="Courier New" w:cs="Courier New"/>
            <w:color w:val="646464"/>
            <w:lang w:val="en-US" w:eastAsia="en-US"/>
          </w:rPr>
          <w:t>//. . .</w:t>
        </w:r>
      </w:ins>
    </w:p>
    <w:p w14:paraId="75A2E858" w14:textId="77777777"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91" w:author="TARELA DUQUE Nicole" w:date="2018-12-12T08:41:00Z"/>
          <w:rFonts w:ascii="Courier New" w:hAnsi="Courier New" w:cs="Courier New"/>
          <w:lang w:eastAsia="en-US"/>
        </w:rPr>
      </w:pPr>
      <w:ins w:id="4292" w:author="TARELA DUQUE Nicole" w:date="2018-12-12T08:41:00Z">
        <w:r w:rsidRPr="004C7571">
          <w:rPr>
            <w:rFonts w:ascii="Courier New" w:hAnsi="Courier New" w:cs="Courier New"/>
            <w:lang w:eastAsia="en-US"/>
          </w:rPr>
          <w:t>}</w:t>
        </w:r>
      </w:ins>
    </w:p>
    <w:p w14:paraId="559017A4" w14:textId="77777777" w:rsidR="0095263C" w:rsidRDefault="0095263C" w:rsidP="004840A7">
      <w:pPr>
        <w:pBdr>
          <w:top w:val="single" w:sz="4" w:space="1" w:color="auto"/>
          <w:left w:val="single" w:sz="4" w:space="1" w:color="auto"/>
          <w:bottom w:val="single" w:sz="4" w:space="1" w:color="auto"/>
          <w:right w:val="single" w:sz="4" w:space="4" w:color="auto"/>
        </w:pBdr>
        <w:autoSpaceDE w:val="0"/>
        <w:autoSpaceDN w:val="0"/>
        <w:adjustRightInd w:val="0"/>
        <w:spacing w:before="0" w:line="240" w:lineRule="auto"/>
        <w:ind w:left="0"/>
        <w:jc w:val="left"/>
        <w:rPr>
          <w:ins w:id="4293" w:author="TARELA DUQUE Nicole" w:date="2018-12-10T16:10:00Z"/>
          <w:rFonts w:ascii="Courier New" w:hAnsi="Courier New" w:cs="Courier New"/>
          <w:lang w:eastAsia="en-US"/>
        </w:rPr>
      </w:pPr>
    </w:p>
    <w:p w14:paraId="7B19135B" w14:textId="2FDCFD1B" w:rsidR="00382D39" w:rsidRDefault="00382D39" w:rsidP="004C7571">
      <w:pPr>
        <w:rPr>
          <w:ins w:id="4294" w:author="TARELA DUQUE Nicole" w:date="2018-12-12T09:42:00Z"/>
          <w:rFonts w:cs="Courier New"/>
          <w:szCs w:val="18"/>
          <w:lang w:val="en-US"/>
        </w:rPr>
      </w:pPr>
    </w:p>
    <w:p w14:paraId="3DCDB963" w14:textId="77777777" w:rsidR="00382D39" w:rsidRDefault="00382D39" w:rsidP="004C7571">
      <w:pPr>
        <w:rPr>
          <w:ins w:id="4295" w:author="TARELA DUQUE Nicole" w:date="2018-12-10T17:21:00Z"/>
          <w:rFonts w:cs="Courier New"/>
          <w:szCs w:val="18"/>
          <w:lang w:val="en-US"/>
        </w:rPr>
      </w:pPr>
    </w:p>
    <w:p w14:paraId="762976B7" w14:textId="77777777" w:rsidR="0095263C"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96" w:author="TARELA DUQUE Nicole" w:date="2018-12-12T08:43:00Z"/>
          <w:rFonts w:ascii="Courier New" w:hAnsi="Courier New" w:cs="Courier New"/>
          <w:color w:val="646464"/>
          <w:lang w:val="en-US" w:eastAsia="en-US"/>
        </w:rPr>
      </w:pPr>
      <w:ins w:id="4297" w:author="TARELA DUQUE Nicole" w:date="2018-12-12T08:43:00Z">
        <w:r>
          <w:rPr>
            <w:rFonts w:ascii="Courier New" w:hAnsi="Courier New" w:cs="Courier New"/>
            <w:color w:val="646464"/>
            <w:lang w:val="en-US" w:eastAsia="en-US"/>
          </w:rPr>
          <w:t>//. . .</w:t>
        </w:r>
      </w:ins>
    </w:p>
    <w:p w14:paraId="2FBC48E3" w14:textId="77777777" w:rsidR="0095263C"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298" w:author="TARELA DUQUE Nicole" w:date="2018-12-12T08:43:00Z"/>
          <w:rFonts w:ascii="Courier New" w:hAnsi="Courier New" w:cs="Courier New"/>
          <w:color w:val="646464"/>
          <w:lang w:val="en-US" w:eastAsia="en-US"/>
        </w:rPr>
      </w:pPr>
      <w:ins w:id="4299" w:author="TARELA DUQUE Nicole" w:date="2018-12-12T08:43: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javax.persistence.GeneratedValue;</w:t>
        </w:r>
      </w:ins>
    </w:p>
    <w:p w14:paraId="6544F06C" w14:textId="77777777" w:rsidR="0095263C"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0" w:author="TARELA DUQUE Nicole" w:date="2018-12-12T08:43:00Z"/>
          <w:rFonts w:ascii="Courier New" w:hAnsi="Courier New" w:cs="Courier New"/>
          <w:lang w:val="en-US" w:eastAsia="en-US"/>
        </w:rPr>
      </w:pPr>
      <w:ins w:id="4301" w:author="TARELA DUQUE Nicole" w:date="2018-12-12T08:43: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javax.persistence.SequenceGenerator;</w:t>
        </w:r>
      </w:ins>
    </w:p>
    <w:p w14:paraId="5487E03E" w14:textId="77777777" w:rsidR="0095263C"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2" w:author="TARELA DUQUE Nicole" w:date="2018-12-12T08:43:00Z"/>
          <w:rFonts w:ascii="Courier New" w:hAnsi="Courier New" w:cs="Courier New"/>
          <w:color w:val="646464"/>
          <w:lang w:val="en-US" w:eastAsia="en-US"/>
        </w:rPr>
      </w:pPr>
    </w:p>
    <w:p w14:paraId="6F4C0567" w14:textId="0B29900C"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3" w:author="TARELA DUQUE Nicole" w:date="2018-12-12T08:41:00Z"/>
          <w:rFonts w:ascii="Courier New" w:hAnsi="Courier New" w:cs="Courier New"/>
          <w:color w:val="646464"/>
          <w:lang w:val="en-US" w:eastAsia="en-US"/>
        </w:rPr>
      </w:pPr>
      <w:ins w:id="4304" w:author="TARELA DUQUE Nicole" w:date="2018-12-12T08:41:00Z">
        <w:r w:rsidRPr="004C7571">
          <w:rPr>
            <w:rFonts w:ascii="Courier New" w:hAnsi="Courier New" w:cs="Courier New"/>
            <w:color w:val="646464"/>
            <w:lang w:val="en-US" w:eastAsia="en-US"/>
          </w:rPr>
          <w:t>@Entity</w:t>
        </w:r>
      </w:ins>
    </w:p>
    <w:p w14:paraId="527825B8" w14:textId="77777777"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5" w:author="TARELA DUQUE Nicole" w:date="2018-12-12T08:41:00Z"/>
          <w:rFonts w:ascii="Courier New" w:hAnsi="Courier New" w:cs="Courier New"/>
          <w:lang w:eastAsia="en-US"/>
        </w:rPr>
      </w:pPr>
      <w:ins w:id="4306" w:author="TARELA DUQUE Nicole" w:date="2018-12-12T08:41:00Z">
        <w:r w:rsidRPr="004C7571">
          <w:rPr>
            <w:rFonts w:ascii="Courier New" w:hAnsi="Courier New" w:cs="Courier New"/>
            <w:color w:val="646464"/>
            <w:lang w:val="en-US" w:eastAsia="en-US"/>
          </w:rPr>
          <w:t>@Table</w:t>
        </w:r>
        <w:r w:rsidRPr="004C7571">
          <w:rPr>
            <w:rFonts w:ascii="Courier New" w:hAnsi="Courier New" w:cs="Courier New"/>
            <w:lang w:eastAsia="en-US"/>
          </w:rPr>
          <w:t>(name=</w:t>
        </w:r>
        <w:r w:rsidRPr="004C7571">
          <w:rPr>
            <w:rFonts w:ascii="Courier New" w:hAnsi="Courier New" w:cs="Courier New"/>
            <w:color w:val="2A00FF"/>
            <w:szCs w:val="18"/>
            <w:lang w:eastAsia="en-US"/>
          </w:rPr>
          <w:t>"</w:t>
        </w:r>
        <w:r>
          <w:rPr>
            <w:rFonts w:ascii="Courier New" w:hAnsi="Courier New" w:cs="Courier New"/>
            <w:color w:val="2A00FF"/>
            <w:szCs w:val="18"/>
            <w:lang w:eastAsia="en-US"/>
          </w:rPr>
          <w:t>DEPARTMENTS</w:t>
        </w:r>
        <w:r w:rsidRPr="004C7571">
          <w:rPr>
            <w:rFonts w:ascii="Courier New" w:hAnsi="Courier New" w:cs="Courier New"/>
            <w:color w:val="2A00FF"/>
            <w:szCs w:val="18"/>
            <w:lang w:eastAsia="en-US"/>
          </w:rPr>
          <w:t>"</w:t>
        </w:r>
        <w:r w:rsidRPr="004C7571">
          <w:rPr>
            <w:rFonts w:ascii="Courier New" w:hAnsi="Courier New" w:cs="Courier New"/>
            <w:lang w:eastAsia="en-US"/>
          </w:rPr>
          <w:t>)</w:t>
        </w:r>
      </w:ins>
    </w:p>
    <w:p w14:paraId="664BF3DC" w14:textId="77777777"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7" w:author="TARELA DUQUE Nicole" w:date="2018-12-12T08:41:00Z"/>
          <w:rFonts w:ascii="Courier New" w:hAnsi="Courier New" w:cs="Courier New"/>
          <w:lang w:eastAsia="en-US"/>
        </w:rPr>
      </w:pPr>
      <w:ins w:id="4308" w:author="TARELA DUQUE Nicole" w:date="2018-12-12T08:41:00Z">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class</w:t>
        </w:r>
        <w:r w:rsidRPr="004C7571">
          <w:rPr>
            <w:rFonts w:ascii="Courier New" w:hAnsi="Courier New" w:cs="Courier New"/>
            <w:lang w:eastAsia="en-US"/>
          </w:rPr>
          <w:t xml:space="preserve"> Department </w:t>
        </w:r>
        <w:r w:rsidRPr="00AE20F1">
          <w:rPr>
            <w:rFonts w:ascii="Courier New" w:hAnsi="Courier New" w:cs="Courier New"/>
            <w:b/>
            <w:bCs/>
            <w:color w:val="7F0055"/>
            <w:szCs w:val="18"/>
            <w:lang w:eastAsia="en-US"/>
          </w:rPr>
          <w:t>implements</w:t>
        </w:r>
        <w:r w:rsidRPr="00AE20F1">
          <w:rPr>
            <w:rFonts w:ascii="Courier New" w:hAnsi="Courier New" w:cs="Courier New"/>
            <w:lang w:eastAsia="en-US"/>
          </w:rPr>
          <w:t xml:space="preserve"> Serializable</w:t>
        </w:r>
        <w:r w:rsidRPr="004C7571">
          <w:rPr>
            <w:rFonts w:ascii="Courier New" w:hAnsi="Courier New" w:cs="Courier New"/>
            <w:lang w:eastAsia="en-US"/>
          </w:rPr>
          <w:t>{</w:t>
        </w:r>
      </w:ins>
    </w:p>
    <w:p w14:paraId="0AD72DF8" w14:textId="117880D4" w:rsidR="0095263C" w:rsidRPr="00A67C09"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09" w:author="TARELA DUQUE Nicole" w:date="2018-12-12T08:41:00Z"/>
          <w:rFonts w:ascii="Courier New" w:hAnsi="Courier New" w:cs="Courier New"/>
          <w:color w:val="646464"/>
          <w:lang w:val="en-US" w:eastAsia="en-US"/>
        </w:rPr>
      </w:pPr>
      <w:ins w:id="4310" w:author="TARELA DUQUE Nicole" w:date="2018-12-12T08:41:00Z">
        <w:r w:rsidRPr="004C7571">
          <w:rPr>
            <w:rFonts w:ascii="Courier New" w:hAnsi="Courier New" w:cs="Courier New"/>
            <w:lang w:eastAsia="en-US"/>
          </w:rPr>
          <w:tab/>
        </w:r>
        <w:r w:rsidRPr="004C7571">
          <w:rPr>
            <w:rFonts w:ascii="Courier New" w:hAnsi="Courier New" w:cs="Courier New"/>
            <w:lang w:eastAsia="en-US"/>
          </w:rPr>
          <w:tab/>
        </w:r>
        <w:r w:rsidRPr="00A67C09">
          <w:rPr>
            <w:rFonts w:ascii="Courier New" w:hAnsi="Courier New" w:cs="Courier New"/>
            <w:color w:val="646464"/>
            <w:lang w:val="en-US" w:eastAsia="en-US"/>
          </w:rPr>
          <w:t>@SequenceGenerator</w:t>
        </w:r>
        <w:r w:rsidRPr="00A67C09">
          <w:rPr>
            <w:rFonts w:ascii="Courier New" w:hAnsi="Courier New" w:cs="Courier New"/>
            <w:lang w:val="en-US" w:eastAsia="en-US"/>
          </w:rPr>
          <w:t>(name</w:t>
        </w:r>
      </w:ins>
      <w:ins w:id="4311" w:author="TARELA DUQUE Nicole" w:date="2018-12-12T08:44:00Z">
        <w:r w:rsidRPr="00A67C09">
          <w:rPr>
            <w:rFonts w:ascii="Courier New" w:hAnsi="Courier New" w:cs="Courier New"/>
            <w:lang w:val="en-US" w:eastAsia="en-US"/>
          </w:rPr>
          <w:t>=</w:t>
        </w:r>
        <w:r>
          <w:rPr>
            <w:rFonts w:ascii="Courier New" w:hAnsi="Courier New" w:cs="Courier New"/>
            <w:color w:val="2A00FF"/>
            <w:szCs w:val="18"/>
            <w:lang w:eastAsia="en-US"/>
          </w:rPr>
          <w:t>"Dep</w:t>
        </w:r>
        <w:r w:rsidRPr="0095263C">
          <w:rPr>
            <w:rFonts w:ascii="Courier New" w:hAnsi="Courier New" w:cs="Courier New"/>
            <w:color w:val="2A00FF"/>
            <w:szCs w:val="18"/>
            <w:lang w:eastAsia="en-US"/>
          </w:rPr>
          <w:t>_Gen"</w:t>
        </w:r>
        <w:r w:rsidRPr="00A67C09">
          <w:rPr>
            <w:rFonts w:ascii="Courier New" w:hAnsi="Courier New" w:cs="Courier New"/>
            <w:lang w:val="en-US" w:eastAsia="en-US"/>
          </w:rPr>
          <w:t>,</w:t>
        </w:r>
        <w:r w:rsidRPr="00A67C09">
          <w:rPr>
            <w:rFonts w:ascii="Courier New" w:hAnsi="Courier New" w:cs="Courier New"/>
            <w:color w:val="646464"/>
            <w:lang w:val="en-US" w:eastAsia="en-US"/>
          </w:rPr>
          <w:t xml:space="preserve"> </w:t>
        </w:r>
      </w:ins>
      <w:ins w:id="4312" w:author="TARELA DUQUE Nicole" w:date="2018-12-12T08:41:00Z">
        <w:r w:rsidRPr="00A67C09">
          <w:rPr>
            <w:rFonts w:ascii="Courier New" w:hAnsi="Courier New" w:cs="Courier New"/>
            <w:lang w:val="en-US" w:eastAsia="en-US"/>
          </w:rPr>
          <w:t>sequenceName=</w:t>
        </w:r>
        <w:r>
          <w:rPr>
            <w:rFonts w:ascii="Courier New" w:hAnsi="Courier New" w:cs="Courier New"/>
            <w:color w:val="2A00FF"/>
            <w:szCs w:val="18"/>
            <w:lang w:eastAsia="en-US"/>
          </w:rPr>
          <w:t>"Dep</w:t>
        </w:r>
        <w:r w:rsidRPr="00A67C09">
          <w:rPr>
            <w:rFonts w:ascii="Courier New" w:hAnsi="Courier New" w:cs="Courier New"/>
            <w:color w:val="2A00FF"/>
            <w:szCs w:val="18"/>
            <w:lang w:eastAsia="en-US"/>
          </w:rPr>
          <w:t>_Seq"</w:t>
        </w:r>
        <w:r w:rsidRPr="00A67C09">
          <w:rPr>
            <w:rFonts w:ascii="Courier New" w:hAnsi="Courier New" w:cs="Courier New"/>
            <w:lang w:val="en-US" w:eastAsia="en-US"/>
          </w:rPr>
          <w:t>)</w:t>
        </w:r>
      </w:ins>
    </w:p>
    <w:p w14:paraId="7C0B3DE9" w14:textId="3E8BF7FA"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313" w:author="TARELA DUQUE Nicole" w:date="2018-12-12T08:41:00Z"/>
          <w:rFonts w:ascii="Courier New" w:hAnsi="Courier New" w:cs="Courier New"/>
          <w:color w:val="646464"/>
          <w:lang w:val="en-US" w:eastAsia="en-US"/>
        </w:rPr>
      </w:pPr>
      <w:ins w:id="4314" w:author="TARELA DUQUE Nicole" w:date="2018-12-12T08:41:00Z">
        <w:r>
          <w:rPr>
            <w:rFonts w:ascii="Courier New" w:hAnsi="Courier New" w:cs="Courier New"/>
            <w:color w:val="646464"/>
            <w:lang w:val="en-US" w:eastAsia="en-US"/>
          </w:rPr>
          <w:t xml:space="preserve">       </w:t>
        </w:r>
        <w:r w:rsidRPr="00A67C09">
          <w:rPr>
            <w:rFonts w:ascii="Courier New" w:hAnsi="Courier New" w:cs="Courier New"/>
            <w:color w:val="646464"/>
            <w:lang w:val="en-US" w:eastAsia="en-US"/>
          </w:rPr>
          <w:t>@Id @GeneratedValue(</w:t>
        </w:r>
        <w:r w:rsidRPr="00A67C09">
          <w:rPr>
            <w:rFonts w:ascii="Courier New" w:hAnsi="Courier New" w:cs="Courier New"/>
            <w:lang w:val="en-US" w:eastAsia="en-US"/>
          </w:rPr>
          <w:t>generator=</w:t>
        </w:r>
        <w:r>
          <w:rPr>
            <w:rFonts w:ascii="Courier New" w:hAnsi="Courier New" w:cs="Courier New"/>
            <w:color w:val="2A00FF"/>
            <w:szCs w:val="18"/>
            <w:lang w:eastAsia="en-US"/>
          </w:rPr>
          <w:t>"Dep</w:t>
        </w:r>
        <w:r w:rsidRPr="00A67C09">
          <w:rPr>
            <w:rFonts w:ascii="Courier New" w:hAnsi="Courier New" w:cs="Courier New"/>
            <w:color w:val="2A00FF"/>
            <w:szCs w:val="18"/>
            <w:lang w:eastAsia="en-US"/>
          </w:rPr>
          <w:t>_Gen"</w:t>
        </w:r>
        <w:r w:rsidRPr="00A67C09">
          <w:rPr>
            <w:rFonts w:ascii="Courier New" w:hAnsi="Courier New" w:cs="Courier New"/>
            <w:lang w:val="en-US" w:eastAsia="en-US"/>
          </w:rPr>
          <w:t>)</w:t>
        </w:r>
      </w:ins>
    </w:p>
    <w:p w14:paraId="56530409" w14:textId="77777777"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15" w:author="TARELA DUQUE Nicole" w:date="2018-12-12T08:41:00Z"/>
          <w:rFonts w:ascii="Courier New" w:hAnsi="Courier New" w:cs="Courier New"/>
          <w:lang w:eastAsia="en-US"/>
        </w:rPr>
      </w:pPr>
      <w:ins w:id="4316" w:author="TARELA DUQUE Nicole" w:date="2018-12-12T08:41:00Z">
        <w:r w:rsidRPr="004C7571">
          <w:rPr>
            <w:rFonts w:ascii="Courier New" w:hAnsi="Courier New" w:cs="Courier New"/>
            <w:color w:val="646464"/>
            <w:lang w:val="en-US" w:eastAsia="en-US"/>
          </w:rPr>
          <w:tab/>
        </w:r>
        <w:r w:rsidRPr="004C7571">
          <w:rPr>
            <w:rFonts w:ascii="Courier New" w:hAnsi="Courier New" w:cs="Courier New"/>
            <w:color w:val="646464"/>
            <w:lang w:val="en-US" w:eastAsia="en-US"/>
          </w:rPr>
          <w:tab/>
          <w:t>@Column</w:t>
        </w:r>
        <w:r w:rsidRPr="004C7571">
          <w:rPr>
            <w:rFonts w:ascii="Courier New" w:hAnsi="Courier New" w:cs="Courier New"/>
            <w:lang w:eastAsia="en-US"/>
          </w:rPr>
          <w:t>(name=</w:t>
        </w:r>
        <w:r w:rsidRPr="004C7571">
          <w:rPr>
            <w:rFonts w:ascii="Courier New" w:hAnsi="Courier New" w:cs="Courier New"/>
            <w:color w:val="2A00FF"/>
            <w:szCs w:val="18"/>
            <w:lang w:eastAsia="en-US"/>
          </w:rPr>
          <w:t>"DEPARTMENT_ID"</w:t>
        </w:r>
        <w:r w:rsidRPr="004C7571">
          <w:rPr>
            <w:rFonts w:ascii="Courier New" w:hAnsi="Courier New" w:cs="Courier New"/>
            <w:szCs w:val="18"/>
            <w:lang w:eastAsia="en-US"/>
          </w:rPr>
          <w:t>)</w:t>
        </w:r>
      </w:ins>
    </w:p>
    <w:p w14:paraId="49CEB8CB" w14:textId="5E3DC911"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17" w:author="TARELA DUQUE Nicole" w:date="2018-12-12T08:41:00Z"/>
          <w:rFonts w:ascii="Courier New" w:hAnsi="Courier New" w:cs="Courier New"/>
          <w:lang w:eastAsia="en-US"/>
        </w:rPr>
      </w:pPr>
      <w:ins w:id="4318" w:author="TARELA DUQUE Nicole" w:date="2018-12-12T08:41:00Z">
        <w:r w:rsidRPr="004C7571">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private</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long</w:t>
        </w:r>
        <w:r w:rsidRPr="004C7571">
          <w:rPr>
            <w:rFonts w:ascii="Courier New" w:hAnsi="Courier New" w:cs="Courier New"/>
            <w:lang w:eastAsia="en-US"/>
          </w:rPr>
          <w:t xml:space="preserve"> </w:t>
        </w:r>
        <w:r w:rsidRPr="004C7571">
          <w:rPr>
            <w:rFonts w:ascii="Courier New" w:hAnsi="Courier New" w:cs="Courier New"/>
            <w:color w:val="2A00FF"/>
            <w:szCs w:val="18"/>
            <w:lang w:eastAsia="en-US"/>
          </w:rPr>
          <w:t>d</w:t>
        </w:r>
      </w:ins>
      <w:ins w:id="4319" w:author="TARELA DUQUE Nicole" w:date="2018-12-12T08:44:00Z">
        <w:r>
          <w:rPr>
            <w:rFonts w:ascii="Courier New" w:hAnsi="Courier New" w:cs="Courier New"/>
            <w:color w:val="2A00FF"/>
            <w:szCs w:val="18"/>
            <w:lang w:eastAsia="en-US"/>
          </w:rPr>
          <w:t>epartment_id</w:t>
        </w:r>
      </w:ins>
      <w:ins w:id="4320" w:author="TARELA DUQUE Nicole" w:date="2018-12-12T08:41:00Z">
        <w:r w:rsidRPr="004C7571">
          <w:rPr>
            <w:rFonts w:ascii="Courier New" w:hAnsi="Courier New" w:cs="Courier New"/>
            <w:lang w:eastAsia="en-US"/>
          </w:rPr>
          <w:t>;</w:t>
        </w:r>
      </w:ins>
    </w:p>
    <w:p w14:paraId="1A941053" w14:textId="77777777" w:rsidR="0095263C" w:rsidRPr="004C7571"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21" w:author="TARELA DUQUE Nicole" w:date="2018-12-12T08:41:00Z"/>
          <w:rFonts w:ascii="Courier New" w:hAnsi="Courier New" w:cs="Courier New"/>
          <w:lang w:eastAsia="en-US"/>
        </w:rPr>
      </w:pPr>
      <w:ins w:id="4322" w:author="TARELA DUQUE Nicole" w:date="2018-12-12T08:41:00Z">
        <w:r w:rsidRPr="004C7571">
          <w:rPr>
            <w:rFonts w:ascii="Courier New" w:hAnsi="Courier New" w:cs="Courier New"/>
            <w:lang w:eastAsia="en-US"/>
          </w:rPr>
          <w:tab/>
        </w:r>
        <w:r w:rsidRPr="004C7571">
          <w:rPr>
            <w:rFonts w:ascii="Courier New" w:hAnsi="Courier New" w:cs="Courier New"/>
            <w:lang w:eastAsia="en-US"/>
          </w:rPr>
          <w:tab/>
        </w:r>
        <w:r>
          <w:rPr>
            <w:rFonts w:ascii="Courier New" w:hAnsi="Courier New" w:cs="Courier New"/>
            <w:color w:val="646464"/>
            <w:lang w:val="en-US" w:eastAsia="en-US"/>
          </w:rPr>
          <w:t>//. . .</w:t>
        </w:r>
      </w:ins>
    </w:p>
    <w:p w14:paraId="3D430C0E" w14:textId="77777777" w:rsidR="0095263C" w:rsidRDefault="0095263C" w:rsidP="0095263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23" w:author="TARELA DUQUE Nicole" w:date="2018-12-12T08:41:00Z"/>
          <w:rFonts w:ascii="Courier New" w:hAnsi="Courier New" w:cs="Courier New"/>
          <w:lang w:eastAsia="en-US"/>
        </w:rPr>
      </w:pPr>
      <w:ins w:id="4324" w:author="TARELA DUQUE Nicole" w:date="2018-12-12T08:41:00Z">
        <w:r w:rsidRPr="004C7571">
          <w:rPr>
            <w:rFonts w:ascii="Courier New" w:hAnsi="Courier New" w:cs="Courier New"/>
            <w:lang w:eastAsia="en-US"/>
          </w:rPr>
          <w:t>}</w:t>
        </w:r>
      </w:ins>
    </w:p>
    <w:p w14:paraId="0FD1A06D" w14:textId="7BA1D66A" w:rsidR="001B436B" w:rsidRDefault="00C25884" w:rsidP="00C25884">
      <w:pPr>
        <w:pStyle w:val="Ttulo2"/>
        <w:rPr>
          <w:ins w:id="4325" w:author="TARELA DUQUE Nicole" w:date="2018-12-10T17:02:00Z"/>
        </w:rPr>
      </w:pPr>
      <w:bookmarkStart w:id="4326" w:name="_Toc532387538"/>
      <w:ins w:id="4327" w:author="TARELA DUQUE Nicole" w:date="2018-12-12T09:43:00Z">
        <w:r>
          <w:t>Creación de objeto embebido</w:t>
        </w:r>
      </w:ins>
      <w:bookmarkEnd w:id="4326"/>
    </w:p>
    <w:p w14:paraId="3AEEDAF0" w14:textId="64C9CBD6" w:rsidR="0018149B" w:rsidRPr="00A40EDC" w:rsidRDefault="00C25884" w:rsidP="004C7571">
      <w:pPr>
        <w:rPr>
          <w:ins w:id="4328" w:author="TARELA DUQUE Nicole" w:date="2018-12-10T17:09:00Z"/>
          <w:rFonts w:cs="Courier New"/>
          <w:szCs w:val="18"/>
          <w:lang w:val="en-US"/>
        </w:rPr>
      </w:pPr>
      <w:ins w:id="4329" w:author="TARELA DUQUE Nicole" w:date="2018-12-10T17:02:00Z">
        <w:r>
          <w:rPr>
            <w:rFonts w:cs="Courier New"/>
            <w:szCs w:val="18"/>
            <w:lang w:val="en-US"/>
          </w:rPr>
          <w:t xml:space="preserve">A </w:t>
        </w:r>
      </w:ins>
      <w:ins w:id="4330" w:author="TARELA DUQUE Nicole" w:date="2018-12-12T09:44:00Z">
        <w:r>
          <w:rPr>
            <w:rFonts w:cs="Courier New"/>
            <w:szCs w:val="18"/>
            <w:lang w:val="en-US"/>
          </w:rPr>
          <w:t>continuación</w:t>
        </w:r>
      </w:ins>
      <w:ins w:id="4331" w:author="TARELA DUQUE Nicole" w:date="2018-12-10T17:02:00Z">
        <w:r w:rsidR="00A67C09">
          <w:rPr>
            <w:rFonts w:cs="Courier New"/>
            <w:szCs w:val="18"/>
            <w:lang w:val="en-US"/>
          </w:rPr>
          <w:t>, se crear</w:t>
        </w:r>
      </w:ins>
      <w:ins w:id="4332" w:author="TARELA DUQUE Nicole" w:date="2018-12-10T17:05:00Z">
        <w:r w:rsidR="00A67C09">
          <w:rPr>
            <w:rFonts w:cs="Courier New"/>
            <w:szCs w:val="18"/>
            <w:lang w:val="en-US"/>
          </w:rPr>
          <w:t>á un objeto embebido aprovechando que tanto</w:t>
        </w:r>
      </w:ins>
      <w:ins w:id="4333" w:author="TARELA DUQUE Nicole" w:date="2018-12-10T17:07:00Z">
        <w:r w:rsidR="00A67C09">
          <w:rPr>
            <w:rFonts w:cs="Courier New"/>
            <w:szCs w:val="18"/>
            <w:lang w:val="en-US"/>
          </w:rPr>
          <w:t xml:space="preserve"> la tabla</w:t>
        </w:r>
      </w:ins>
      <w:ins w:id="4334" w:author="TARELA DUQUE Nicole" w:date="2018-12-10T17:05:00Z">
        <w:r w:rsidR="00A67C09">
          <w:rPr>
            <w:rFonts w:cs="Courier New"/>
            <w:szCs w:val="18"/>
            <w:lang w:val="en-US"/>
          </w:rPr>
          <w:t xml:space="preserve"> </w:t>
        </w:r>
      </w:ins>
      <w:ins w:id="4335" w:author="TARELA DUQUE Nicole" w:date="2018-12-10T17:07:00Z">
        <w:r w:rsidR="00A67C09">
          <w:rPr>
            <w:rFonts w:cs="Courier New"/>
            <w:i/>
            <w:szCs w:val="18"/>
            <w:lang w:val="en-US"/>
          </w:rPr>
          <w:t xml:space="preserve">Departments </w:t>
        </w:r>
        <w:r w:rsidR="00003DC0">
          <w:rPr>
            <w:rFonts w:cs="Courier New"/>
            <w:szCs w:val="18"/>
            <w:lang w:val="en-US"/>
          </w:rPr>
          <w:t>como la tabla</w:t>
        </w:r>
        <w:r w:rsidR="00A67C09">
          <w:rPr>
            <w:rFonts w:cs="Courier New"/>
            <w:szCs w:val="18"/>
            <w:lang w:val="en-US"/>
          </w:rPr>
          <w:t xml:space="preserve"> </w:t>
        </w:r>
        <w:r w:rsidR="00A67C09">
          <w:rPr>
            <w:rFonts w:cs="Courier New"/>
            <w:i/>
            <w:szCs w:val="18"/>
            <w:lang w:val="en-US"/>
          </w:rPr>
          <w:t>Employees</w:t>
        </w:r>
        <w:r w:rsidR="00A67C09">
          <w:rPr>
            <w:rFonts w:cs="Courier New"/>
            <w:szCs w:val="18"/>
            <w:lang w:val="en-US"/>
          </w:rPr>
          <w:t xml:space="preserve"> tienen la columna </w:t>
        </w:r>
        <w:r w:rsidR="00003DC0">
          <w:rPr>
            <w:rFonts w:cs="Courier New"/>
            <w:i/>
            <w:szCs w:val="18"/>
            <w:lang w:val="en-US"/>
          </w:rPr>
          <w:t>MANAGER_ID</w:t>
        </w:r>
        <w:r w:rsidR="00A67C09">
          <w:rPr>
            <w:rFonts w:cs="Courier New"/>
            <w:szCs w:val="18"/>
            <w:lang w:val="en-US"/>
          </w:rPr>
          <w:t>. Por ello, se añade en ambas entidades esta propiedad</w:t>
        </w:r>
      </w:ins>
      <w:ins w:id="4336" w:author="TARELA DUQUE Nicole" w:date="2018-12-10T17:09:00Z">
        <w:r w:rsidR="00A67C09">
          <w:rPr>
            <w:rFonts w:cs="Courier New"/>
            <w:szCs w:val="18"/>
            <w:lang w:val="en-US"/>
          </w:rPr>
          <w:t xml:space="preserve"> (con la anotación </w:t>
        </w:r>
        <w:r w:rsidR="006A0E1B">
          <w:rPr>
            <w:rFonts w:cs="Courier New"/>
            <w:i/>
            <w:szCs w:val="18"/>
            <w:lang w:val="en-US"/>
          </w:rPr>
          <w:t>@Embedded</w:t>
        </w:r>
        <w:r w:rsidR="006A0E1B">
          <w:rPr>
            <w:rFonts w:cs="Courier New"/>
            <w:szCs w:val="18"/>
            <w:lang w:val="en-US"/>
          </w:rPr>
          <w:t>)</w:t>
        </w:r>
      </w:ins>
      <w:ins w:id="4337" w:author="TARELA DUQUE Nicole" w:date="2018-12-12T08:46:00Z">
        <w:r w:rsidR="00A40EDC">
          <w:rPr>
            <w:rFonts w:cs="Courier New"/>
            <w:szCs w:val="18"/>
            <w:lang w:val="en-US"/>
          </w:rPr>
          <w:t xml:space="preserve"> así como sus métodos </w:t>
        </w:r>
        <w:r w:rsidR="00A40EDC">
          <w:rPr>
            <w:rFonts w:cs="Courier New"/>
            <w:i/>
            <w:szCs w:val="18"/>
            <w:lang w:val="en-US"/>
          </w:rPr>
          <w:t xml:space="preserve">getters </w:t>
        </w:r>
        <w:r w:rsidR="00A40EDC">
          <w:rPr>
            <w:rFonts w:cs="Courier New"/>
            <w:szCs w:val="18"/>
            <w:lang w:val="en-US"/>
          </w:rPr>
          <w:t xml:space="preserve">y </w:t>
        </w:r>
        <w:r w:rsidR="00A40EDC">
          <w:rPr>
            <w:rFonts w:cs="Courier New"/>
            <w:i/>
            <w:szCs w:val="18"/>
            <w:lang w:val="en-US"/>
          </w:rPr>
          <w:t>setters</w:t>
        </w:r>
      </w:ins>
      <w:ins w:id="4338" w:author="TARELA DUQUE Nicole" w:date="2018-12-12T08:47:00Z">
        <w:r w:rsidR="00A40EDC">
          <w:rPr>
            <w:rFonts w:cs="Courier New"/>
            <w:szCs w:val="18"/>
            <w:lang w:val="en-US"/>
          </w:rPr>
          <w:t>,</w:t>
        </w:r>
      </w:ins>
      <w:ins w:id="4339" w:author="TARELA DUQUE Nicole" w:date="2018-12-12T08:46:00Z">
        <w:r w:rsidR="00A40EDC">
          <w:rPr>
            <w:rFonts w:cs="Courier New"/>
            <w:i/>
            <w:szCs w:val="18"/>
            <w:lang w:val="en-US"/>
          </w:rPr>
          <w:t xml:space="preserve"> </w:t>
        </w:r>
        <w:r w:rsidR="00A40EDC" w:rsidRPr="00A40EDC">
          <w:rPr>
            <w:rFonts w:cs="Courier New"/>
            <w:szCs w:val="18"/>
            <w:lang w:val="en-US"/>
          </w:rPr>
          <w:t xml:space="preserve">y se </w:t>
        </w:r>
      </w:ins>
      <w:ins w:id="4340" w:author="TARELA DUQUE Nicole" w:date="2018-12-12T08:47:00Z">
        <w:r w:rsidR="00A40EDC" w:rsidRPr="00A40EDC">
          <w:rPr>
            <w:rFonts w:cs="Courier New"/>
            <w:szCs w:val="18"/>
            <w:lang w:val="en-US"/>
          </w:rPr>
          <w:t>actualiza</w:t>
        </w:r>
      </w:ins>
      <w:ins w:id="4341" w:author="TARELA DUQUE Nicole" w:date="2018-12-12T08:46:00Z">
        <w:r w:rsidR="00A40EDC" w:rsidRPr="00A40EDC">
          <w:rPr>
            <w:rFonts w:cs="Courier New"/>
            <w:szCs w:val="18"/>
            <w:lang w:val="en-US"/>
          </w:rPr>
          <w:t xml:space="preserve"> </w:t>
        </w:r>
      </w:ins>
      <w:ins w:id="4342" w:author="TARELA DUQUE Nicole" w:date="2018-12-12T08:47:00Z">
        <w:r w:rsidR="00A40EDC" w:rsidRPr="00A40EDC">
          <w:rPr>
            <w:rFonts w:cs="Courier New"/>
            <w:szCs w:val="18"/>
            <w:lang w:val="en-US"/>
          </w:rPr>
          <w:t>el constructor de la clase</w:t>
        </w:r>
      </w:ins>
      <w:ins w:id="4343" w:author="TARELA DUQUE Nicole" w:date="2018-12-10T17:07:00Z">
        <w:r w:rsidR="00A40EDC">
          <w:rPr>
            <w:rFonts w:cs="Courier New"/>
            <w:szCs w:val="18"/>
            <w:lang w:val="en-US"/>
          </w:rPr>
          <w:t>. Tambi</w:t>
        </w:r>
      </w:ins>
      <w:ins w:id="4344" w:author="TARELA DUQUE Nicole" w:date="2018-12-12T08:47:00Z">
        <w:r w:rsidR="00A40EDC">
          <w:rPr>
            <w:rFonts w:cs="Courier New"/>
            <w:szCs w:val="18"/>
            <w:lang w:val="en-US"/>
          </w:rPr>
          <w:t>én s</w:t>
        </w:r>
      </w:ins>
      <w:ins w:id="4345" w:author="TARELA DUQUE Nicole" w:date="2018-12-10T17:07:00Z">
        <w:r w:rsidR="00A67C09">
          <w:rPr>
            <w:rFonts w:cs="Courier New"/>
            <w:szCs w:val="18"/>
            <w:lang w:val="en-US"/>
          </w:rPr>
          <w:t xml:space="preserve">e crea una clase nueva para </w:t>
        </w:r>
      </w:ins>
      <w:ins w:id="4346" w:author="TARELA DUQUE Nicole" w:date="2018-12-10T17:08:00Z">
        <w:r w:rsidR="00A67C09">
          <w:rPr>
            <w:rFonts w:cs="Courier New"/>
            <w:i/>
            <w:szCs w:val="18"/>
            <w:lang w:val="en-US"/>
          </w:rPr>
          <w:t>Manager</w:t>
        </w:r>
        <w:r w:rsidR="00003DC0">
          <w:rPr>
            <w:rFonts w:cs="Courier New"/>
            <w:szCs w:val="18"/>
            <w:lang w:val="en-US"/>
          </w:rPr>
          <w:t xml:space="preserve"> </w:t>
        </w:r>
        <w:r w:rsidR="00A67C09">
          <w:rPr>
            <w:rFonts w:cs="Courier New"/>
            <w:szCs w:val="18"/>
            <w:lang w:val="en-US"/>
          </w:rPr>
          <w:t xml:space="preserve">que será anotada como </w:t>
        </w:r>
      </w:ins>
      <w:ins w:id="4347" w:author="TARELA DUQUE Nicole" w:date="2018-12-10T17:09:00Z">
        <w:r w:rsidR="00A67C09">
          <w:rPr>
            <w:rFonts w:cs="Courier New"/>
            <w:i/>
            <w:szCs w:val="18"/>
            <w:lang w:val="en-US"/>
          </w:rPr>
          <w:t>@Embeddable</w:t>
        </w:r>
        <w:r w:rsidR="00A40EDC">
          <w:rPr>
            <w:rFonts w:cs="Courier New"/>
            <w:szCs w:val="18"/>
            <w:lang w:val="en-US"/>
          </w:rPr>
          <w:t>.</w:t>
        </w:r>
      </w:ins>
      <w:ins w:id="4348" w:author="TARELA DUQUE Nicole" w:date="2018-12-12T08:48:00Z">
        <w:r w:rsidR="00A40EDC">
          <w:rPr>
            <w:rFonts w:cs="Courier New"/>
            <w:szCs w:val="18"/>
            <w:lang w:val="en-US"/>
          </w:rPr>
          <w:t xml:space="preserve"> Las clases </w:t>
        </w:r>
        <w:r w:rsidR="00A40EDC">
          <w:rPr>
            <w:rFonts w:cs="Courier New"/>
            <w:i/>
            <w:szCs w:val="18"/>
            <w:lang w:val="en-US"/>
          </w:rPr>
          <w:t xml:space="preserve">Employee </w:t>
        </w:r>
        <w:r w:rsidR="00A40EDC">
          <w:rPr>
            <w:rFonts w:cs="Courier New"/>
            <w:szCs w:val="18"/>
            <w:lang w:val="en-US"/>
          </w:rPr>
          <w:t xml:space="preserve">y </w:t>
        </w:r>
        <w:r w:rsidR="00A40EDC">
          <w:rPr>
            <w:rFonts w:cs="Courier New"/>
            <w:i/>
            <w:szCs w:val="18"/>
            <w:lang w:val="en-US"/>
          </w:rPr>
          <w:t>Department</w:t>
        </w:r>
        <w:r w:rsidR="00A40EDC">
          <w:rPr>
            <w:rFonts w:cs="Courier New"/>
            <w:szCs w:val="18"/>
            <w:lang w:val="en-US"/>
          </w:rPr>
          <w:t xml:space="preserve"> quedarían de la siguiente manera:</w:t>
        </w:r>
      </w:ins>
    </w:p>
    <w:p w14:paraId="35DFA1BF" w14:textId="77777777" w:rsidR="006A0E1B" w:rsidRDefault="006A0E1B" w:rsidP="004C7571">
      <w:pPr>
        <w:rPr>
          <w:ins w:id="4349" w:author="TARELA DUQUE Nicole" w:date="2018-12-10T17:09:00Z"/>
          <w:rFonts w:cs="Courier New"/>
          <w:szCs w:val="18"/>
          <w:lang w:val="en-US"/>
        </w:rPr>
      </w:pPr>
    </w:p>
    <w:p w14:paraId="290BCEB1"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0" w:author="TARELA DUQUE Nicole" w:date="2018-12-12T08:49:00Z"/>
          <w:rFonts w:ascii="Courier New" w:hAnsi="Courier New" w:cs="Courier New"/>
          <w:lang w:val="en-US" w:eastAsia="en-US"/>
        </w:rPr>
      </w:pPr>
      <w:ins w:id="4351" w:author="TARELA DUQUE Nicole" w:date="2018-12-12T08:49:00Z">
        <w:r w:rsidRPr="00F8650F">
          <w:rPr>
            <w:rFonts w:ascii="Courier New" w:hAnsi="Courier New" w:cs="Courier New"/>
            <w:b/>
            <w:bCs/>
            <w:color w:val="7F0055"/>
            <w:lang w:val="en-US" w:eastAsia="en-US"/>
          </w:rPr>
          <w:t>package</w:t>
        </w:r>
        <w:r w:rsidRPr="00CC1495">
          <w:rPr>
            <w:rFonts w:ascii="Courier New" w:hAnsi="Courier New" w:cs="Courier New"/>
            <w:lang w:val="en-US" w:eastAsia="en-US"/>
          </w:rPr>
          <w:t xml:space="preserve"> com.sopra.tutorialchapter3.entity;</w:t>
        </w:r>
      </w:ins>
    </w:p>
    <w:p w14:paraId="45052BA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2" w:author="TARELA DUQUE Nicole" w:date="2018-12-12T08:49:00Z"/>
          <w:rFonts w:ascii="Courier New" w:hAnsi="Courier New" w:cs="Courier New"/>
          <w:lang w:val="en-US" w:eastAsia="en-US"/>
        </w:rPr>
      </w:pPr>
    </w:p>
    <w:p w14:paraId="726866DA"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3" w:author="TARELA DUQUE Nicole" w:date="2018-12-12T08:49:00Z"/>
          <w:rFonts w:ascii="Courier New" w:hAnsi="Courier New" w:cs="Courier New"/>
          <w:lang w:eastAsia="en-US"/>
        </w:rPr>
      </w:pPr>
      <w:ins w:id="4354" w:author="TARELA DUQUE Nicole" w:date="2018-12-12T08:49:00Z">
        <w:r w:rsidRPr="00AE20F1">
          <w:rPr>
            <w:rFonts w:ascii="Courier New" w:hAnsi="Courier New" w:cs="Courier New"/>
            <w:b/>
            <w:bCs/>
            <w:color w:val="7F0055"/>
            <w:szCs w:val="18"/>
            <w:lang w:eastAsia="en-US"/>
          </w:rPr>
          <w:t>import</w:t>
        </w:r>
        <w:r w:rsidRPr="00AE20F1">
          <w:rPr>
            <w:rFonts w:ascii="Courier New" w:hAnsi="Courier New" w:cs="Courier New"/>
            <w:lang w:eastAsia="en-US"/>
          </w:rPr>
          <w:t xml:space="preserve"> java.io.Serializable;</w:t>
        </w:r>
      </w:ins>
    </w:p>
    <w:p w14:paraId="2A3EBA73"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5" w:author="TARELA DUQUE Nicole" w:date="2018-12-12T08:49:00Z"/>
          <w:rFonts w:ascii="Courier New" w:hAnsi="Courier New" w:cs="Courier New"/>
          <w:lang w:eastAsia="en-US"/>
        </w:rPr>
      </w:pPr>
      <w:ins w:id="4356" w:author="TARELA DUQUE Nicole" w:date="2018-12-12T08:49:00Z">
        <w:r w:rsidRPr="00D13DF6">
          <w:rPr>
            <w:rFonts w:ascii="Courier New" w:hAnsi="Courier New" w:cs="Courier New"/>
            <w:b/>
            <w:bCs/>
            <w:color w:val="7F0055"/>
            <w:szCs w:val="18"/>
            <w:lang w:eastAsia="en-US"/>
          </w:rPr>
          <w:t>import</w:t>
        </w:r>
        <w:r w:rsidRPr="00D13DF6">
          <w:rPr>
            <w:rFonts w:ascii="Courier New" w:hAnsi="Courier New" w:cs="Courier New"/>
            <w:lang w:eastAsia="en-US"/>
          </w:rPr>
          <w:t xml:space="preserve"> java.util.Date;</w:t>
        </w:r>
      </w:ins>
    </w:p>
    <w:p w14:paraId="43838DFE" w14:textId="77777777" w:rsidR="00A40EDC" w:rsidRPr="00AE20F1"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7" w:author="TARELA DUQUE Nicole" w:date="2018-12-12T08:49:00Z"/>
          <w:rFonts w:ascii="Courier New" w:hAnsi="Courier New" w:cs="Courier New"/>
          <w:lang w:eastAsia="en-US"/>
        </w:rPr>
      </w:pPr>
      <w:ins w:id="4358" w:author="TARELA DUQUE Nicole" w:date="2018-12-12T08:49:00Z">
        <w:r w:rsidRPr="00E93C33">
          <w:rPr>
            <w:rFonts w:ascii="Courier New" w:hAnsi="Courier New" w:cs="Courier New"/>
            <w:b/>
            <w:bCs/>
            <w:color w:val="7F0055"/>
            <w:szCs w:val="18"/>
            <w:lang w:eastAsia="en-US"/>
          </w:rPr>
          <w:t>import</w:t>
        </w:r>
        <w:r w:rsidRPr="00E93C33">
          <w:rPr>
            <w:rFonts w:ascii="Courier New" w:hAnsi="Courier New" w:cs="Courier New"/>
            <w:lang w:eastAsia="en-US"/>
          </w:rPr>
          <w:t xml:space="preserve"> javax.persistence.</w:t>
        </w:r>
        <w:r>
          <w:rPr>
            <w:rFonts w:ascii="Courier New" w:hAnsi="Courier New" w:cs="Courier New"/>
            <w:lang w:eastAsia="en-US"/>
          </w:rPr>
          <w:t>Basic</w:t>
        </w:r>
        <w:r w:rsidRPr="00E93C33">
          <w:rPr>
            <w:rFonts w:ascii="Courier New" w:hAnsi="Courier New" w:cs="Courier New"/>
            <w:lang w:eastAsia="en-US"/>
          </w:rPr>
          <w:t>;</w:t>
        </w:r>
      </w:ins>
    </w:p>
    <w:p w14:paraId="28EB164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59" w:author="TARELA DUQUE Nicole" w:date="2018-12-12T08:49:00Z"/>
          <w:rFonts w:ascii="Courier New" w:hAnsi="Courier New" w:cs="Courier New"/>
          <w:lang w:val="en-US" w:eastAsia="en-US"/>
        </w:rPr>
      </w:pPr>
      <w:ins w:id="4360" w:author="TARELA DUQUE Nicole" w:date="2018-12-12T08:49: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javax.persistence.Column;</w:t>
        </w:r>
      </w:ins>
    </w:p>
    <w:p w14:paraId="5DC35752"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61" w:author="TARELA DUQUE Nicole" w:date="2018-12-12T08:49:00Z"/>
          <w:rFonts w:ascii="Courier New" w:hAnsi="Courier New" w:cs="Courier New"/>
          <w:lang w:val="en-US" w:eastAsia="en-US"/>
        </w:rPr>
      </w:pPr>
      <w:ins w:id="4362" w:author="TARELA DUQUE Nicole" w:date="2018-12-12T08:49: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javax.persistence.Entity;</w:t>
        </w:r>
      </w:ins>
    </w:p>
    <w:p w14:paraId="29F9CC5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63" w:author="TARELA DUQUE Nicole" w:date="2018-12-12T08:49:00Z"/>
          <w:rFonts w:ascii="Courier New" w:hAnsi="Courier New" w:cs="Courier New"/>
          <w:lang w:val="en-US" w:eastAsia="en-US"/>
        </w:rPr>
      </w:pPr>
      <w:ins w:id="4364" w:author="TARELA DUQUE Nicole" w:date="2018-12-12T08:49:00Z">
        <w:r w:rsidRPr="00E93C33">
          <w:rPr>
            <w:rFonts w:ascii="Courier New" w:hAnsi="Courier New" w:cs="Courier New"/>
            <w:b/>
            <w:bCs/>
            <w:color w:val="7F0055"/>
            <w:lang w:val="en-US" w:eastAsia="en-US"/>
          </w:rPr>
          <w:t>import</w:t>
        </w:r>
        <w:r w:rsidRPr="00E93C33">
          <w:rPr>
            <w:rFonts w:ascii="Courier New" w:hAnsi="Courier New" w:cs="Courier New"/>
            <w:lang w:val="en-US" w:eastAsia="en-US"/>
          </w:rPr>
          <w:t xml:space="preserve"> javax.persistence.FetchType;</w:t>
        </w:r>
      </w:ins>
    </w:p>
    <w:p w14:paraId="6F21007E"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65" w:author="TARELA DUQUE Nicole" w:date="2018-12-12T08:49:00Z"/>
          <w:rFonts w:ascii="Courier New" w:hAnsi="Courier New" w:cs="Courier New"/>
          <w:lang w:val="en-US" w:eastAsia="en-US"/>
        </w:rPr>
      </w:pPr>
      <w:ins w:id="4366" w:author="TARELA DUQUE Nicole" w:date="2018-12-12T08:49: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javax.persistence.Id;</w:t>
        </w:r>
      </w:ins>
    </w:p>
    <w:p w14:paraId="601CC84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67" w:author="TARELA DUQUE Nicole" w:date="2018-12-12T08:49:00Z"/>
          <w:rFonts w:ascii="Courier New" w:hAnsi="Courier New" w:cs="Courier New"/>
          <w:lang w:val="en-US" w:eastAsia="en-US"/>
        </w:rPr>
      </w:pPr>
      <w:ins w:id="4368" w:author="TARELA DUQUE Nicole" w:date="2018-12-12T08:49: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javax.persistence.ManyToOne;</w:t>
        </w:r>
      </w:ins>
    </w:p>
    <w:p w14:paraId="4B3C11DA"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69" w:author="TARELA DUQUE Nicole" w:date="2018-12-12T08:49:00Z"/>
          <w:rFonts w:ascii="Courier New" w:hAnsi="Courier New" w:cs="Courier New"/>
          <w:lang w:val="en-US" w:eastAsia="en-US"/>
        </w:rPr>
      </w:pPr>
      <w:ins w:id="4370" w:author="TARELA DUQUE Nicole" w:date="2018-12-12T08:49:00Z">
        <w:r w:rsidRPr="00F8650F">
          <w:rPr>
            <w:rFonts w:ascii="Courier New" w:hAnsi="Courier New" w:cs="Courier New"/>
            <w:b/>
            <w:bCs/>
            <w:color w:val="7F0055"/>
            <w:lang w:val="en-US" w:eastAsia="en-US"/>
          </w:rPr>
          <w:t>import</w:t>
        </w:r>
        <w:r w:rsidRPr="00CC1495">
          <w:rPr>
            <w:rFonts w:ascii="Courier New" w:hAnsi="Courier New" w:cs="Courier New"/>
            <w:lang w:val="en-US" w:eastAsia="en-US"/>
          </w:rPr>
          <w:t xml:space="preserve"> javax.persistence.Table;</w:t>
        </w:r>
      </w:ins>
    </w:p>
    <w:p w14:paraId="5A85ABAA" w14:textId="204001B8"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71" w:author="TARELA DUQUE Nicole" w:date="2018-12-12T13:48:00Z"/>
          <w:rFonts w:ascii="Courier New" w:hAnsi="Courier New" w:cs="Courier New"/>
          <w:lang w:val="en-US" w:eastAsia="en-US"/>
        </w:rPr>
      </w:pPr>
      <w:ins w:id="4372" w:author="TARELA DUQUE Nicole" w:date="2018-12-12T08:49: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javax.persistence.Temporal;</w:t>
        </w:r>
      </w:ins>
    </w:p>
    <w:p w14:paraId="528EBA66" w14:textId="72C70787" w:rsidR="00CB4C1B" w:rsidRPr="00D13DF6" w:rsidRDefault="00CB4C1B"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73" w:author="TARELA DUQUE Nicole" w:date="2018-12-12T08:49:00Z"/>
          <w:rFonts w:ascii="Courier New" w:hAnsi="Courier New" w:cs="Courier New"/>
          <w:lang w:val="en-US" w:eastAsia="en-US"/>
        </w:rPr>
      </w:pPr>
      <w:ins w:id="4374" w:author="TARELA DUQUE Nicole" w:date="2018-12-12T13:48: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w:t>
        </w:r>
        <w:r>
          <w:rPr>
            <w:rFonts w:ascii="Courier New" w:hAnsi="Courier New" w:cs="Courier New"/>
            <w:lang w:val="en-US" w:eastAsia="en-US"/>
          </w:rPr>
          <w:t>Column</w:t>
        </w:r>
        <w:r w:rsidRPr="00D13DF6">
          <w:rPr>
            <w:rFonts w:ascii="Courier New" w:hAnsi="Courier New" w:cs="Courier New"/>
            <w:lang w:val="en-US" w:eastAsia="en-US"/>
          </w:rPr>
          <w:t>;</w:t>
        </w:r>
      </w:ins>
    </w:p>
    <w:p w14:paraId="55177FEF" w14:textId="539AE390"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75" w:author="TARELA DUQUE Nicole" w:date="2018-12-12T08:50:00Z"/>
          <w:rFonts w:ascii="Courier New" w:hAnsi="Courier New" w:cs="Courier New"/>
          <w:lang w:val="en-US" w:eastAsia="en-US"/>
        </w:rPr>
      </w:pPr>
      <w:ins w:id="4376" w:author="TARELA DUQUE Nicole" w:date="2018-12-12T08:49:00Z">
        <w:r w:rsidRPr="00D13DF6">
          <w:rPr>
            <w:rFonts w:ascii="Courier New" w:hAnsi="Courier New" w:cs="Courier New"/>
            <w:b/>
            <w:bCs/>
            <w:color w:val="7F0055"/>
            <w:lang w:val="en-US" w:eastAsia="en-US"/>
          </w:rPr>
          <w:t>import</w:t>
        </w:r>
        <w:r w:rsidRPr="00D13DF6">
          <w:rPr>
            <w:rFonts w:ascii="Courier New" w:hAnsi="Courier New" w:cs="Courier New"/>
            <w:lang w:val="en-US" w:eastAsia="en-US"/>
          </w:rPr>
          <w:t xml:space="preserve"> javax.persistence.TemporalType;</w:t>
        </w:r>
      </w:ins>
    </w:p>
    <w:p w14:paraId="7818DF27" w14:textId="5ECA99C6"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77" w:author="TARELA DUQUE Nicole" w:date="2018-12-12T08:50:00Z"/>
          <w:rFonts w:ascii="Courier New" w:hAnsi="Courier New" w:cs="Courier New"/>
          <w:lang w:val="en-US" w:eastAsia="en-US"/>
        </w:rPr>
      </w:pPr>
      <w:ins w:id="4378" w:author="TARELA DUQUE Nicole" w:date="2018-12-12T08:50:00Z">
        <w:r w:rsidRPr="00A40EDC">
          <w:rPr>
            <w:rFonts w:ascii="Courier New" w:hAnsi="Courier New" w:cs="Courier New"/>
            <w:b/>
            <w:bCs/>
            <w:color w:val="7F0055"/>
            <w:lang w:val="en-US" w:eastAsia="en-US"/>
          </w:rPr>
          <w:t>import</w:t>
        </w:r>
        <w:r w:rsidRPr="00A40EDC">
          <w:rPr>
            <w:rFonts w:ascii="Courier New" w:hAnsi="Courier New" w:cs="Courier New"/>
            <w:lang w:val="en-US" w:eastAsia="en-US"/>
          </w:rPr>
          <w:t xml:space="preserve"> javax.persistence.Embedded;</w:t>
        </w:r>
      </w:ins>
    </w:p>
    <w:p w14:paraId="602A9513"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79" w:author="TARELA DUQUE Nicole" w:date="2018-12-12T08:50:00Z"/>
          <w:rFonts w:ascii="Courier New" w:hAnsi="Courier New" w:cs="Courier New"/>
          <w:color w:val="646464"/>
          <w:lang w:val="en-US" w:eastAsia="en-US"/>
        </w:rPr>
      </w:pPr>
      <w:ins w:id="4380" w:author="TARELA DUQUE Nicole" w:date="2018-12-12T08:50: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javax.persistence.GeneratedValue;</w:t>
        </w:r>
      </w:ins>
    </w:p>
    <w:p w14:paraId="5CA5DD08" w14:textId="0A0479CE"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1" w:author="TARELA DUQUE Nicole" w:date="2018-12-12T09:13:00Z"/>
          <w:rFonts w:ascii="Courier New" w:hAnsi="Courier New" w:cs="Courier New"/>
          <w:lang w:val="en-US" w:eastAsia="en-US"/>
        </w:rPr>
      </w:pPr>
      <w:ins w:id="4382" w:author="TARELA DUQUE Nicole" w:date="2018-12-12T08:50: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javax.persistence.SequenceGenerator;</w:t>
        </w:r>
      </w:ins>
    </w:p>
    <w:p w14:paraId="68C19A0B" w14:textId="14582F35" w:rsidR="00047B03"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3" w:author="TARELA DUQUE Nicole" w:date="2018-12-12T08:50:00Z"/>
          <w:rFonts w:ascii="Courier New" w:hAnsi="Courier New" w:cs="Courier New"/>
          <w:lang w:val="en-US" w:eastAsia="en-US"/>
        </w:rPr>
      </w:pPr>
      <w:ins w:id="4384" w:author="TARELA DUQUE Nicole" w:date="2018-12-12T09:13:00Z">
        <w:r w:rsidRPr="00047B03">
          <w:rPr>
            <w:rFonts w:ascii="Courier New" w:hAnsi="Courier New" w:cs="Courier New"/>
            <w:b/>
            <w:bCs/>
            <w:color w:val="7F0055"/>
            <w:lang w:val="en-US" w:eastAsia="en-US"/>
          </w:rPr>
          <w:t>import</w:t>
        </w:r>
        <w:r w:rsidRPr="00047B03">
          <w:rPr>
            <w:rFonts w:ascii="Courier New" w:hAnsi="Courier New" w:cs="Courier New"/>
            <w:lang w:val="en-US" w:eastAsia="en-US"/>
          </w:rPr>
          <w:t xml:space="preserve"> com.sopra.tutorialchapter3.embededobject.Manager;</w:t>
        </w:r>
      </w:ins>
    </w:p>
    <w:p w14:paraId="1D7A26D6" w14:textId="75E5E01C"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5" w:author="TARELA DUQUE Nicole" w:date="2018-12-12T08:49:00Z"/>
          <w:rFonts w:ascii="Courier New" w:hAnsi="Courier New" w:cs="Courier New"/>
          <w:lang w:val="en-US" w:eastAsia="en-US"/>
        </w:rPr>
      </w:pPr>
    </w:p>
    <w:p w14:paraId="0193D23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6" w:author="TARELA DUQUE Nicole" w:date="2018-12-12T08:49:00Z"/>
          <w:rFonts w:ascii="Courier New" w:hAnsi="Courier New" w:cs="Courier New"/>
          <w:lang w:val="en-US" w:eastAsia="en-US"/>
        </w:rPr>
      </w:pPr>
    </w:p>
    <w:p w14:paraId="1EF51C8B" w14:textId="77777777" w:rsidR="00A40EDC" w:rsidRPr="00F8650F"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7" w:author="TARELA DUQUE Nicole" w:date="2018-12-12T08:49:00Z"/>
          <w:rFonts w:ascii="Courier New" w:hAnsi="Courier New" w:cs="Courier New"/>
          <w:color w:val="646464"/>
          <w:lang w:val="en-US" w:eastAsia="en-US"/>
        </w:rPr>
      </w:pPr>
      <w:ins w:id="4388" w:author="TARELA DUQUE Nicole" w:date="2018-12-12T08:49:00Z">
        <w:r w:rsidRPr="00F8650F">
          <w:rPr>
            <w:rFonts w:ascii="Courier New" w:hAnsi="Courier New" w:cs="Courier New"/>
            <w:color w:val="646464"/>
            <w:lang w:val="en-US" w:eastAsia="en-US"/>
          </w:rPr>
          <w:t>@Entity</w:t>
        </w:r>
      </w:ins>
    </w:p>
    <w:p w14:paraId="3C54C4AF" w14:textId="77777777" w:rsidR="00A40EDC" w:rsidRPr="00F8650F"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89" w:author="TARELA DUQUE Nicole" w:date="2018-12-12T08:49:00Z"/>
          <w:rFonts w:ascii="Courier New" w:hAnsi="Courier New" w:cs="Courier New"/>
          <w:color w:val="646464"/>
          <w:lang w:val="en-US" w:eastAsia="en-US"/>
        </w:rPr>
      </w:pPr>
      <w:ins w:id="4390" w:author="TARELA DUQUE Nicole" w:date="2018-12-12T08:49:00Z">
        <w:r w:rsidRPr="00F8650F">
          <w:rPr>
            <w:rFonts w:ascii="Courier New" w:hAnsi="Courier New" w:cs="Courier New"/>
            <w:color w:val="646464"/>
            <w:lang w:val="en-US" w:eastAsia="en-US"/>
          </w:rPr>
          <w:t>@Table</w:t>
        </w:r>
        <w:r>
          <w:rPr>
            <w:rFonts w:ascii="Courier New" w:hAnsi="Courier New" w:cs="Courier New"/>
            <w:color w:val="646464"/>
            <w:lang w:val="en-US" w:eastAsia="en-US"/>
          </w:rPr>
          <w:t xml:space="preserve"> (name=</w:t>
        </w:r>
        <w:r>
          <w:rPr>
            <w:rFonts w:ascii="Courier New" w:hAnsi="Courier New" w:cs="Courier New"/>
            <w:color w:val="2A00FF"/>
            <w:lang w:val="en-US" w:eastAsia="en-US"/>
          </w:rPr>
          <w:t>"EMPLOYEES"</w:t>
        </w:r>
        <w:r>
          <w:rPr>
            <w:rFonts w:ascii="Courier New" w:hAnsi="Courier New" w:cs="Courier New"/>
            <w:color w:val="646464"/>
            <w:lang w:val="en-US" w:eastAsia="en-US"/>
          </w:rPr>
          <w:t>)</w:t>
        </w:r>
      </w:ins>
    </w:p>
    <w:p w14:paraId="1B0A37C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91" w:author="TARELA DUQUE Nicole" w:date="2018-12-12T08:49:00Z"/>
          <w:rFonts w:ascii="Courier New" w:hAnsi="Courier New" w:cs="Courier New"/>
          <w:lang w:val="en-US" w:eastAsia="en-US"/>
        </w:rPr>
      </w:pPr>
      <w:ins w:id="4392" w:author="TARELA DUQUE Nicole" w:date="2018-12-12T08:49:00Z">
        <w:r w:rsidRPr="00F8650F">
          <w:rPr>
            <w:rFonts w:ascii="Courier New" w:hAnsi="Courier New" w:cs="Courier New"/>
            <w:b/>
            <w:bCs/>
            <w:color w:val="7F0055"/>
            <w:lang w:val="en-US" w:eastAsia="en-US"/>
          </w:rPr>
          <w:t>public class</w:t>
        </w:r>
        <w:r w:rsidRPr="00CC1495">
          <w:rPr>
            <w:rFonts w:ascii="Courier New" w:hAnsi="Courier New" w:cs="Courier New"/>
            <w:lang w:val="en-US" w:eastAsia="en-US"/>
          </w:rPr>
          <w:t xml:space="preserve"> Employee </w:t>
        </w:r>
        <w:r w:rsidRPr="00AE20F1">
          <w:rPr>
            <w:rFonts w:ascii="Courier New" w:hAnsi="Courier New" w:cs="Courier New"/>
            <w:b/>
            <w:bCs/>
            <w:color w:val="7F0055"/>
            <w:lang w:val="en-US" w:eastAsia="en-US"/>
          </w:rPr>
          <w:t>implements</w:t>
        </w:r>
        <w:r>
          <w:rPr>
            <w:rFonts w:ascii="Courier New" w:hAnsi="Courier New" w:cs="Courier New"/>
            <w:lang w:val="en-US" w:eastAsia="en-US"/>
          </w:rPr>
          <w:t xml:space="preserve"> </w:t>
        </w:r>
        <w:r w:rsidRPr="00AE20F1">
          <w:rPr>
            <w:rFonts w:ascii="Courier New" w:hAnsi="Courier New" w:cs="Courier New"/>
            <w:lang w:eastAsia="en-US"/>
          </w:rPr>
          <w:t>Serializable</w:t>
        </w:r>
        <w:r w:rsidRPr="00CC1495">
          <w:rPr>
            <w:rFonts w:ascii="Courier New" w:hAnsi="Courier New" w:cs="Courier New"/>
            <w:lang w:val="en-US" w:eastAsia="en-US"/>
          </w:rPr>
          <w:t xml:space="preserve"> {</w:t>
        </w:r>
      </w:ins>
    </w:p>
    <w:p w14:paraId="35A9BFC7" w14:textId="1A9D5DE9" w:rsidR="00A40EDC" w:rsidRPr="00A67C09"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93" w:author="TARELA DUQUE Nicole" w:date="2018-12-12T08:51:00Z"/>
          <w:rFonts w:ascii="Courier New" w:hAnsi="Courier New" w:cs="Courier New"/>
          <w:color w:val="646464"/>
          <w:lang w:val="en-US" w:eastAsia="en-US"/>
        </w:rPr>
      </w:pPr>
      <w:ins w:id="4394" w:author="TARELA DUQUE Nicole" w:date="2018-12-12T08:51:00Z">
        <w:r>
          <w:rPr>
            <w:rFonts w:ascii="Courier New" w:hAnsi="Courier New" w:cs="Courier New"/>
            <w:lang w:eastAsia="en-US"/>
          </w:rPr>
          <w:tab/>
        </w:r>
        <w:r w:rsidRPr="00A67C09">
          <w:rPr>
            <w:rFonts w:ascii="Courier New" w:hAnsi="Courier New" w:cs="Courier New"/>
            <w:color w:val="646464"/>
            <w:lang w:val="en-US" w:eastAsia="en-US"/>
          </w:rPr>
          <w:t>@SequenceGenerator</w:t>
        </w:r>
        <w:r w:rsidRPr="00A67C09">
          <w:rPr>
            <w:rFonts w:ascii="Courier New" w:hAnsi="Courier New" w:cs="Courier New"/>
            <w:lang w:val="en-US" w:eastAsia="en-US"/>
          </w:rPr>
          <w:t>(name=</w:t>
        </w:r>
        <w:r w:rsidRPr="0095263C">
          <w:rPr>
            <w:rFonts w:ascii="Courier New" w:hAnsi="Courier New" w:cs="Courier New"/>
            <w:color w:val="2A00FF"/>
            <w:szCs w:val="18"/>
            <w:lang w:eastAsia="en-US"/>
          </w:rPr>
          <w:t>"Emp_Gen"</w:t>
        </w:r>
        <w:r w:rsidRPr="00A67C09">
          <w:rPr>
            <w:rFonts w:ascii="Courier New" w:hAnsi="Courier New" w:cs="Courier New"/>
            <w:lang w:val="en-US" w:eastAsia="en-US"/>
          </w:rPr>
          <w:t>,</w:t>
        </w:r>
        <w:r w:rsidRPr="00A67C09">
          <w:rPr>
            <w:rFonts w:ascii="Courier New" w:hAnsi="Courier New" w:cs="Courier New"/>
            <w:color w:val="646464"/>
            <w:lang w:val="en-US" w:eastAsia="en-US"/>
          </w:rPr>
          <w:t xml:space="preserve"> </w:t>
        </w:r>
        <w:r w:rsidRPr="00A67C09">
          <w:rPr>
            <w:rFonts w:ascii="Courier New" w:hAnsi="Courier New" w:cs="Courier New"/>
            <w:lang w:val="en-US" w:eastAsia="en-US"/>
          </w:rPr>
          <w:t>sequenceName=</w:t>
        </w:r>
        <w:r w:rsidRPr="00A67C09">
          <w:rPr>
            <w:rFonts w:ascii="Courier New" w:hAnsi="Courier New" w:cs="Courier New"/>
            <w:color w:val="2A00FF"/>
            <w:szCs w:val="18"/>
            <w:lang w:eastAsia="en-US"/>
          </w:rPr>
          <w:t>"Emp_Seq"</w:t>
        </w:r>
        <w:r w:rsidRPr="00A67C09">
          <w:rPr>
            <w:rFonts w:ascii="Courier New" w:hAnsi="Courier New" w:cs="Courier New"/>
            <w:lang w:val="en-US" w:eastAsia="en-US"/>
          </w:rPr>
          <w:t>)</w:t>
        </w:r>
      </w:ins>
    </w:p>
    <w:p w14:paraId="4C2EF582" w14:textId="715291BF" w:rsidR="00A40EDC" w:rsidRPr="004C7571"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395" w:author="TARELA DUQUE Nicole" w:date="2018-12-12T08:51:00Z"/>
          <w:rFonts w:ascii="Courier New" w:hAnsi="Courier New" w:cs="Courier New"/>
          <w:color w:val="646464"/>
          <w:lang w:val="en-US" w:eastAsia="en-US"/>
        </w:rPr>
      </w:pPr>
      <w:ins w:id="4396" w:author="TARELA DUQUE Nicole" w:date="2018-12-12T08:51:00Z">
        <w:r w:rsidRPr="00A67C09">
          <w:rPr>
            <w:rFonts w:ascii="Courier New" w:hAnsi="Courier New" w:cs="Courier New"/>
            <w:color w:val="646464"/>
            <w:lang w:val="en-US" w:eastAsia="en-US"/>
          </w:rPr>
          <w:t>@Id @GeneratedValue(</w:t>
        </w:r>
        <w:r w:rsidRPr="00A67C09">
          <w:rPr>
            <w:rFonts w:ascii="Courier New" w:hAnsi="Courier New" w:cs="Courier New"/>
            <w:lang w:val="en-US" w:eastAsia="en-US"/>
          </w:rPr>
          <w:t>generator=</w:t>
        </w:r>
        <w:r w:rsidRPr="00A67C09">
          <w:rPr>
            <w:rFonts w:ascii="Courier New" w:hAnsi="Courier New" w:cs="Courier New"/>
            <w:color w:val="2A00FF"/>
            <w:szCs w:val="18"/>
            <w:lang w:eastAsia="en-US"/>
          </w:rPr>
          <w:t>"Emp_Gen"</w:t>
        </w:r>
        <w:r w:rsidRPr="00A67C09">
          <w:rPr>
            <w:rFonts w:ascii="Courier New" w:hAnsi="Courier New" w:cs="Courier New"/>
            <w:lang w:val="en-US" w:eastAsia="en-US"/>
          </w:rPr>
          <w:t>)</w:t>
        </w:r>
      </w:ins>
    </w:p>
    <w:p w14:paraId="315E12D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97" w:author="TARELA DUQUE Nicole" w:date="2018-12-12T08:49:00Z"/>
          <w:rFonts w:ascii="Courier New" w:hAnsi="Courier New" w:cs="Courier New"/>
          <w:lang w:val="en-US" w:eastAsia="en-US"/>
        </w:rPr>
      </w:pPr>
      <w:ins w:id="4398" w:author="TARELA DUQUE Nicole" w:date="2018-12-12T08:49:00Z">
        <w:r w:rsidRPr="00F8650F">
          <w:rPr>
            <w:rFonts w:ascii="Courier New" w:hAnsi="Courier New" w:cs="Courier New"/>
            <w:color w:val="646464"/>
            <w:lang w:val="en-US" w:eastAsia="en-US"/>
          </w:rPr>
          <w:tab/>
          <w:t>@Column</w:t>
        </w:r>
        <w:r w:rsidRPr="00CC1495">
          <w:rPr>
            <w:rFonts w:ascii="Courier New" w:hAnsi="Courier New" w:cs="Courier New"/>
            <w:lang w:val="en-US" w:eastAsia="en-US"/>
          </w:rPr>
          <w:t>(name=</w:t>
        </w:r>
        <w:r>
          <w:rPr>
            <w:rFonts w:ascii="Courier New" w:hAnsi="Courier New" w:cs="Courier New"/>
            <w:lang w:val="en-US" w:eastAsia="en-US"/>
          </w:rPr>
          <w:t xml:space="preserve"> </w:t>
        </w:r>
        <w:r w:rsidRPr="00530E47">
          <w:rPr>
            <w:rFonts w:ascii="Courier New" w:hAnsi="Courier New" w:cs="Courier New"/>
            <w:color w:val="2A00FF"/>
            <w:lang w:val="en-US" w:eastAsia="en-US"/>
          </w:rPr>
          <w:t>"EMPLOYEE_ID"</w:t>
        </w:r>
        <w:r w:rsidRPr="00CC1495">
          <w:rPr>
            <w:rFonts w:ascii="Courier New" w:hAnsi="Courier New" w:cs="Courier New"/>
            <w:lang w:val="en-US" w:eastAsia="en-US"/>
          </w:rPr>
          <w:t>)</w:t>
        </w:r>
      </w:ins>
    </w:p>
    <w:p w14:paraId="0105536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399" w:author="TARELA DUQUE Nicole" w:date="2018-12-12T08:49:00Z"/>
          <w:rFonts w:ascii="Courier New" w:hAnsi="Courier New" w:cs="Courier New"/>
          <w:lang w:val="en-US" w:eastAsia="en-US"/>
        </w:rPr>
      </w:pPr>
      <w:ins w:id="4400"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id</w:t>
        </w:r>
        <w:r w:rsidRPr="00CC1495">
          <w:rPr>
            <w:rFonts w:ascii="Courier New" w:hAnsi="Courier New" w:cs="Courier New"/>
            <w:lang w:val="en-US" w:eastAsia="en-US"/>
          </w:rPr>
          <w:t>;</w:t>
        </w:r>
      </w:ins>
    </w:p>
    <w:p w14:paraId="445DE1C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01" w:author="TARELA DUQUE Nicole" w:date="2018-12-12T08:49:00Z"/>
          <w:rFonts w:ascii="Courier New" w:hAnsi="Courier New" w:cs="Courier New"/>
          <w:lang w:val="en-US" w:eastAsia="en-US"/>
        </w:rPr>
      </w:pPr>
      <w:ins w:id="4402" w:author="TARELA DUQUE Nicole" w:date="2018-12-12T08:49: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"FIRST_NAME"</w:t>
        </w:r>
        <w:r w:rsidRPr="00CC1495">
          <w:rPr>
            <w:rFonts w:ascii="Courier New" w:hAnsi="Courier New" w:cs="Courier New"/>
            <w:lang w:val="en-US" w:eastAsia="en-US"/>
          </w:rPr>
          <w:t>)</w:t>
        </w:r>
      </w:ins>
    </w:p>
    <w:p w14:paraId="60AB41B8"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03" w:author="TARELA DUQUE Nicole" w:date="2018-12-12T08:49:00Z"/>
          <w:rFonts w:ascii="Courier New" w:hAnsi="Courier New" w:cs="Courier New"/>
          <w:lang w:val="en-US" w:eastAsia="en-US"/>
        </w:rPr>
      </w:pPr>
      <w:ins w:id="4404"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name</w:t>
        </w:r>
        <w:r w:rsidRPr="00CC1495">
          <w:rPr>
            <w:rFonts w:ascii="Courier New" w:hAnsi="Courier New" w:cs="Courier New"/>
            <w:lang w:val="en-US" w:eastAsia="en-US"/>
          </w:rPr>
          <w:t>;</w:t>
        </w:r>
      </w:ins>
    </w:p>
    <w:p w14:paraId="25051E84"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05" w:author="TARELA DUQUE Nicole" w:date="2018-12-12T08:49:00Z"/>
          <w:rFonts w:ascii="Courier New" w:hAnsi="Courier New" w:cs="Courier New"/>
          <w:lang w:val="en-US" w:eastAsia="en-US"/>
        </w:rPr>
      </w:pPr>
      <w:ins w:id="4406" w:author="TARELA DUQUE Nicole" w:date="2018-12-12T08:49: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 xml:space="preserve"> (name=</w:t>
        </w:r>
        <w:r w:rsidRPr="00530E47">
          <w:rPr>
            <w:rFonts w:ascii="Courier New" w:hAnsi="Courier New" w:cs="Courier New"/>
            <w:color w:val="2A00FF"/>
            <w:lang w:val="en-US" w:eastAsia="en-US"/>
          </w:rPr>
          <w:t>"LAST_NAME"</w:t>
        </w:r>
        <w:r w:rsidRPr="00CC1495">
          <w:rPr>
            <w:rFonts w:ascii="Courier New" w:hAnsi="Courier New" w:cs="Courier New"/>
            <w:lang w:val="en-US" w:eastAsia="en-US"/>
          </w:rPr>
          <w:t>)</w:t>
        </w:r>
      </w:ins>
    </w:p>
    <w:p w14:paraId="50706C4B"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07" w:author="TARELA DUQUE Nicole" w:date="2018-12-12T08:49:00Z"/>
          <w:rFonts w:ascii="Courier New" w:hAnsi="Courier New" w:cs="Courier New"/>
          <w:lang w:val="en-US" w:eastAsia="en-US"/>
        </w:rPr>
      </w:pPr>
      <w:ins w:id="4408"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surname</w:t>
        </w:r>
        <w:r w:rsidRPr="00CC1495">
          <w:rPr>
            <w:rFonts w:ascii="Courier New" w:hAnsi="Courier New" w:cs="Courier New"/>
            <w:lang w:val="en-US" w:eastAsia="en-US"/>
          </w:rPr>
          <w:t>;</w:t>
        </w:r>
      </w:ins>
    </w:p>
    <w:p w14:paraId="03F757E2"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409" w:author="TARELA DUQUE Nicole" w:date="2018-12-12T08:49:00Z"/>
          <w:rFonts w:ascii="Courier New" w:hAnsi="Courier New" w:cs="Courier New"/>
          <w:lang w:val="en-US" w:eastAsia="en-US"/>
        </w:rPr>
      </w:pPr>
      <w:ins w:id="4410" w:author="TARELA DUQUE Nicole" w:date="2018-12-12T08:49:00Z">
        <w:r w:rsidRPr="00E93C33">
          <w:rPr>
            <w:rFonts w:ascii="Courier New" w:hAnsi="Courier New" w:cs="Courier New"/>
            <w:color w:val="646464"/>
            <w:lang w:val="en-US" w:eastAsia="en-US"/>
          </w:rPr>
          <w:t>@Basic</w:t>
        </w:r>
        <w:r w:rsidRPr="00E93C33">
          <w:rPr>
            <w:rFonts w:ascii="Courier New" w:hAnsi="Courier New" w:cs="Courier New"/>
            <w:lang w:val="en-US" w:eastAsia="en-US"/>
          </w:rPr>
          <w:t>(fetch=FetchType.</w:t>
        </w:r>
        <w:r w:rsidRPr="00E93C33">
          <w:rPr>
            <w:rFonts w:ascii="Courier New" w:hAnsi="Courier New" w:cs="Courier New"/>
            <w:b/>
            <w:bCs/>
            <w:i/>
            <w:iCs/>
            <w:color w:val="0000C0"/>
            <w:szCs w:val="18"/>
            <w:lang w:eastAsia="en-US"/>
          </w:rPr>
          <w:t>LAZY</w:t>
        </w:r>
        <w:r w:rsidRPr="00E93C33">
          <w:rPr>
            <w:rFonts w:ascii="Courier New" w:hAnsi="Courier New" w:cs="Courier New"/>
            <w:lang w:val="en-US" w:eastAsia="en-US"/>
          </w:rPr>
          <w:t>)</w:t>
        </w:r>
      </w:ins>
    </w:p>
    <w:p w14:paraId="42F33C63"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11" w:author="TARELA DUQUE Nicole" w:date="2018-12-12T08:49:00Z"/>
          <w:rFonts w:ascii="Courier New" w:hAnsi="Courier New" w:cs="Courier New"/>
          <w:lang w:val="en-US" w:eastAsia="en-US"/>
        </w:rPr>
      </w:pPr>
      <w:ins w:id="4412" w:author="TARELA DUQUE Nicole" w:date="2018-12-12T08:49: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E93C33">
          <w:rPr>
            <w:rFonts w:ascii="Courier New" w:hAnsi="Courier New" w:cs="Courier New"/>
            <w:color w:val="2A00FF"/>
            <w:lang w:val="en-US" w:eastAsia="en-US"/>
          </w:rPr>
          <w:t>"EMAIL"</w:t>
        </w:r>
        <w:r w:rsidRPr="00CC1495">
          <w:rPr>
            <w:rFonts w:ascii="Courier New" w:hAnsi="Courier New" w:cs="Courier New"/>
            <w:lang w:val="en-US" w:eastAsia="en-US"/>
          </w:rPr>
          <w:t>)</w:t>
        </w:r>
      </w:ins>
    </w:p>
    <w:p w14:paraId="08608027"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13" w:author="TARELA DUQUE Nicole" w:date="2018-12-12T08:49:00Z"/>
          <w:rFonts w:ascii="Courier New" w:hAnsi="Courier New" w:cs="Courier New"/>
          <w:lang w:val="en-US" w:eastAsia="en-US"/>
        </w:rPr>
      </w:pPr>
      <w:ins w:id="4414"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email</w:t>
        </w:r>
        <w:r w:rsidRPr="00CC1495">
          <w:rPr>
            <w:rFonts w:ascii="Courier New" w:hAnsi="Courier New" w:cs="Courier New"/>
            <w:lang w:val="en-US" w:eastAsia="en-US"/>
          </w:rPr>
          <w:t>;</w:t>
        </w:r>
      </w:ins>
    </w:p>
    <w:p w14:paraId="7921180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15" w:author="TARELA DUQUE Nicole" w:date="2018-12-12T08:49:00Z"/>
          <w:rFonts w:ascii="Courier New" w:hAnsi="Courier New" w:cs="Courier New"/>
          <w:lang w:val="en-US" w:eastAsia="en-US"/>
        </w:rPr>
      </w:pPr>
      <w:ins w:id="4416" w:author="TARELA DUQUE Nicole" w:date="2018-12-12T08:49:00Z">
        <w:r w:rsidRPr="00CC1495">
          <w:rPr>
            <w:rFonts w:ascii="Courier New" w:hAnsi="Courier New" w:cs="Courier New"/>
            <w:lang w:val="en-US" w:eastAsia="en-US"/>
          </w:rPr>
          <w:lastRenderedPageBreak/>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"PHONE_NUMBER"</w:t>
        </w:r>
        <w:r w:rsidRPr="00CC1495">
          <w:rPr>
            <w:rFonts w:ascii="Courier New" w:hAnsi="Courier New" w:cs="Courier New"/>
            <w:lang w:val="en-US" w:eastAsia="en-US"/>
          </w:rPr>
          <w:t>)</w:t>
        </w:r>
      </w:ins>
    </w:p>
    <w:p w14:paraId="05A2D547"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17" w:author="TARELA DUQUE Nicole" w:date="2018-12-12T08:49:00Z"/>
          <w:rFonts w:ascii="Courier New" w:hAnsi="Courier New" w:cs="Courier New"/>
          <w:lang w:val="en-US" w:eastAsia="en-US"/>
        </w:rPr>
      </w:pPr>
      <w:ins w:id="4418"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String </w:t>
        </w:r>
        <w:r w:rsidRPr="00530E47">
          <w:rPr>
            <w:rFonts w:ascii="Courier New" w:hAnsi="Courier New" w:cs="Courier New"/>
            <w:color w:val="2A00FF"/>
            <w:lang w:val="en-US" w:eastAsia="en-US"/>
          </w:rPr>
          <w:t>phone</w:t>
        </w:r>
        <w:r w:rsidRPr="00CC1495">
          <w:rPr>
            <w:rFonts w:ascii="Courier New" w:hAnsi="Courier New" w:cs="Courier New"/>
            <w:lang w:val="en-US" w:eastAsia="en-US"/>
          </w:rPr>
          <w:t>;</w:t>
        </w:r>
      </w:ins>
    </w:p>
    <w:p w14:paraId="52DCC275" w14:textId="77777777" w:rsidR="00A40EDC" w:rsidRPr="001F4053"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19" w:author="TARELA DUQUE Nicole" w:date="2018-12-12T08:49:00Z"/>
          <w:rFonts w:ascii="Courier New" w:hAnsi="Courier New" w:cs="Courier New"/>
          <w:lang w:val="en-US" w:eastAsia="en-US"/>
        </w:rPr>
      </w:pPr>
      <w:ins w:id="4420" w:author="TARELA DUQUE Nicole" w:date="2018-12-12T08:49:00Z">
        <w:r w:rsidRPr="001F4053">
          <w:rPr>
            <w:rFonts w:ascii="Courier New" w:hAnsi="Courier New" w:cs="Courier New"/>
            <w:lang w:val="en-US" w:eastAsia="en-US"/>
          </w:rPr>
          <w:tab/>
        </w:r>
        <w:r w:rsidRPr="001F4053">
          <w:rPr>
            <w:rFonts w:ascii="Courier New" w:hAnsi="Courier New" w:cs="Courier New"/>
            <w:color w:val="646464"/>
            <w:lang w:val="en-US" w:eastAsia="en-US"/>
          </w:rPr>
          <w:t>@Column</w:t>
        </w:r>
        <w:r w:rsidRPr="001F4053">
          <w:rPr>
            <w:rFonts w:ascii="Courier New" w:hAnsi="Courier New" w:cs="Courier New"/>
            <w:lang w:val="en-US" w:eastAsia="en-US"/>
          </w:rPr>
          <w:t xml:space="preserve"> (name=</w:t>
        </w:r>
        <w:r w:rsidRPr="001F4053">
          <w:rPr>
            <w:rFonts w:ascii="Courier New" w:hAnsi="Courier New" w:cs="Courier New"/>
            <w:color w:val="2A00FF"/>
            <w:lang w:val="en-US" w:eastAsia="en-US"/>
          </w:rPr>
          <w:t>"JOB_ID"</w:t>
        </w:r>
        <w:r w:rsidRPr="001F4053">
          <w:rPr>
            <w:rFonts w:ascii="Courier New" w:hAnsi="Courier New" w:cs="Courier New"/>
            <w:lang w:val="en-US" w:eastAsia="en-US"/>
          </w:rPr>
          <w:t>)</w:t>
        </w:r>
      </w:ins>
    </w:p>
    <w:p w14:paraId="7A1CEF26"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21" w:author="TARELA DUQUE Nicole" w:date="2018-12-12T08:49:00Z"/>
          <w:rFonts w:ascii="Courier New" w:hAnsi="Courier New" w:cs="Courier New"/>
          <w:lang w:val="en-US" w:eastAsia="en-US"/>
        </w:rPr>
      </w:pPr>
      <w:ins w:id="4422" w:author="TARELA DUQUE Nicole" w:date="2018-12-12T08:49:00Z">
        <w:r w:rsidRPr="001F4053">
          <w:rPr>
            <w:rFonts w:ascii="Courier New" w:hAnsi="Courier New" w:cs="Courier New"/>
            <w:lang w:val="en-US" w:eastAsia="en-US"/>
          </w:rPr>
          <w:tab/>
        </w:r>
        <w:r w:rsidRPr="001F4053">
          <w:rPr>
            <w:rFonts w:ascii="Courier New" w:hAnsi="Courier New" w:cs="Courier New"/>
            <w:b/>
            <w:bCs/>
            <w:color w:val="7F0055"/>
            <w:lang w:val="en-US" w:eastAsia="en-US"/>
          </w:rPr>
          <w:t>private</w:t>
        </w:r>
        <w:r w:rsidRPr="001F4053">
          <w:rPr>
            <w:rFonts w:ascii="Courier New" w:hAnsi="Courier New" w:cs="Courier New"/>
            <w:lang w:val="en-US" w:eastAsia="en-US"/>
          </w:rPr>
          <w:t xml:space="preserve"> </w:t>
        </w:r>
        <w:r w:rsidRPr="00E5674A">
          <w:rPr>
            <w:rFonts w:ascii="Courier New" w:hAnsi="Courier New" w:cs="Courier New"/>
            <w:lang w:val="en-US" w:eastAsia="en-US"/>
          </w:rPr>
          <w:t>String</w:t>
        </w:r>
        <w:r w:rsidRPr="001F4053">
          <w:rPr>
            <w:rFonts w:ascii="Courier New" w:hAnsi="Courier New" w:cs="Courier New"/>
            <w:lang w:val="en-US" w:eastAsia="en-US"/>
          </w:rPr>
          <w:t xml:space="preserve"> </w:t>
        </w:r>
        <w:r w:rsidRPr="001F4053">
          <w:rPr>
            <w:rFonts w:ascii="Courier New" w:hAnsi="Courier New" w:cs="Courier New"/>
            <w:color w:val="2A00FF"/>
            <w:lang w:val="en-US" w:eastAsia="en-US"/>
          </w:rPr>
          <w:t>jobId</w:t>
        </w:r>
        <w:r w:rsidRPr="001F4053">
          <w:rPr>
            <w:rFonts w:ascii="Courier New" w:hAnsi="Courier New" w:cs="Courier New"/>
            <w:lang w:val="en-US" w:eastAsia="en-US"/>
          </w:rPr>
          <w:t>;</w:t>
        </w:r>
      </w:ins>
    </w:p>
    <w:p w14:paraId="430F6D2E" w14:textId="77777777" w:rsidR="00A40EDC" w:rsidRPr="00D13DF6"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23" w:author="TARELA DUQUE Nicole" w:date="2018-12-12T08:49:00Z"/>
          <w:rFonts w:ascii="Courier New" w:hAnsi="Courier New" w:cs="Courier New"/>
          <w:lang w:val="en-US" w:eastAsia="en-US"/>
        </w:rPr>
      </w:pPr>
      <w:ins w:id="4424" w:author="TARELA DUQUE Nicole" w:date="2018-12-12T08:49:00Z">
        <w:r w:rsidRPr="00D13DF6">
          <w:rPr>
            <w:rFonts w:ascii="Courier New" w:hAnsi="Courier New" w:cs="Courier New"/>
            <w:lang w:val="en-US" w:eastAsia="en-US"/>
          </w:rPr>
          <w:tab/>
        </w:r>
        <w:r w:rsidRPr="00D13DF6">
          <w:rPr>
            <w:rFonts w:ascii="Courier New" w:hAnsi="Courier New" w:cs="Courier New"/>
            <w:color w:val="646464"/>
            <w:lang w:val="en-US" w:eastAsia="en-US"/>
          </w:rPr>
          <w:t>@Column</w:t>
        </w:r>
        <w:r w:rsidRPr="00D13DF6">
          <w:rPr>
            <w:rFonts w:ascii="Courier New" w:hAnsi="Courier New" w:cs="Courier New"/>
            <w:lang w:val="en-US" w:eastAsia="en-US"/>
          </w:rPr>
          <w:t>(name=</w:t>
        </w:r>
        <w:r w:rsidRPr="00D13DF6">
          <w:rPr>
            <w:rFonts w:ascii="Courier New" w:hAnsi="Courier New" w:cs="Courier New"/>
            <w:color w:val="2A00FF"/>
            <w:lang w:val="en-US" w:eastAsia="en-US"/>
          </w:rPr>
          <w:t>"HIRE_DATE"</w:t>
        </w:r>
        <w:r w:rsidRPr="00D13DF6">
          <w:rPr>
            <w:rFonts w:ascii="Courier New" w:hAnsi="Courier New" w:cs="Courier New"/>
            <w:lang w:val="en-US" w:eastAsia="en-US"/>
          </w:rPr>
          <w:t>)</w:t>
        </w:r>
      </w:ins>
    </w:p>
    <w:p w14:paraId="41DC5899" w14:textId="77777777" w:rsidR="00A40EDC" w:rsidRPr="00D13DF6"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25" w:author="TARELA DUQUE Nicole" w:date="2018-12-12T08:49:00Z"/>
          <w:rFonts w:ascii="Courier New" w:hAnsi="Courier New" w:cs="Courier New"/>
          <w:lang w:val="en-US" w:eastAsia="en-US"/>
        </w:rPr>
      </w:pPr>
      <w:ins w:id="4426" w:author="TARELA DUQUE Nicole" w:date="2018-12-12T08:49:00Z">
        <w:r w:rsidRPr="00D13DF6">
          <w:rPr>
            <w:rFonts w:ascii="Courier New" w:hAnsi="Courier New" w:cs="Courier New"/>
            <w:lang w:val="en-US" w:eastAsia="en-US"/>
          </w:rPr>
          <w:tab/>
        </w:r>
        <w:r w:rsidRPr="00D13DF6">
          <w:rPr>
            <w:rFonts w:ascii="Courier New" w:hAnsi="Courier New" w:cs="Courier New"/>
            <w:color w:val="646464"/>
            <w:lang w:val="en-US" w:eastAsia="en-US"/>
          </w:rPr>
          <w:t>@Temporal</w:t>
        </w:r>
        <w:r w:rsidRPr="00D13DF6">
          <w:rPr>
            <w:rFonts w:ascii="Courier New" w:hAnsi="Courier New" w:cs="Courier New"/>
            <w:lang w:val="en-US" w:eastAsia="en-US"/>
          </w:rPr>
          <w:t>(TemporalType.</w:t>
        </w:r>
        <w:r w:rsidRPr="00D13DF6">
          <w:rPr>
            <w:rFonts w:ascii="Courier New" w:hAnsi="Courier New" w:cs="Courier New"/>
            <w:b/>
            <w:bCs/>
            <w:i/>
            <w:iCs/>
            <w:color w:val="0000C0"/>
            <w:szCs w:val="18"/>
            <w:lang w:eastAsia="en-US"/>
          </w:rPr>
          <w:t>DATE</w:t>
        </w:r>
        <w:r w:rsidRPr="00D13DF6">
          <w:rPr>
            <w:rFonts w:ascii="Courier New" w:hAnsi="Courier New" w:cs="Courier New"/>
            <w:lang w:val="en-US" w:eastAsia="en-US"/>
          </w:rPr>
          <w:t>)</w:t>
        </w:r>
      </w:ins>
    </w:p>
    <w:p w14:paraId="3D3FCC1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27" w:author="TARELA DUQUE Nicole" w:date="2018-12-12T08:49:00Z"/>
          <w:rFonts w:ascii="Courier New" w:hAnsi="Courier New" w:cs="Courier New"/>
          <w:lang w:val="en-US" w:eastAsia="en-US"/>
        </w:rPr>
      </w:pPr>
      <w:ins w:id="4428" w:author="TARELA DUQUE Nicole" w:date="2018-12-12T08:49:00Z">
        <w:r w:rsidRPr="00D13DF6">
          <w:rPr>
            <w:rFonts w:ascii="Courier New" w:hAnsi="Courier New" w:cs="Courier New"/>
            <w:lang w:val="en-US" w:eastAsia="en-US"/>
          </w:rPr>
          <w:tab/>
        </w:r>
        <w:r w:rsidRPr="00D13DF6">
          <w:rPr>
            <w:rFonts w:ascii="Courier New" w:hAnsi="Courier New" w:cs="Courier New"/>
            <w:b/>
            <w:bCs/>
            <w:color w:val="7F0055"/>
            <w:lang w:val="en-US" w:eastAsia="en-US"/>
          </w:rPr>
          <w:t>private</w:t>
        </w:r>
        <w:r w:rsidRPr="00D13DF6">
          <w:rPr>
            <w:rFonts w:ascii="Courier New" w:hAnsi="Courier New" w:cs="Courier New"/>
            <w:lang w:val="en-US" w:eastAsia="en-US"/>
          </w:rPr>
          <w:t xml:space="preserve"> Date </w:t>
        </w:r>
        <w:r w:rsidRPr="00D13DF6">
          <w:rPr>
            <w:rFonts w:ascii="Courier New" w:hAnsi="Courier New" w:cs="Courier New"/>
            <w:color w:val="2A00FF"/>
            <w:lang w:val="en-US" w:eastAsia="en-US"/>
          </w:rPr>
          <w:t>hireDate</w:t>
        </w:r>
        <w:r w:rsidRPr="00D13DF6">
          <w:rPr>
            <w:rFonts w:ascii="Courier New" w:hAnsi="Courier New" w:cs="Courier New"/>
            <w:lang w:val="en-US" w:eastAsia="en-US"/>
          </w:rPr>
          <w:t>;</w:t>
        </w:r>
      </w:ins>
    </w:p>
    <w:p w14:paraId="53852E0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29" w:author="TARELA DUQUE Nicole" w:date="2018-12-12T08:49:00Z"/>
          <w:rFonts w:ascii="Courier New" w:hAnsi="Courier New" w:cs="Courier New"/>
          <w:lang w:val="en-US" w:eastAsia="en-US"/>
        </w:rPr>
      </w:pPr>
      <w:ins w:id="4430" w:author="TARELA DUQUE Nicole" w:date="2018-12-12T08:49:00Z">
        <w:r w:rsidRPr="00CC1495">
          <w:rPr>
            <w:rFonts w:ascii="Courier New" w:hAnsi="Courier New" w:cs="Courier New"/>
            <w:lang w:val="en-US" w:eastAsia="en-US"/>
          </w:rPr>
          <w:tab/>
        </w:r>
        <w:r w:rsidRPr="00F8650F">
          <w:rPr>
            <w:rFonts w:ascii="Courier New" w:hAnsi="Courier New" w:cs="Courier New"/>
            <w:color w:val="646464"/>
            <w:lang w:val="en-US" w:eastAsia="en-US"/>
          </w:rPr>
          <w:t>@Column</w:t>
        </w:r>
        <w:r w:rsidRPr="00CC1495">
          <w:rPr>
            <w:rFonts w:ascii="Courier New" w:hAnsi="Courier New" w:cs="Courier New"/>
            <w:lang w:val="en-US" w:eastAsia="en-US"/>
          </w:rPr>
          <w:t>(name=</w:t>
        </w:r>
        <w:r w:rsidRPr="00530E47">
          <w:rPr>
            <w:rFonts w:ascii="Courier New" w:hAnsi="Courier New" w:cs="Courier New"/>
            <w:color w:val="2A00FF"/>
            <w:lang w:val="en-US" w:eastAsia="en-US"/>
          </w:rPr>
          <w:t>"SAL</w:t>
        </w:r>
        <w:r>
          <w:rPr>
            <w:rFonts w:ascii="Courier New" w:hAnsi="Courier New" w:cs="Courier New"/>
            <w:color w:val="2A00FF"/>
            <w:lang w:val="en-US" w:eastAsia="en-US"/>
          </w:rPr>
          <w:t>ARY</w:t>
        </w:r>
        <w:r w:rsidRPr="00530E47">
          <w:rPr>
            <w:rFonts w:ascii="Courier New" w:hAnsi="Courier New" w:cs="Courier New"/>
            <w:color w:val="2A00FF"/>
            <w:lang w:val="en-US" w:eastAsia="en-US"/>
          </w:rPr>
          <w:t>"</w:t>
        </w:r>
        <w:r w:rsidRPr="00CC1495">
          <w:rPr>
            <w:rFonts w:ascii="Courier New" w:hAnsi="Courier New" w:cs="Courier New"/>
            <w:lang w:val="en-US" w:eastAsia="en-US"/>
          </w:rPr>
          <w:t>)</w:t>
        </w:r>
      </w:ins>
    </w:p>
    <w:p w14:paraId="37447C32"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31" w:author="TARELA DUQUE Nicole" w:date="2018-12-12T08:49:00Z"/>
          <w:rFonts w:ascii="Courier New" w:hAnsi="Courier New" w:cs="Courier New"/>
          <w:lang w:val="en-US" w:eastAsia="en-US"/>
        </w:rPr>
      </w:pPr>
      <w:ins w:id="4432"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salary</w:t>
        </w:r>
        <w:r w:rsidRPr="00CC1495">
          <w:rPr>
            <w:rFonts w:ascii="Courier New" w:hAnsi="Courier New" w:cs="Courier New"/>
            <w:lang w:val="en-US" w:eastAsia="en-US"/>
          </w:rPr>
          <w:t>;</w:t>
        </w:r>
      </w:ins>
    </w:p>
    <w:p w14:paraId="595D4AFA"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33" w:author="TARELA DUQUE Nicole" w:date="2018-12-12T08:49:00Z"/>
          <w:rFonts w:ascii="Courier New" w:hAnsi="Courier New" w:cs="Courier New"/>
          <w:color w:val="646464"/>
          <w:lang w:val="en-US" w:eastAsia="en-US"/>
        </w:rPr>
      </w:pPr>
      <w:ins w:id="4434" w:author="TARELA DUQUE Nicole" w:date="2018-12-12T08:49:00Z">
        <w:r w:rsidRPr="00CC1495">
          <w:rPr>
            <w:rFonts w:ascii="Courier New" w:hAnsi="Courier New" w:cs="Courier New"/>
            <w:lang w:val="en-US" w:eastAsia="en-US"/>
          </w:rPr>
          <w:tab/>
        </w:r>
        <w:r w:rsidRPr="00F8650F">
          <w:rPr>
            <w:rFonts w:ascii="Courier New" w:hAnsi="Courier New" w:cs="Courier New"/>
            <w:color w:val="646464"/>
            <w:lang w:val="en-US" w:eastAsia="en-US"/>
          </w:rPr>
          <w:t>@ManyToOne</w:t>
        </w:r>
      </w:ins>
    </w:p>
    <w:p w14:paraId="6B12373A" w14:textId="77777777" w:rsidR="00A40EDC" w:rsidRPr="00F8650F"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35" w:author="TARELA DUQUE Nicole" w:date="2018-12-12T08:49:00Z"/>
          <w:rFonts w:ascii="Courier New" w:hAnsi="Courier New" w:cs="Courier New"/>
          <w:color w:val="646464"/>
          <w:lang w:val="en-US" w:eastAsia="en-US"/>
        </w:rPr>
      </w:pPr>
      <w:ins w:id="4436" w:author="TARELA DUQUE Nicole" w:date="2018-12-12T08:49:00Z">
        <w:r>
          <w:rPr>
            <w:rFonts w:ascii="Courier New" w:hAnsi="Courier New" w:cs="Courier New"/>
            <w:color w:val="646464"/>
            <w:lang w:val="en-US" w:eastAsia="en-US"/>
          </w:rPr>
          <w:tab/>
        </w:r>
        <w:r w:rsidRPr="00280361">
          <w:rPr>
            <w:rFonts w:ascii="Courier New" w:hAnsi="Courier New" w:cs="Courier New"/>
            <w:color w:val="646464"/>
            <w:lang w:val="en-US" w:eastAsia="en-US"/>
          </w:rPr>
          <w:t>@JoinColumn</w:t>
        </w:r>
        <w:r w:rsidRPr="00280361">
          <w:rPr>
            <w:rFonts w:ascii="Courier New" w:hAnsi="Courier New" w:cs="Courier New"/>
            <w:lang w:val="en-US" w:eastAsia="en-US"/>
          </w:rPr>
          <w:t>(name=</w:t>
        </w:r>
        <w:r w:rsidRPr="00280361">
          <w:rPr>
            <w:rFonts w:ascii="Courier New" w:hAnsi="Courier New" w:cs="Courier New"/>
            <w:color w:val="2A00FF"/>
            <w:lang w:val="en-US" w:eastAsia="en-US"/>
          </w:rPr>
          <w:t>"DEPARTMENT_ID"</w:t>
        </w:r>
        <w:r w:rsidRPr="00280361">
          <w:rPr>
            <w:rFonts w:ascii="Courier New" w:hAnsi="Courier New" w:cs="Courier New"/>
            <w:lang w:val="en-US" w:eastAsia="en-US"/>
          </w:rPr>
          <w:t>)</w:t>
        </w:r>
      </w:ins>
    </w:p>
    <w:p w14:paraId="34DDA72E" w14:textId="358910F4"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37" w:author="TARELA DUQUE Nicole" w:date="2018-12-12T08:49:00Z"/>
          <w:rFonts w:ascii="Courier New" w:hAnsi="Courier New" w:cs="Courier New"/>
          <w:lang w:val="en-US" w:eastAsia="en-US"/>
        </w:rPr>
      </w:pPr>
      <w:ins w:id="4438"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Department </w:t>
        </w:r>
        <w:r w:rsidRPr="00530E47">
          <w:rPr>
            <w:rFonts w:ascii="Courier New" w:hAnsi="Courier New" w:cs="Courier New"/>
            <w:color w:val="2A00FF"/>
            <w:lang w:val="en-US" w:eastAsia="en-US"/>
          </w:rPr>
          <w:t>department</w:t>
        </w:r>
        <w:r w:rsidRPr="00CC1495">
          <w:rPr>
            <w:rFonts w:ascii="Courier New" w:hAnsi="Courier New" w:cs="Courier New"/>
            <w:lang w:val="en-US" w:eastAsia="en-US"/>
          </w:rPr>
          <w:t>;</w:t>
        </w:r>
      </w:ins>
    </w:p>
    <w:p w14:paraId="030CA206"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39" w:author="TARELA DUQUE Nicole" w:date="2018-12-12T08:49:00Z"/>
          <w:rFonts w:ascii="Courier New" w:hAnsi="Courier New" w:cs="Courier New"/>
          <w:lang w:val="en-US" w:eastAsia="en-US"/>
        </w:rPr>
      </w:pPr>
      <w:ins w:id="4440" w:author="TARELA DUQUE Nicole" w:date="2018-12-12T08:49:00Z">
        <w:r w:rsidRPr="00F8650F">
          <w:rPr>
            <w:rFonts w:ascii="Courier New" w:hAnsi="Courier New" w:cs="Courier New"/>
            <w:color w:val="646464"/>
            <w:lang w:val="en-US" w:eastAsia="en-US"/>
          </w:rPr>
          <w:tab/>
          <w:t>@Column</w:t>
        </w:r>
        <w:r w:rsidRPr="00CC1495">
          <w:rPr>
            <w:rFonts w:ascii="Courier New" w:hAnsi="Courier New" w:cs="Courier New"/>
            <w:lang w:val="en-US" w:eastAsia="en-US"/>
          </w:rPr>
          <w:t>(name=</w:t>
        </w:r>
        <w:r>
          <w:rPr>
            <w:rFonts w:ascii="Courier New" w:hAnsi="Courier New" w:cs="Courier New"/>
            <w:lang w:val="en-US" w:eastAsia="en-US"/>
          </w:rPr>
          <w:t xml:space="preserve"> </w:t>
        </w:r>
        <w:r w:rsidRPr="00530E47">
          <w:rPr>
            <w:rFonts w:ascii="Courier New" w:hAnsi="Courier New" w:cs="Courier New"/>
            <w:color w:val="2A00FF"/>
            <w:lang w:val="en-US" w:eastAsia="en-US"/>
          </w:rPr>
          <w:t>"</w:t>
        </w:r>
        <w:r>
          <w:rPr>
            <w:rFonts w:ascii="Courier New" w:hAnsi="Courier New" w:cs="Courier New"/>
            <w:color w:val="2A00FF"/>
            <w:lang w:val="en-US" w:eastAsia="en-US"/>
          </w:rPr>
          <w:t>MANAGER</w:t>
        </w:r>
        <w:r w:rsidRPr="00530E47">
          <w:rPr>
            <w:rFonts w:ascii="Courier New" w:hAnsi="Courier New" w:cs="Courier New"/>
            <w:color w:val="2A00FF"/>
            <w:lang w:val="en-US" w:eastAsia="en-US"/>
          </w:rPr>
          <w:t>_ID"</w:t>
        </w:r>
        <w:r w:rsidRPr="00CC1495">
          <w:rPr>
            <w:rFonts w:ascii="Courier New" w:hAnsi="Courier New" w:cs="Courier New"/>
            <w:lang w:val="en-US" w:eastAsia="en-US"/>
          </w:rPr>
          <w:t>)</w:t>
        </w:r>
      </w:ins>
    </w:p>
    <w:p w14:paraId="16B0768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1" w:author="TARELA DUQUE Nicole" w:date="2018-12-12T08:49:00Z"/>
          <w:rFonts w:ascii="Courier New" w:hAnsi="Courier New" w:cs="Courier New"/>
          <w:lang w:val="en-US" w:eastAsia="en-US"/>
        </w:rPr>
      </w:pPr>
      <w:ins w:id="4442" w:author="TARELA DUQUE Nicole" w:date="2018-12-12T08:49:00Z">
        <w:r>
          <w:rPr>
            <w:rFonts w:ascii="Courier New" w:hAnsi="Courier New" w:cs="Courier New"/>
            <w:lang w:val="en-US" w:eastAsia="en-US"/>
          </w:rPr>
          <w:tab/>
        </w:r>
        <w:r w:rsidRPr="001B436B">
          <w:rPr>
            <w:rFonts w:ascii="Courier New" w:hAnsi="Courier New" w:cs="Courier New"/>
            <w:color w:val="646464"/>
            <w:lang w:val="en-US" w:eastAsia="en-US"/>
          </w:rPr>
          <w:t>@Embedded</w:t>
        </w:r>
      </w:ins>
    </w:p>
    <w:p w14:paraId="0ABF00CB"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3" w:author="TARELA DUQUE Nicole" w:date="2018-12-12T08:49:00Z"/>
          <w:rFonts w:ascii="Courier New" w:hAnsi="Courier New" w:cs="Courier New"/>
          <w:lang w:val="en-US" w:eastAsia="en-US"/>
        </w:rPr>
      </w:pPr>
      <w:ins w:id="4444"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1B436B">
          <w:rPr>
            <w:rFonts w:ascii="Courier New" w:hAnsi="Courier New" w:cs="Courier New"/>
            <w:bCs/>
            <w:lang w:val="en-US" w:eastAsia="en-US"/>
          </w:rPr>
          <w:t>Manager</w:t>
        </w:r>
        <w:r w:rsidRPr="001B436B">
          <w:rPr>
            <w:rFonts w:ascii="Courier New" w:hAnsi="Courier New" w:cs="Courier New"/>
            <w:lang w:val="en-US" w:eastAsia="en-US"/>
          </w:rPr>
          <w:t xml:space="preserve"> </w:t>
        </w:r>
        <w:r>
          <w:rPr>
            <w:rFonts w:ascii="Courier New" w:hAnsi="Courier New" w:cs="Courier New"/>
            <w:color w:val="2A00FF"/>
            <w:lang w:val="en-US" w:eastAsia="en-US"/>
          </w:rPr>
          <w:t>managerId</w:t>
        </w:r>
        <w:r w:rsidRPr="00CC1495">
          <w:rPr>
            <w:rFonts w:ascii="Courier New" w:hAnsi="Courier New" w:cs="Courier New"/>
            <w:lang w:val="en-US" w:eastAsia="en-US"/>
          </w:rPr>
          <w:t>;</w:t>
        </w:r>
      </w:ins>
    </w:p>
    <w:p w14:paraId="665C3D8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5" w:author="TARELA DUQUE Nicole" w:date="2018-12-12T08:49:00Z"/>
          <w:rFonts w:ascii="Courier New" w:hAnsi="Courier New" w:cs="Courier New"/>
          <w:lang w:val="en-US" w:eastAsia="en-US"/>
        </w:rPr>
      </w:pPr>
    </w:p>
    <w:p w14:paraId="366353F9"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6" w:author="TARELA DUQUE Nicole" w:date="2018-12-12T08:49:00Z"/>
          <w:rFonts w:ascii="Courier New" w:hAnsi="Courier New" w:cs="Courier New"/>
          <w:lang w:val="en-US" w:eastAsia="en-US"/>
        </w:rPr>
      </w:pPr>
    </w:p>
    <w:p w14:paraId="1B993D2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7" w:author="TARELA DUQUE Nicole" w:date="2018-12-12T08:49:00Z"/>
          <w:rFonts w:ascii="Courier New" w:hAnsi="Courier New" w:cs="Courier New"/>
          <w:lang w:val="en-US" w:eastAsia="en-US"/>
        </w:rPr>
      </w:pPr>
      <w:ins w:id="4448"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Employee(){}</w:t>
        </w:r>
      </w:ins>
    </w:p>
    <w:p w14:paraId="60CB6511"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49" w:author="TARELA DUQUE Nicole" w:date="2018-12-12T08:49:00Z"/>
          <w:rFonts w:ascii="Courier New" w:hAnsi="Courier New" w:cs="Courier New"/>
          <w:lang w:val="en-US" w:eastAsia="en-US"/>
        </w:rPr>
      </w:pPr>
      <w:ins w:id="4450"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Employee(</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id, String name, String phone,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salary</w:t>
        </w:r>
        <w:r>
          <w:rPr>
            <w:rFonts w:ascii="Courier New" w:hAnsi="Courier New" w:cs="Courier New"/>
            <w:lang w:val="en-US" w:eastAsia="en-US"/>
          </w:rPr>
          <w:t xml:space="preserve">, String email, </w:t>
        </w:r>
      </w:ins>
    </w:p>
    <w:p w14:paraId="7A0C04CB" w14:textId="77777777" w:rsidR="00CB4C1B"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451" w:author="TARELA DUQUE Nicole" w:date="2018-12-12T13:48:00Z"/>
          <w:rFonts w:ascii="Courier New" w:hAnsi="Courier New" w:cs="Courier New"/>
          <w:lang w:val="en-US" w:eastAsia="en-US"/>
        </w:rPr>
      </w:pPr>
      <w:ins w:id="4452" w:author="TARELA DUQUE Nicole" w:date="2018-12-12T08:49:00Z">
        <w:r>
          <w:rPr>
            <w:rFonts w:ascii="Courier New" w:hAnsi="Courier New" w:cs="Courier New"/>
            <w:lang w:val="en-US" w:eastAsia="en-US"/>
          </w:rPr>
          <w:t xml:space="preserve">       String surname, </w:t>
        </w:r>
        <w:r w:rsidRPr="00CC1495">
          <w:rPr>
            <w:rFonts w:ascii="Courier New" w:hAnsi="Courier New" w:cs="Courier New"/>
            <w:lang w:val="en-US" w:eastAsia="en-US"/>
          </w:rPr>
          <w:t>Department department</w:t>
        </w:r>
      </w:ins>
      <w:ins w:id="4453" w:author="TARELA DUQUE Nicole" w:date="2018-12-12T09:13:00Z">
        <w:r w:rsidR="00047B03">
          <w:rPr>
            <w:rFonts w:ascii="Courier New" w:hAnsi="Courier New" w:cs="Courier New"/>
            <w:lang w:val="en-US" w:eastAsia="en-US"/>
          </w:rPr>
          <w:t>,</w:t>
        </w:r>
        <w:r w:rsidR="00047B03" w:rsidRPr="00047B03">
          <w:rPr>
            <w:rFonts w:ascii="Courier New" w:hAnsi="Courier New" w:cs="Courier New"/>
            <w:lang w:val="en-US" w:eastAsia="en-US"/>
          </w:rPr>
          <w:t xml:space="preserve"> Manager managerId</w:t>
        </w:r>
      </w:ins>
      <w:ins w:id="4454" w:author="TARELA DUQUE Nicole" w:date="2018-12-12T13:48:00Z">
        <w:r w:rsidR="00CB4C1B">
          <w:rPr>
            <w:rFonts w:ascii="Courier New" w:hAnsi="Courier New" w:cs="Courier New"/>
            <w:lang w:val="en-US" w:eastAsia="en-US"/>
          </w:rPr>
          <w:t xml:space="preserve">, Date hireDate, </w:t>
        </w:r>
      </w:ins>
    </w:p>
    <w:p w14:paraId="75F138F4" w14:textId="2A2C8519" w:rsidR="00A40EDC" w:rsidRDefault="00CB4C1B"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455" w:author="TARELA DUQUE Nicole" w:date="2018-12-12T08:49:00Z"/>
          <w:rFonts w:ascii="Courier New" w:hAnsi="Courier New" w:cs="Courier New"/>
          <w:lang w:val="en-US" w:eastAsia="en-US"/>
        </w:rPr>
      </w:pPr>
      <w:ins w:id="4456" w:author="TARELA DUQUE Nicole" w:date="2018-12-12T13:48:00Z">
        <w:r>
          <w:rPr>
            <w:rFonts w:ascii="Courier New" w:hAnsi="Courier New" w:cs="Courier New"/>
            <w:lang w:val="en-US" w:eastAsia="en-US"/>
          </w:rPr>
          <w:tab/>
          <w:t>String jobId</w:t>
        </w:r>
      </w:ins>
      <w:ins w:id="4457" w:author="TARELA DUQUE Nicole" w:date="2018-12-12T08:49:00Z">
        <w:r w:rsidR="00A40EDC" w:rsidRPr="00CC1495">
          <w:rPr>
            <w:rFonts w:ascii="Courier New" w:hAnsi="Courier New" w:cs="Courier New"/>
            <w:lang w:val="en-US" w:eastAsia="en-US"/>
          </w:rPr>
          <w:t>) {</w:t>
        </w:r>
        <w:r w:rsidR="00A40EDC">
          <w:rPr>
            <w:rFonts w:ascii="Courier New" w:hAnsi="Courier New" w:cs="Courier New"/>
            <w:lang w:val="en-US" w:eastAsia="en-US"/>
          </w:rPr>
          <w:t xml:space="preserve"> </w:t>
        </w:r>
      </w:ins>
    </w:p>
    <w:p w14:paraId="4222EB8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458" w:author="TARELA DUQUE Nicole" w:date="2018-12-12T08:49:00Z"/>
          <w:rFonts w:ascii="Courier New" w:hAnsi="Courier New" w:cs="Courier New"/>
          <w:lang w:val="en-US" w:eastAsia="en-US"/>
        </w:rPr>
      </w:pPr>
    </w:p>
    <w:p w14:paraId="50B2F38F"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59" w:author="TARELA DUQUE Nicole" w:date="2018-12-12T08:49:00Z"/>
          <w:rFonts w:ascii="Courier New" w:hAnsi="Courier New" w:cs="Courier New"/>
          <w:lang w:val="en-US" w:eastAsia="en-US"/>
        </w:rPr>
      </w:pPr>
      <w:ins w:id="4460"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id</w:t>
        </w:r>
        <w:r w:rsidRPr="00CC1495">
          <w:rPr>
            <w:rFonts w:ascii="Courier New" w:hAnsi="Courier New" w:cs="Courier New"/>
            <w:lang w:val="en-US" w:eastAsia="en-US"/>
          </w:rPr>
          <w:t xml:space="preserve"> = id;</w:t>
        </w:r>
      </w:ins>
    </w:p>
    <w:p w14:paraId="7C369A6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61" w:author="TARELA DUQUE Nicole" w:date="2018-12-12T08:49:00Z"/>
          <w:rFonts w:ascii="Courier New" w:hAnsi="Courier New" w:cs="Courier New"/>
          <w:lang w:val="en-US" w:eastAsia="en-US"/>
        </w:rPr>
      </w:pPr>
      <w:ins w:id="4462"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name</w:t>
        </w:r>
        <w:r w:rsidRPr="00CC1495">
          <w:rPr>
            <w:rFonts w:ascii="Courier New" w:hAnsi="Courier New" w:cs="Courier New"/>
            <w:lang w:val="en-US" w:eastAsia="en-US"/>
          </w:rPr>
          <w:t xml:space="preserve"> = name;</w:t>
        </w:r>
      </w:ins>
    </w:p>
    <w:p w14:paraId="55CE3902"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63" w:author="TARELA DUQUE Nicole" w:date="2018-12-12T08:49:00Z"/>
          <w:rFonts w:ascii="Courier New" w:hAnsi="Courier New" w:cs="Courier New"/>
          <w:lang w:val="en-US" w:eastAsia="en-US"/>
        </w:rPr>
      </w:pPr>
      <w:ins w:id="4464"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phone</w:t>
        </w:r>
        <w:r w:rsidRPr="00CC1495">
          <w:rPr>
            <w:rFonts w:ascii="Courier New" w:hAnsi="Courier New" w:cs="Courier New"/>
            <w:lang w:val="en-US" w:eastAsia="en-US"/>
          </w:rPr>
          <w:t xml:space="preserve"> = phone;</w:t>
        </w:r>
      </w:ins>
    </w:p>
    <w:p w14:paraId="636DE89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65" w:author="TARELA DUQUE Nicole" w:date="2018-12-12T08:49:00Z"/>
          <w:rFonts w:ascii="Courier New" w:hAnsi="Courier New" w:cs="Courier New"/>
          <w:lang w:val="en-US" w:eastAsia="en-US"/>
        </w:rPr>
      </w:pPr>
      <w:ins w:id="4466" w:author="TARELA DUQUE Nicole" w:date="2018-12-12T08:49: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Pr>
            <w:rFonts w:ascii="Courier New" w:hAnsi="Courier New" w:cs="Courier New"/>
            <w:color w:val="2A00FF"/>
            <w:lang w:val="en-US" w:eastAsia="en-US"/>
          </w:rPr>
          <w:t>hireDate</w:t>
        </w:r>
        <w:r w:rsidRPr="00CC1495">
          <w:rPr>
            <w:rFonts w:ascii="Courier New" w:hAnsi="Courier New" w:cs="Courier New"/>
            <w:lang w:val="en-US" w:eastAsia="en-US"/>
          </w:rPr>
          <w:t xml:space="preserve"> = </w:t>
        </w:r>
        <w:r w:rsidRPr="00A66B4F">
          <w:rPr>
            <w:rFonts w:ascii="Courier New" w:hAnsi="Courier New" w:cs="Courier New"/>
            <w:lang w:val="en-US" w:eastAsia="en-US"/>
          </w:rPr>
          <w:t>hireDate</w:t>
        </w:r>
        <w:r w:rsidRPr="00CC1495">
          <w:rPr>
            <w:rFonts w:ascii="Courier New" w:hAnsi="Courier New" w:cs="Courier New"/>
            <w:lang w:val="en-US" w:eastAsia="en-US"/>
          </w:rPr>
          <w:t>;</w:t>
        </w:r>
      </w:ins>
    </w:p>
    <w:p w14:paraId="0A8144D9"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67" w:author="TARELA DUQUE Nicole" w:date="2018-12-12T08:49:00Z"/>
          <w:rFonts w:ascii="Courier New" w:hAnsi="Courier New" w:cs="Courier New"/>
          <w:lang w:val="en-US" w:eastAsia="en-US"/>
        </w:rPr>
      </w:pPr>
      <w:ins w:id="4468"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salary</w:t>
        </w:r>
        <w:r w:rsidRPr="00CC1495">
          <w:rPr>
            <w:rFonts w:ascii="Courier New" w:hAnsi="Courier New" w:cs="Courier New"/>
            <w:lang w:val="en-US" w:eastAsia="en-US"/>
          </w:rPr>
          <w:t xml:space="preserve"> = salary;</w:t>
        </w:r>
      </w:ins>
    </w:p>
    <w:p w14:paraId="1C3AF7B3"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69" w:author="TARELA DUQUE Nicole" w:date="2018-12-12T08:49:00Z"/>
          <w:rFonts w:ascii="Courier New" w:hAnsi="Courier New" w:cs="Courier New"/>
          <w:lang w:val="en-US" w:eastAsia="en-US"/>
        </w:rPr>
      </w:pPr>
      <w:ins w:id="4470"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email</w:t>
        </w:r>
        <w:r w:rsidRPr="00CC1495">
          <w:rPr>
            <w:rFonts w:ascii="Courier New" w:hAnsi="Courier New" w:cs="Courier New"/>
            <w:lang w:val="en-US" w:eastAsia="en-US"/>
          </w:rPr>
          <w:t xml:space="preserve"> = email;</w:t>
        </w:r>
      </w:ins>
    </w:p>
    <w:p w14:paraId="1D3D50B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71" w:author="TARELA DUQUE Nicole" w:date="2018-12-12T08:49:00Z"/>
          <w:rFonts w:ascii="Courier New" w:hAnsi="Courier New" w:cs="Courier New"/>
          <w:lang w:val="en-US" w:eastAsia="en-US"/>
        </w:rPr>
      </w:pPr>
      <w:ins w:id="4472"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surname</w:t>
        </w:r>
        <w:r w:rsidRPr="00CC1495">
          <w:rPr>
            <w:rFonts w:ascii="Courier New" w:hAnsi="Courier New" w:cs="Courier New"/>
            <w:lang w:val="en-US" w:eastAsia="en-US"/>
          </w:rPr>
          <w:t xml:space="preserve"> = surname;</w:t>
        </w:r>
      </w:ins>
    </w:p>
    <w:p w14:paraId="544E4948"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73" w:author="TARELA DUQUE Nicole" w:date="2018-12-12T08:49:00Z"/>
          <w:rFonts w:ascii="Courier New" w:hAnsi="Courier New" w:cs="Courier New"/>
          <w:lang w:val="en-US" w:eastAsia="en-US"/>
        </w:rPr>
      </w:pPr>
      <w:ins w:id="4474"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530E47">
          <w:rPr>
            <w:rFonts w:ascii="Courier New" w:hAnsi="Courier New" w:cs="Courier New"/>
            <w:color w:val="2A00FF"/>
            <w:lang w:val="en-US" w:eastAsia="en-US"/>
          </w:rPr>
          <w:t>department</w:t>
        </w:r>
        <w:r w:rsidRPr="00CC1495">
          <w:rPr>
            <w:rFonts w:ascii="Courier New" w:hAnsi="Courier New" w:cs="Courier New"/>
            <w:lang w:val="en-US" w:eastAsia="en-US"/>
          </w:rPr>
          <w:t xml:space="preserve"> = department;</w:t>
        </w:r>
      </w:ins>
    </w:p>
    <w:p w14:paraId="771ED012" w14:textId="526754F0" w:rsidR="00047B03"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75" w:author="TARELA DUQUE Nicole" w:date="2018-12-12T09:13:00Z"/>
        </w:rPr>
      </w:pPr>
      <w:ins w:id="4476" w:author="TARELA DUQUE Nicole" w:date="2018-12-12T08:49: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A66B4F">
          <w:rPr>
            <w:rFonts w:ascii="Courier New" w:hAnsi="Courier New" w:cs="Courier New"/>
            <w:color w:val="2A00FF"/>
            <w:lang w:val="en-US" w:eastAsia="en-US"/>
          </w:rPr>
          <w:t>jobId</w:t>
        </w:r>
        <w:r w:rsidRPr="00CC1495">
          <w:rPr>
            <w:rFonts w:ascii="Courier New" w:hAnsi="Courier New" w:cs="Courier New"/>
            <w:lang w:val="en-US" w:eastAsia="en-US"/>
          </w:rPr>
          <w:t xml:space="preserve"> = </w:t>
        </w:r>
        <w:r>
          <w:rPr>
            <w:rFonts w:ascii="Courier New" w:hAnsi="Courier New" w:cs="Courier New"/>
            <w:lang w:val="en-US" w:eastAsia="en-US"/>
          </w:rPr>
          <w:t>jobId</w:t>
        </w:r>
        <w:r w:rsidRPr="00CC1495">
          <w:rPr>
            <w:rFonts w:ascii="Courier New" w:hAnsi="Courier New" w:cs="Courier New"/>
            <w:lang w:val="en-US" w:eastAsia="en-US"/>
          </w:rPr>
          <w:t>;</w:t>
        </w:r>
      </w:ins>
      <w:ins w:id="4477" w:author="TARELA DUQUE Nicole" w:date="2018-12-12T09:13:00Z">
        <w:r w:rsidR="00047B03" w:rsidRPr="00047B03">
          <w:t xml:space="preserve"> </w:t>
        </w:r>
      </w:ins>
    </w:p>
    <w:p w14:paraId="61325254" w14:textId="3778EBF8" w:rsidR="00047B03" w:rsidRPr="00047B03"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78" w:author="TARELA DUQUE Nicole" w:date="2018-12-12T09:13:00Z"/>
          <w:rFonts w:ascii="Courier New" w:hAnsi="Courier New" w:cs="Courier New"/>
        </w:rPr>
      </w:pPr>
      <w:ins w:id="4479" w:author="TARELA DUQUE Nicole" w:date="2018-12-12T09:13:00Z">
        <w:r>
          <w:tab/>
        </w:r>
        <w:r>
          <w:tab/>
        </w:r>
        <w:r w:rsidRPr="00047B03">
          <w:rPr>
            <w:rFonts w:ascii="Courier New" w:hAnsi="Courier New" w:cs="Courier New"/>
            <w:b/>
            <w:bCs/>
            <w:color w:val="7F0055"/>
            <w:lang w:val="en-US" w:eastAsia="en-US"/>
          </w:rPr>
          <w:t>this</w:t>
        </w:r>
        <w:r w:rsidRPr="00047B03">
          <w:rPr>
            <w:rFonts w:ascii="Courier New" w:hAnsi="Courier New" w:cs="Courier New"/>
          </w:rPr>
          <w:t>.</w:t>
        </w:r>
        <w:r w:rsidRPr="00047B03">
          <w:rPr>
            <w:rFonts w:ascii="Courier New" w:hAnsi="Courier New" w:cs="Courier New"/>
            <w:color w:val="2A00FF"/>
            <w:lang w:val="en-US" w:eastAsia="en-US"/>
          </w:rPr>
          <w:t>managerId</w:t>
        </w:r>
        <w:r w:rsidRPr="00047B03">
          <w:rPr>
            <w:rFonts w:ascii="Courier New" w:hAnsi="Courier New" w:cs="Courier New"/>
          </w:rPr>
          <w:t xml:space="preserve"> = managerId;</w:t>
        </w:r>
      </w:ins>
    </w:p>
    <w:p w14:paraId="6A62E447" w14:textId="77777777" w:rsidR="00A40EDC" w:rsidRPr="00047B03"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0" w:author="TARELA DUQUE Nicole" w:date="2018-12-12T08:49:00Z"/>
          <w:rFonts w:ascii="Courier New" w:hAnsi="Courier New" w:cs="Courier New"/>
          <w:lang w:val="en-US" w:eastAsia="en-US"/>
        </w:rPr>
      </w:pPr>
      <w:ins w:id="4481" w:author="TARELA DUQUE Nicole" w:date="2018-12-12T08:49:00Z">
        <w:r w:rsidRPr="00047B03">
          <w:rPr>
            <w:rFonts w:ascii="Courier New" w:hAnsi="Courier New" w:cs="Courier New"/>
            <w:lang w:val="en-US" w:eastAsia="en-US"/>
          </w:rPr>
          <w:tab/>
          <w:t>}</w:t>
        </w:r>
      </w:ins>
    </w:p>
    <w:p w14:paraId="6EDC77E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2" w:author="TARELA DUQUE Nicole" w:date="2018-12-12T08:49:00Z"/>
          <w:rFonts w:ascii="Courier New" w:hAnsi="Courier New" w:cs="Courier New"/>
          <w:lang w:val="en-US" w:eastAsia="en-US"/>
        </w:rPr>
      </w:pPr>
    </w:p>
    <w:p w14:paraId="1AF1637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3" w:author="TARELA DUQUE Nicole" w:date="2018-12-12T08:49:00Z"/>
          <w:rFonts w:ascii="Courier New" w:hAnsi="Courier New" w:cs="Courier New"/>
          <w:lang w:val="en-US" w:eastAsia="en-US"/>
        </w:rPr>
      </w:pPr>
      <w:ins w:id="4484"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getId() {</w:t>
        </w:r>
      </w:ins>
    </w:p>
    <w:p w14:paraId="39809D4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5" w:author="TARELA DUQUE Nicole" w:date="2018-12-12T08:49:00Z"/>
          <w:rFonts w:ascii="Courier New" w:hAnsi="Courier New" w:cs="Courier New"/>
          <w:lang w:val="en-US" w:eastAsia="en-US"/>
        </w:rPr>
      </w:pPr>
      <w:ins w:id="4486"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530E47">
          <w:rPr>
            <w:rFonts w:ascii="Courier New" w:hAnsi="Courier New" w:cs="Courier New"/>
            <w:color w:val="2A00FF"/>
            <w:lang w:val="en-US" w:eastAsia="en-US"/>
          </w:rPr>
          <w:t>id</w:t>
        </w:r>
        <w:r w:rsidRPr="00CC1495">
          <w:rPr>
            <w:rFonts w:ascii="Courier New" w:hAnsi="Courier New" w:cs="Courier New"/>
            <w:lang w:val="en-US" w:eastAsia="en-US"/>
          </w:rPr>
          <w:t>;</w:t>
        </w:r>
      </w:ins>
    </w:p>
    <w:p w14:paraId="161E5B4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7" w:author="TARELA DUQUE Nicole" w:date="2018-12-12T08:49:00Z"/>
          <w:rFonts w:ascii="Courier New" w:hAnsi="Courier New" w:cs="Courier New"/>
          <w:lang w:val="en-US" w:eastAsia="en-US"/>
        </w:rPr>
      </w:pPr>
      <w:ins w:id="4488" w:author="TARELA DUQUE Nicole" w:date="2018-12-12T08:49:00Z">
        <w:r w:rsidRPr="00CC1495">
          <w:rPr>
            <w:rFonts w:ascii="Courier New" w:hAnsi="Courier New" w:cs="Courier New"/>
            <w:lang w:val="en-US" w:eastAsia="en-US"/>
          </w:rPr>
          <w:tab/>
          <w:t>}</w:t>
        </w:r>
      </w:ins>
    </w:p>
    <w:p w14:paraId="259F7168"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89" w:author="TARELA DUQUE Nicole" w:date="2018-12-12T08:49:00Z"/>
          <w:rFonts w:ascii="Courier New" w:hAnsi="Courier New" w:cs="Courier New"/>
          <w:lang w:val="en-US" w:eastAsia="en-US"/>
        </w:rPr>
      </w:pPr>
    </w:p>
    <w:p w14:paraId="70CE5D5F"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0" w:author="TARELA DUQUE Nicole" w:date="2018-12-12T08:49:00Z"/>
          <w:rFonts w:ascii="Courier New" w:hAnsi="Courier New" w:cs="Courier New"/>
          <w:lang w:val="en-US" w:eastAsia="en-US"/>
        </w:rPr>
      </w:pPr>
      <w:ins w:id="4491"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void setId(</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id) {</w:t>
        </w:r>
      </w:ins>
    </w:p>
    <w:p w14:paraId="37E1075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2" w:author="TARELA DUQUE Nicole" w:date="2018-12-12T08:49:00Z"/>
          <w:rFonts w:ascii="Courier New" w:hAnsi="Courier New" w:cs="Courier New"/>
          <w:lang w:val="en-US" w:eastAsia="en-US"/>
        </w:rPr>
      </w:pPr>
      <w:ins w:id="4493"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id</w:t>
        </w:r>
        <w:r w:rsidRPr="00CC1495">
          <w:rPr>
            <w:rFonts w:ascii="Courier New" w:hAnsi="Courier New" w:cs="Courier New"/>
            <w:lang w:val="en-US" w:eastAsia="en-US"/>
          </w:rPr>
          <w:t xml:space="preserve"> = id;</w:t>
        </w:r>
      </w:ins>
    </w:p>
    <w:p w14:paraId="4EE44C62"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4" w:author="TARELA DUQUE Nicole" w:date="2018-12-12T08:49:00Z"/>
          <w:rFonts w:ascii="Courier New" w:hAnsi="Courier New" w:cs="Courier New"/>
          <w:lang w:val="en-US" w:eastAsia="en-US"/>
        </w:rPr>
      </w:pPr>
      <w:ins w:id="4495" w:author="TARELA DUQUE Nicole" w:date="2018-12-12T08:49:00Z">
        <w:r w:rsidRPr="00CC1495">
          <w:rPr>
            <w:rFonts w:ascii="Courier New" w:hAnsi="Courier New" w:cs="Courier New"/>
            <w:lang w:val="en-US" w:eastAsia="en-US"/>
          </w:rPr>
          <w:tab/>
          <w:t>}</w:t>
        </w:r>
      </w:ins>
    </w:p>
    <w:p w14:paraId="27531E0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6" w:author="TARELA DUQUE Nicole" w:date="2018-12-12T08:49:00Z"/>
          <w:rFonts w:ascii="Courier New" w:hAnsi="Courier New" w:cs="Courier New"/>
          <w:lang w:val="en-US" w:eastAsia="en-US"/>
        </w:rPr>
      </w:pPr>
    </w:p>
    <w:p w14:paraId="3AB39E8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7" w:author="TARELA DUQUE Nicole" w:date="2018-12-12T08:49:00Z"/>
          <w:rFonts w:ascii="Courier New" w:hAnsi="Courier New" w:cs="Courier New"/>
          <w:lang w:val="en-US" w:eastAsia="en-US"/>
        </w:rPr>
      </w:pPr>
      <w:ins w:id="4498"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getName() {</w:t>
        </w:r>
      </w:ins>
    </w:p>
    <w:p w14:paraId="17D56C6C"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499" w:author="TARELA DUQUE Nicole" w:date="2018-12-12T08:49:00Z"/>
          <w:rFonts w:ascii="Courier New" w:hAnsi="Courier New" w:cs="Courier New"/>
          <w:lang w:val="en-US" w:eastAsia="en-US"/>
        </w:rPr>
      </w:pPr>
      <w:ins w:id="4500"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name</w:t>
        </w:r>
        <w:r w:rsidRPr="00CC1495">
          <w:rPr>
            <w:rFonts w:ascii="Courier New" w:hAnsi="Courier New" w:cs="Courier New"/>
            <w:lang w:val="en-US" w:eastAsia="en-US"/>
          </w:rPr>
          <w:t>;</w:t>
        </w:r>
      </w:ins>
    </w:p>
    <w:p w14:paraId="71AD3AB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01" w:author="TARELA DUQUE Nicole" w:date="2018-12-12T08:49:00Z"/>
          <w:rFonts w:ascii="Courier New" w:hAnsi="Courier New" w:cs="Courier New"/>
          <w:lang w:val="en-US" w:eastAsia="en-US"/>
        </w:rPr>
      </w:pPr>
      <w:ins w:id="4502" w:author="TARELA DUQUE Nicole" w:date="2018-12-12T08:49:00Z">
        <w:r w:rsidRPr="00CC1495">
          <w:rPr>
            <w:rFonts w:ascii="Courier New" w:hAnsi="Courier New" w:cs="Courier New"/>
            <w:lang w:val="en-US" w:eastAsia="en-US"/>
          </w:rPr>
          <w:tab/>
          <w:t>}</w:t>
        </w:r>
      </w:ins>
    </w:p>
    <w:p w14:paraId="1DB30D6C"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03" w:author="TARELA DUQUE Nicole" w:date="2018-12-12T08:49:00Z"/>
          <w:rFonts w:ascii="Courier New" w:hAnsi="Courier New" w:cs="Courier New"/>
          <w:lang w:val="en-US" w:eastAsia="en-US"/>
        </w:rPr>
      </w:pPr>
    </w:p>
    <w:p w14:paraId="7916BAE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04" w:author="TARELA DUQUE Nicole" w:date="2018-12-12T08:49:00Z"/>
          <w:rFonts w:ascii="Courier New" w:hAnsi="Courier New" w:cs="Courier New"/>
          <w:lang w:val="en-US" w:eastAsia="en-US"/>
        </w:rPr>
      </w:pPr>
      <w:ins w:id="4505"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void setName(String name) {</w:t>
        </w:r>
      </w:ins>
    </w:p>
    <w:p w14:paraId="780C30F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06" w:author="TARELA DUQUE Nicole" w:date="2018-12-12T08:49:00Z"/>
          <w:rFonts w:ascii="Courier New" w:hAnsi="Courier New" w:cs="Courier New"/>
          <w:lang w:val="en-US" w:eastAsia="en-US"/>
        </w:rPr>
      </w:pPr>
      <w:ins w:id="4507"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name</w:t>
        </w:r>
        <w:r w:rsidRPr="00CC1495">
          <w:rPr>
            <w:rFonts w:ascii="Courier New" w:hAnsi="Courier New" w:cs="Courier New"/>
            <w:lang w:val="en-US" w:eastAsia="en-US"/>
          </w:rPr>
          <w:t xml:space="preserve"> = name;</w:t>
        </w:r>
      </w:ins>
    </w:p>
    <w:p w14:paraId="06C03F7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08" w:author="TARELA DUQUE Nicole" w:date="2018-12-12T08:49:00Z"/>
          <w:rFonts w:ascii="Courier New" w:hAnsi="Courier New" w:cs="Courier New"/>
          <w:lang w:val="en-US" w:eastAsia="en-US"/>
        </w:rPr>
      </w:pPr>
      <w:ins w:id="4509" w:author="TARELA DUQUE Nicole" w:date="2018-12-12T08:49:00Z">
        <w:r w:rsidRPr="00CC1495">
          <w:rPr>
            <w:rFonts w:ascii="Courier New" w:hAnsi="Courier New" w:cs="Courier New"/>
            <w:lang w:val="en-US" w:eastAsia="en-US"/>
          </w:rPr>
          <w:tab/>
          <w:t>}</w:t>
        </w:r>
      </w:ins>
    </w:p>
    <w:p w14:paraId="184E8A53"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0" w:author="TARELA DUQUE Nicole" w:date="2018-12-12T08:49:00Z"/>
          <w:rFonts w:ascii="Courier New" w:hAnsi="Courier New" w:cs="Courier New"/>
          <w:lang w:val="en-US" w:eastAsia="en-US"/>
        </w:rPr>
      </w:pPr>
    </w:p>
    <w:p w14:paraId="181D557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1" w:author="TARELA DUQUE Nicole" w:date="2018-12-12T08:49:00Z"/>
          <w:rFonts w:ascii="Courier New" w:hAnsi="Courier New" w:cs="Courier New"/>
          <w:lang w:val="en-US" w:eastAsia="en-US"/>
        </w:rPr>
      </w:pPr>
      <w:ins w:id="4512"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getPhone() {</w:t>
        </w:r>
      </w:ins>
    </w:p>
    <w:p w14:paraId="386387E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3" w:author="TARELA DUQUE Nicole" w:date="2018-12-12T08:49:00Z"/>
          <w:rFonts w:ascii="Courier New" w:hAnsi="Courier New" w:cs="Courier New"/>
          <w:lang w:val="en-US" w:eastAsia="en-US"/>
        </w:rPr>
      </w:pPr>
      <w:ins w:id="4514"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phone</w:t>
        </w:r>
        <w:r w:rsidRPr="00CC1495">
          <w:rPr>
            <w:rFonts w:ascii="Courier New" w:hAnsi="Courier New" w:cs="Courier New"/>
            <w:lang w:val="en-US" w:eastAsia="en-US"/>
          </w:rPr>
          <w:t>;</w:t>
        </w:r>
      </w:ins>
    </w:p>
    <w:p w14:paraId="5D605C3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5" w:author="TARELA DUQUE Nicole" w:date="2018-12-12T08:49:00Z"/>
          <w:rFonts w:ascii="Courier New" w:hAnsi="Courier New" w:cs="Courier New"/>
          <w:lang w:val="en-US" w:eastAsia="en-US"/>
        </w:rPr>
      </w:pPr>
      <w:ins w:id="4516" w:author="TARELA DUQUE Nicole" w:date="2018-12-12T08:49:00Z">
        <w:r w:rsidRPr="00CC1495">
          <w:rPr>
            <w:rFonts w:ascii="Courier New" w:hAnsi="Courier New" w:cs="Courier New"/>
            <w:lang w:val="en-US" w:eastAsia="en-US"/>
          </w:rPr>
          <w:tab/>
          <w:t>}</w:t>
        </w:r>
      </w:ins>
    </w:p>
    <w:p w14:paraId="54BE7A8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7" w:author="TARELA DUQUE Nicole" w:date="2018-12-12T08:49:00Z"/>
          <w:rFonts w:ascii="Courier New" w:hAnsi="Courier New" w:cs="Courier New"/>
          <w:lang w:val="en-US" w:eastAsia="en-US"/>
        </w:rPr>
      </w:pPr>
    </w:p>
    <w:p w14:paraId="2A6F710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18" w:author="TARELA DUQUE Nicole" w:date="2018-12-12T08:49:00Z"/>
          <w:rFonts w:ascii="Courier New" w:hAnsi="Courier New" w:cs="Courier New"/>
          <w:lang w:val="en-US" w:eastAsia="en-US"/>
        </w:rPr>
      </w:pPr>
      <w:ins w:id="4519"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setPhone(String phone) {</w:t>
        </w:r>
      </w:ins>
    </w:p>
    <w:p w14:paraId="104ECC5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0" w:author="TARELA DUQUE Nicole" w:date="2018-12-12T08:49:00Z"/>
          <w:rFonts w:ascii="Courier New" w:hAnsi="Courier New" w:cs="Courier New"/>
          <w:lang w:val="en-US" w:eastAsia="en-US"/>
        </w:rPr>
      </w:pPr>
      <w:ins w:id="4521"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phone</w:t>
        </w:r>
        <w:r w:rsidRPr="00CC1495">
          <w:rPr>
            <w:rFonts w:ascii="Courier New" w:hAnsi="Courier New" w:cs="Courier New"/>
            <w:lang w:val="en-US" w:eastAsia="en-US"/>
          </w:rPr>
          <w:t xml:space="preserve"> = phone;</w:t>
        </w:r>
      </w:ins>
    </w:p>
    <w:p w14:paraId="3A01058F"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2" w:author="TARELA DUQUE Nicole" w:date="2018-12-12T08:49:00Z"/>
          <w:rFonts w:ascii="Courier New" w:hAnsi="Courier New" w:cs="Courier New"/>
          <w:lang w:val="en-US" w:eastAsia="en-US"/>
        </w:rPr>
      </w:pPr>
      <w:ins w:id="4523" w:author="TARELA DUQUE Nicole" w:date="2018-12-12T08:49:00Z">
        <w:r w:rsidRPr="00CC1495">
          <w:rPr>
            <w:rFonts w:ascii="Courier New" w:hAnsi="Courier New" w:cs="Courier New"/>
            <w:lang w:val="en-US" w:eastAsia="en-US"/>
          </w:rPr>
          <w:tab/>
          <w:t>}</w:t>
        </w:r>
      </w:ins>
    </w:p>
    <w:p w14:paraId="543F1963"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4" w:author="TARELA DUQUE Nicole" w:date="2018-12-12T08:49:00Z"/>
          <w:rFonts w:ascii="Courier New" w:hAnsi="Courier New" w:cs="Courier New"/>
          <w:lang w:val="en-US" w:eastAsia="en-US"/>
        </w:rPr>
      </w:pPr>
    </w:p>
    <w:p w14:paraId="13BDCE0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5" w:author="TARELA DUQUE Nicole" w:date="2018-12-12T08:49:00Z"/>
          <w:rFonts w:ascii="Courier New" w:hAnsi="Courier New" w:cs="Courier New"/>
          <w:lang w:val="en-US" w:eastAsia="en-US"/>
        </w:rPr>
      </w:pPr>
      <w:ins w:id="4526"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Pr>
            <w:rFonts w:ascii="Courier New" w:hAnsi="Courier New" w:cs="Courier New"/>
            <w:lang w:val="en-US" w:eastAsia="en-US"/>
          </w:rPr>
          <w:t>Date</w:t>
        </w:r>
        <w:r w:rsidRPr="00CC1495">
          <w:rPr>
            <w:rFonts w:ascii="Courier New" w:hAnsi="Courier New" w:cs="Courier New"/>
            <w:lang w:val="en-US" w:eastAsia="en-US"/>
          </w:rPr>
          <w:t xml:space="preserve"> get</w:t>
        </w:r>
        <w:r>
          <w:rPr>
            <w:rFonts w:ascii="Courier New" w:hAnsi="Courier New" w:cs="Courier New"/>
            <w:lang w:val="en-US" w:eastAsia="en-US"/>
          </w:rPr>
          <w:t>HireDate</w:t>
        </w:r>
        <w:r w:rsidRPr="00CC1495">
          <w:rPr>
            <w:rFonts w:ascii="Courier New" w:hAnsi="Courier New" w:cs="Courier New"/>
            <w:lang w:val="en-US" w:eastAsia="en-US"/>
          </w:rPr>
          <w:t>() {</w:t>
        </w:r>
      </w:ins>
    </w:p>
    <w:p w14:paraId="73957499"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7" w:author="TARELA DUQUE Nicole" w:date="2018-12-12T08:49:00Z"/>
          <w:rFonts w:ascii="Courier New" w:hAnsi="Courier New" w:cs="Courier New"/>
          <w:lang w:val="en-US" w:eastAsia="en-US"/>
        </w:rPr>
      </w:pPr>
      <w:ins w:id="4528"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Pr>
            <w:rFonts w:ascii="Courier New" w:hAnsi="Courier New" w:cs="Courier New"/>
            <w:color w:val="2A00FF"/>
            <w:lang w:val="en-US" w:eastAsia="en-US"/>
          </w:rPr>
          <w:t>hireDate</w:t>
        </w:r>
        <w:r w:rsidRPr="00CC1495">
          <w:rPr>
            <w:rFonts w:ascii="Courier New" w:hAnsi="Courier New" w:cs="Courier New"/>
            <w:lang w:val="en-US" w:eastAsia="en-US"/>
          </w:rPr>
          <w:t>;</w:t>
        </w:r>
      </w:ins>
    </w:p>
    <w:p w14:paraId="47A7092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29" w:author="TARELA DUQUE Nicole" w:date="2018-12-12T08:49:00Z"/>
          <w:rFonts w:ascii="Courier New" w:hAnsi="Courier New" w:cs="Courier New"/>
          <w:lang w:val="en-US" w:eastAsia="en-US"/>
        </w:rPr>
      </w:pPr>
      <w:ins w:id="4530" w:author="TARELA DUQUE Nicole" w:date="2018-12-12T08:49:00Z">
        <w:r w:rsidRPr="00CC1495">
          <w:rPr>
            <w:rFonts w:ascii="Courier New" w:hAnsi="Courier New" w:cs="Courier New"/>
            <w:lang w:val="en-US" w:eastAsia="en-US"/>
          </w:rPr>
          <w:tab/>
          <w:t>}</w:t>
        </w:r>
      </w:ins>
    </w:p>
    <w:p w14:paraId="6E178C9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31" w:author="TARELA DUQUE Nicole" w:date="2018-12-12T08:49:00Z"/>
          <w:rFonts w:ascii="Courier New" w:hAnsi="Courier New" w:cs="Courier New"/>
          <w:lang w:val="en-US" w:eastAsia="en-US"/>
        </w:rPr>
      </w:pPr>
    </w:p>
    <w:p w14:paraId="18785744" w14:textId="5C182171"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32" w:author="TARELA DUQUE Nicole" w:date="2018-12-12T08:49:00Z"/>
          <w:rFonts w:ascii="Courier New" w:hAnsi="Courier New" w:cs="Courier New"/>
          <w:lang w:val="en-US" w:eastAsia="en-US"/>
        </w:rPr>
      </w:pPr>
      <w:ins w:id="4533"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w:t>
        </w:r>
        <w:r>
          <w:rPr>
            <w:rFonts w:ascii="Courier New" w:hAnsi="Courier New" w:cs="Courier New"/>
            <w:lang w:val="en-US" w:eastAsia="en-US"/>
          </w:rPr>
          <w:t>HireDate</w:t>
        </w:r>
        <w:r w:rsidRPr="00CC1495">
          <w:rPr>
            <w:rFonts w:ascii="Courier New" w:hAnsi="Courier New" w:cs="Courier New"/>
            <w:lang w:val="en-US" w:eastAsia="en-US"/>
          </w:rPr>
          <w:t xml:space="preserve"> (</w:t>
        </w:r>
      </w:ins>
      <w:ins w:id="4534" w:author="TARELA DUQUE Nicole" w:date="2018-12-12T13:47:00Z">
        <w:r w:rsidR="00CB4C1B">
          <w:rPr>
            <w:rFonts w:ascii="Courier New" w:hAnsi="Courier New" w:cs="Courier New"/>
            <w:lang w:val="en-US" w:eastAsia="en-US"/>
          </w:rPr>
          <w:t>Date</w:t>
        </w:r>
      </w:ins>
      <w:ins w:id="4535" w:author="TARELA DUQUE Nicole" w:date="2018-12-12T08:49:00Z">
        <w:r w:rsidRPr="00CC1495">
          <w:rPr>
            <w:rFonts w:ascii="Courier New" w:hAnsi="Courier New" w:cs="Courier New"/>
            <w:lang w:val="en-US" w:eastAsia="en-US"/>
          </w:rPr>
          <w:t xml:space="preserve"> </w:t>
        </w:r>
        <w:r>
          <w:rPr>
            <w:rFonts w:ascii="Courier New" w:hAnsi="Courier New" w:cs="Courier New"/>
            <w:lang w:val="en-US" w:eastAsia="en-US"/>
          </w:rPr>
          <w:t>hireDate</w:t>
        </w:r>
        <w:r w:rsidRPr="00CC1495">
          <w:rPr>
            <w:rFonts w:ascii="Courier New" w:hAnsi="Courier New" w:cs="Courier New"/>
            <w:lang w:val="en-US" w:eastAsia="en-US"/>
          </w:rPr>
          <w:t>) {</w:t>
        </w:r>
      </w:ins>
    </w:p>
    <w:p w14:paraId="5BB8955B"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36" w:author="TARELA DUQUE Nicole" w:date="2018-12-12T08:49:00Z"/>
          <w:rFonts w:ascii="Courier New" w:hAnsi="Courier New" w:cs="Courier New"/>
          <w:lang w:val="en-US" w:eastAsia="en-US"/>
        </w:rPr>
      </w:pPr>
      <w:ins w:id="4537"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Pr>
            <w:rFonts w:ascii="Courier New" w:hAnsi="Courier New" w:cs="Courier New"/>
            <w:color w:val="2A00FF"/>
            <w:lang w:val="en-US" w:eastAsia="en-US"/>
          </w:rPr>
          <w:t>hireDate</w:t>
        </w:r>
        <w:r w:rsidRPr="00CC1495">
          <w:rPr>
            <w:rFonts w:ascii="Courier New" w:hAnsi="Courier New" w:cs="Courier New"/>
            <w:lang w:val="en-US" w:eastAsia="en-US"/>
          </w:rPr>
          <w:t xml:space="preserve"> = </w:t>
        </w:r>
        <w:r>
          <w:rPr>
            <w:rFonts w:ascii="Courier New" w:hAnsi="Courier New" w:cs="Courier New"/>
            <w:lang w:val="en-US" w:eastAsia="en-US"/>
          </w:rPr>
          <w:t>hireDate</w:t>
        </w:r>
        <w:r w:rsidRPr="00CC1495">
          <w:rPr>
            <w:rFonts w:ascii="Courier New" w:hAnsi="Courier New" w:cs="Courier New"/>
            <w:lang w:val="en-US" w:eastAsia="en-US"/>
          </w:rPr>
          <w:t>;</w:t>
        </w:r>
      </w:ins>
    </w:p>
    <w:p w14:paraId="5346B31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38" w:author="TARELA DUQUE Nicole" w:date="2018-12-12T08:49:00Z"/>
          <w:rFonts w:ascii="Courier New" w:hAnsi="Courier New" w:cs="Courier New"/>
          <w:lang w:val="en-US" w:eastAsia="en-US"/>
        </w:rPr>
      </w:pPr>
      <w:ins w:id="4539" w:author="TARELA DUQUE Nicole" w:date="2018-12-12T08:49:00Z">
        <w:r w:rsidRPr="00CC1495">
          <w:rPr>
            <w:rFonts w:ascii="Courier New" w:hAnsi="Courier New" w:cs="Courier New"/>
            <w:lang w:val="en-US" w:eastAsia="en-US"/>
          </w:rPr>
          <w:lastRenderedPageBreak/>
          <w:tab/>
          <w:t>}</w:t>
        </w:r>
      </w:ins>
    </w:p>
    <w:p w14:paraId="5A51CDA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0" w:author="TARELA DUQUE Nicole" w:date="2018-12-12T08:49:00Z"/>
          <w:rFonts w:ascii="Courier New" w:hAnsi="Courier New" w:cs="Courier New"/>
          <w:lang w:val="en-US" w:eastAsia="en-US"/>
        </w:rPr>
      </w:pPr>
    </w:p>
    <w:p w14:paraId="0F4A638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1" w:author="TARELA DUQUE Nicole" w:date="2018-12-12T08:49:00Z"/>
          <w:rFonts w:ascii="Courier New" w:hAnsi="Courier New" w:cs="Courier New"/>
          <w:lang w:val="en-US" w:eastAsia="en-US"/>
        </w:rPr>
      </w:pPr>
    </w:p>
    <w:p w14:paraId="33D8AA7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2" w:author="TARELA DUQUE Nicole" w:date="2018-12-12T08:49:00Z"/>
          <w:rFonts w:ascii="Courier New" w:hAnsi="Courier New" w:cs="Courier New"/>
          <w:lang w:val="en-US" w:eastAsia="en-US"/>
        </w:rPr>
      </w:pPr>
      <w:ins w:id="4543"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getSalary() {</w:t>
        </w:r>
      </w:ins>
    </w:p>
    <w:p w14:paraId="1A10D6E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4" w:author="TARELA DUQUE Nicole" w:date="2018-12-12T08:49:00Z"/>
          <w:rFonts w:ascii="Courier New" w:hAnsi="Courier New" w:cs="Courier New"/>
          <w:lang w:val="en-US" w:eastAsia="en-US"/>
        </w:rPr>
      </w:pPr>
      <w:ins w:id="4545"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salary</w:t>
        </w:r>
        <w:r w:rsidRPr="00CC1495">
          <w:rPr>
            <w:rFonts w:ascii="Courier New" w:hAnsi="Courier New" w:cs="Courier New"/>
            <w:lang w:val="en-US" w:eastAsia="en-US"/>
          </w:rPr>
          <w:t>;</w:t>
        </w:r>
      </w:ins>
    </w:p>
    <w:p w14:paraId="13110176"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6" w:author="TARELA DUQUE Nicole" w:date="2018-12-12T08:49:00Z"/>
          <w:rFonts w:ascii="Courier New" w:hAnsi="Courier New" w:cs="Courier New"/>
          <w:lang w:val="en-US" w:eastAsia="en-US"/>
        </w:rPr>
      </w:pPr>
      <w:ins w:id="4547" w:author="TARELA DUQUE Nicole" w:date="2018-12-12T08:49:00Z">
        <w:r w:rsidRPr="00CC1495">
          <w:rPr>
            <w:rFonts w:ascii="Courier New" w:hAnsi="Courier New" w:cs="Courier New"/>
            <w:lang w:val="en-US" w:eastAsia="en-US"/>
          </w:rPr>
          <w:tab/>
          <w:t>}</w:t>
        </w:r>
      </w:ins>
    </w:p>
    <w:p w14:paraId="0E71BF6C"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8" w:author="TARELA DUQUE Nicole" w:date="2018-12-12T08:49:00Z"/>
          <w:rFonts w:ascii="Courier New" w:hAnsi="Courier New" w:cs="Courier New"/>
          <w:lang w:val="en-US" w:eastAsia="en-US"/>
        </w:rPr>
      </w:pPr>
    </w:p>
    <w:p w14:paraId="3CC94483"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49" w:author="TARELA DUQUE Nicole" w:date="2018-12-12T08:49:00Z"/>
          <w:rFonts w:ascii="Courier New" w:hAnsi="Courier New" w:cs="Courier New"/>
          <w:lang w:val="en-US" w:eastAsia="en-US"/>
        </w:rPr>
      </w:pPr>
      <w:ins w:id="4550"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setSalary(</w:t>
        </w:r>
        <w:r w:rsidRPr="00F8650F">
          <w:rPr>
            <w:rFonts w:ascii="Courier New" w:hAnsi="Courier New" w:cs="Courier New"/>
            <w:b/>
            <w:bCs/>
            <w:color w:val="7F0055"/>
            <w:lang w:val="en-US" w:eastAsia="en-US"/>
          </w:rPr>
          <w:t>long</w:t>
        </w:r>
        <w:r w:rsidRPr="00CC1495">
          <w:rPr>
            <w:rFonts w:ascii="Courier New" w:hAnsi="Courier New" w:cs="Courier New"/>
            <w:lang w:val="en-US" w:eastAsia="en-US"/>
          </w:rPr>
          <w:t xml:space="preserve"> salary) {</w:t>
        </w:r>
      </w:ins>
    </w:p>
    <w:p w14:paraId="10562AD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51" w:author="TARELA DUQUE Nicole" w:date="2018-12-12T08:49:00Z"/>
          <w:rFonts w:ascii="Courier New" w:hAnsi="Courier New" w:cs="Courier New"/>
          <w:lang w:val="en-US" w:eastAsia="en-US"/>
        </w:rPr>
      </w:pPr>
      <w:ins w:id="4552"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salary</w:t>
        </w:r>
        <w:r w:rsidRPr="00CC1495">
          <w:rPr>
            <w:rFonts w:ascii="Courier New" w:hAnsi="Courier New" w:cs="Courier New"/>
            <w:lang w:val="en-US" w:eastAsia="en-US"/>
          </w:rPr>
          <w:t xml:space="preserve"> = salary;</w:t>
        </w:r>
      </w:ins>
    </w:p>
    <w:p w14:paraId="54B7088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53" w:author="TARELA DUQUE Nicole" w:date="2018-12-12T08:49:00Z"/>
          <w:rFonts w:ascii="Courier New" w:hAnsi="Courier New" w:cs="Courier New"/>
          <w:lang w:val="en-US" w:eastAsia="en-US"/>
        </w:rPr>
      </w:pPr>
      <w:ins w:id="4554" w:author="TARELA DUQUE Nicole" w:date="2018-12-12T08:49:00Z">
        <w:r w:rsidRPr="00CC1495">
          <w:rPr>
            <w:rFonts w:ascii="Courier New" w:hAnsi="Courier New" w:cs="Courier New"/>
            <w:lang w:val="en-US" w:eastAsia="en-US"/>
          </w:rPr>
          <w:tab/>
          <w:t>}</w:t>
        </w:r>
      </w:ins>
    </w:p>
    <w:p w14:paraId="0CCEC4E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55" w:author="TARELA DUQUE Nicole" w:date="2018-12-12T08:49:00Z"/>
          <w:rFonts w:ascii="Courier New" w:hAnsi="Courier New" w:cs="Courier New"/>
          <w:lang w:val="en-US" w:eastAsia="en-US"/>
        </w:rPr>
      </w:pPr>
    </w:p>
    <w:p w14:paraId="7364FC6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56" w:author="TARELA DUQUE Nicole" w:date="2018-12-12T08:49:00Z"/>
          <w:rFonts w:ascii="Courier New" w:hAnsi="Courier New" w:cs="Courier New"/>
          <w:lang w:val="en-US" w:eastAsia="en-US"/>
        </w:rPr>
      </w:pPr>
      <w:ins w:id="4557"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getEmail() {</w:t>
        </w:r>
      </w:ins>
    </w:p>
    <w:p w14:paraId="0432F7FF"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58" w:author="TARELA DUQUE Nicole" w:date="2018-12-12T08:49:00Z"/>
          <w:rFonts w:ascii="Courier New" w:hAnsi="Courier New" w:cs="Courier New"/>
          <w:lang w:val="en-US" w:eastAsia="en-US"/>
        </w:rPr>
      </w:pPr>
      <w:ins w:id="4559"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email</w:t>
        </w:r>
        <w:r w:rsidRPr="00CC1495">
          <w:rPr>
            <w:rFonts w:ascii="Courier New" w:hAnsi="Courier New" w:cs="Courier New"/>
            <w:lang w:val="en-US" w:eastAsia="en-US"/>
          </w:rPr>
          <w:t>;</w:t>
        </w:r>
      </w:ins>
    </w:p>
    <w:p w14:paraId="3260B4B3"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0" w:author="TARELA DUQUE Nicole" w:date="2018-12-12T08:49:00Z"/>
          <w:rFonts w:ascii="Courier New" w:hAnsi="Courier New" w:cs="Courier New"/>
          <w:lang w:val="en-US" w:eastAsia="en-US"/>
        </w:rPr>
      </w:pPr>
      <w:ins w:id="4561" w:author="TARELA DUQUE Nicole" w:date="2018-12-12T08:49:00Z">
        <w:r w:rsidRPr="00CC1495">
          <w:rPr>
            <w:rFonts w:ascii="Courier New" w:hAnsi="Courier New" w:cs="Courier New"/>
            <w:lang w:val="en-US" w:eastAsia="en-US"/>
          </w:rPr>
          <w:tab/>
          <w:t>}</w:t>
        </w:r>
      </w:ins>
    </w:p>
    <w:p w14:paraId="4301004F"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2" w:author="TARELA DUQUE Nicole" w:date="2018-12-12T08:49:00Z"/>
          <w:rFonts w:ascii="Courier New" w:hAnsi="Courier New" w:cs="Courier New"/>
          <w:lang w:val="en-US" w:eastAsia="en-US"/>
        </w:rPr>
      </w:pPr>
      <w:ins w:id="4563"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setEmail(String email) {</w:t>
        </w:r>
      </w:ins>
    </w:p>
    <w:p w14:paraId="1875A2E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4" w:author="TARELA DUQUE Nicole" w:date="2018-12-12T08:49:00Z"/>
          <w:rFonts w:ascii="Courier New" w:hAnsi="Courier New" w:cs="Courier New"/>
          <w:lang w:val="en-US" w:eastAsia="en-US"/>
        </w:rPr>
      </w:pPr>
      <w:ins w:id="4565" w:author="TARELA DUQUE Nicole" w:date="2018-12-12T08:49: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email</w:t>
        </w:r>
        <w:r w:rsidRPr="00CC1495">
          <w:rPr>
            <w:rFonts w:ascii="Courier New" w:hAnsi="Courier New" w:cs="Courier New"/>
            <w:lang w:val="en-US" w:eastAsia="en-US"/>
          </w:rPr>
          <w:t xml:space="preserve"> = email;</w:t>
        </w:r>
      </w:ins>
    </w:p>
    <w:p w14:paraId="73F7475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6" w:author="TARELA DUQUE Nicole" w:date="2018-12-12T08:49:00Z"/>
          <w:rFonts w:ascii="Courier New" w:hAnsi="Courier New" w:cs="Courier New"/>
          <w:lang w:val="en-US" w:eastAsia="en-US"/>
        </w:rPr>
      </w:pPr>
      <w:ins w:id="4567" w:author="TARELA DUQUE Nicole" w:date="2018-12-12T08:49:00Z">
        <w:r w:rsidRPr="00CC1495">
          <w:rPr>
            <w:rFonts w:ascii="Courier New" w:hAnsi="Courier New" w:cs="Courier New"/>
            <w:lang w:val="en-US" w:eastAsia="en-US"/>
          </w:rPr>
          <w:tab/>
          <w:t>}</w:t>
        </w:r>
      </w:ins>
    </w:p>
    <w:p w14:paraId="7078C31F"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8" w:author="TARELA DUQUE Nicole" w:date="2018-12-12T08:49:00Z"/>
          <w:rFonts w:ascii="Courier New" w:hAnsi="Courier New" w:cs="Courier New"/>
          <w:lang w:val="en-US" w:eastAsia="en-US"/>
        </w:rPr>
      </w:pPr>
    </w:p>
    <w:p w14:paraId="63E2797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69" w:author="TARELA DUQUE Nicole" w:date="2018-12-12T08:49:00Z"/>
          <w:rFonts w:ascii="Courier New" w:hAnsi="Courier New" w:cs="Courier New"/>
          <w:lang w:val="en-US" w:eastAsia="en-US"/>
        </w:rPr>
      </w:pPr>
      <w:ins w:id="4570" w:author="TARELA DUQUE Nicole" w:date="2018-12-12T08:49:00Z">
        <w:r>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String getSurname() {</w:t>
        </w:r>
      </w:ins>
    </w:p>
    <w:p w14:paraId="025AB828"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71" w:author="TARELA DUQUE Nicole" w:date="2018-12-12T08:49:00Z"/>
          <w:rFonts w:ascii="Courier New" w:hAnsi="Courier New" w:cs="Courier New"/>
          <w:lang w:val="en-US" w:eastAsia="en-US"/>
        </w:rPr>
      </w:pPr>
      <w:ins w:id="4572" w:author="TARELA DUQUE Nicole" w:date="2018-12-12T08:49:00Z">
        <w:r>
          <w:rPr>
            <w:rFonts w:ascii="Courier New" w:hAnsi="Courier New" w:cs="Courier New"/>
            <w:lang w:val="en-US" w:eastAsia="en-US"/>
          </w:rPr>
          <w:tab/>
        </w:r>
        <w:r>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surname</w:t>
        </w:r>
        <w:r w:rsidRPr="00CC1495">
          <w:rPr>
            <w:rFonts w:ascii="Courier New" w:hAnsi="Courier New" w:cs="Courier New"/>
            <w:lang w:val="en-US" w:eastAsia="en-US"/>
          </w:rPr>
          <w:t>;</w:t>
        </w:r>
      </w:ins>
    </w:p>
    <w:p w14:paraId="6D57758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73" w:author="TARELA DUQUE Nicole" w:date="2018-12-12T08:49:00Z"/>
          <w:rFonts w:ascii="Courier New" w:hAnsi="Courier New" w:cs="Courier New"/>
          <w:lang w:val="en-US" w:eastAsia="en-US"/>
        </w:rPr>
      </w:pPr>
      <w:ins w:id="4574" w:author="TARELA DUQUE Nicole" w:date="2018-12-12T08:49:00Z">
        <w:r>
          <w:rPr>
            <w:rFonts w:ascii="Courier New" w:hAnsi="Courier New" w:cs="Courier New"/>
            <w:lang w:val="en-US" w:eastAsia="en-US"/>
          </w:rPr>
          <w:tab/>
        </w:r>
        <w:r w:rsidRPr="00CC1495">
          <w:rPr>
            <w:rFonts w:ascii="Courier New" w:hAnsi="Courier New" w:cs="Courier New"/>
            <w:lang w:val="en-US" w:eastAsia="en-US"/>
          </w:rPr>
          <w:t>}</w:t>
        </w:r>
      </w:ins>
    </w:p>
    <w:p w14:paraId="4F4583B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75" w:author="TARELA DUQUE Nicole" w:date="2018-12-12T08:49:00Z"/>
          <w:rFonts w:ascii="Courier New" w:hAnsi="Courier New" w:cs="Courier New"/>
          <w:lang w:val="en-US" w:eastAsia="en-US"/>
        </w:rPr>
      </w:pPr>
    </w:p>
    <w:p w14:paraId="38DA8D4C"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76" w:author="TARELA DUQUE Nicole" w:date="2018-12-12T08:49:00Z"/>
          <w:rFonts w:ascii="Courier New" w:hAnsi="Courier New" w:cs="Courier New"/>
          <w:lang w:val="en-US" w:eastAsia="en-US"/>
        </w:rPr>
      </w:pPr>
      <w:ins w:id="4577" w:author="TARELA DUQUE Nicole" w:date="2018-12-12T08:49:00Z">
        <w:r>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setSurname(String surname) {</w:t>
        </w:r>
      </w:ins>
    </w:p>
    <w:p w14:paraId="336B6E9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78" w:author="TARELA DUQUE Nicole" w:date="2018-12-12T08:49:00Z"/>
          <w:rFonts w:ascii="Courier New" w:hAnsi="Courier New" w:cs="Courier New"/>
          <w:lang w:val="en-US" w:eastAsia="en-US"/>
        </w:rPr>
      </w:pPr>
      <w:ins w:id="4579" w:author="TARELA DUQUE Nicole" w:date="2018-12-12T08:49:00Z">
        <w:r>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surname</w:t>
        </w:r>
        <w:r w:rsidRPr="00CC1495">
          <w:rPr>
            <w:rFonts w:ascii="Courier New" w:hAnsi="Courier New" w:cs="Courier New"/>
            <w:lang w:val="en-US" w:eastAsia="en-US"/>
          </w:rPr>
          <w:t xml:space="preserve"> = surname;</w:t>
        </w:r>
      </w:ins>
    </w:p>
    <w:p w14:paraId="3B7E1907"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0" w:author="TARELA DUQUE Nicole" w:date="2018-12-12T08:49:00Z"/>
          <w:rFonts w:ascii="Courier New" w:hAnsi="Courier New" w:cs="Courier New"/>
          <w:lang w:val="en-US" w:eastAsia="en-US"/>
        </w:rPr>
      </w:pPr>
      <w:ins w:id="4581" w:author="TARELA DUQUE Nicole" w:date="2018-12-12T08:49:00Z">
        <w:r w:rsidRPr="00CC1495">
          <w:rPr>
            <w:rFonts w:ascii="Courier New" w:hAnsi="Courier New" w:cs="Courier New"/>
            <w:lang w:val="en-US" w:eastAsia="en-US"/>
          </w:rPr>
          <w:tab/>
          <w:t>}</w:t>
        </w:r>
      </w:ins>
    </w:p>
    <w:p w14:paraId="6F9305A5"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2" w:author="TARELA DUQUE Nicole" w:date="2018-12-12T08:49:00Z"/>
          <w:rFonts w:ascii="Courier New" w:hAnsi="Courier New" w:cs="Courier New"/>
          <w:lang w:val="en-US" w:eastAsia="en-US"/>
        </w:rPr>
      </w:pPr>
    </w:p>
    <w:p w14:paraId="764C7E8E"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3" w:author="TARELA DUQUE Nicole" w:date="2018-12-12T08:49:00Z"/>
          <w:rFonts w:ascii="Courier New" w:hAnsi="Courier New" w:cs="Courier New"/>
          <w:lang w:val="en-US" w:eastAsia="en-US"/>
        </w:rPr>
      </w:pPr>
      <w:ins w:id="4584"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Department getDepartment() {</w:t>
        </w:r>
      </w:ins>
    </w:p>
    <w:p w14:paraId="6F9FF1E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5" w:author="TARELA DUQUE Nicole" w:date="2018-12-12T08:49:00Z"/>
          <w:rFonts w:ascii="Courier New" w:hAnsi="Courier New" w:cs="Courier New"/>
          <w:lang w:val="en-US" w:eastAsia="en-US"/>
        </w:rPr>
      </w:pPr>
      <w:ins w:id="4586"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sidRPr="004F3B16">
          <w:rPr>
            <w:rFonts w:ascii="Courier New" w:hAnsi="Courier New" w:cs="Courier New"/>
            <w:color w:val="2A00FF"/>
            <w:lang w:val="en-US" w:eastAsia="en-US"/>
          </w:rPr>
          <w:t>department</w:t>
        </w:r>
        <w:r w:rsidRPr="00CC1495">
          <w:rPr>
            <w:rFonts w:ascii="Courier New" w:hAnsi="Courier New" w:cs="Courier New"/>
            <w:lang w:val="en-US" w:eastAsia="en-US"/>
          </w:rPr>
          <w:t>;</w:t>
        </w:r>
      </w:ins>
    </w:p>
    <w:p w14:paraId="6610803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7" w:author="TARELA DUQUE Nicole" w:date="2018-12-12T08:49:00Z"/>
          <w:rFonts w:ascii="Courier New" w:hAnsi="Courier New" w:cs="Courier New"/>
          <w:lang w:val="en-US" w:eastAsia="en-US"/>
        </w:rPr>
      </w:pPr>
      <w:ins w:id="4588" w:author="TARELA DUQUE Nicole" w:date="2018-12-12T08:49:00Z">
        <w:r w:rsidRPr="00CC1495">
          <w:rPr>
            <w:rFonts w:ascii="Courier New" w:hAnsi="Courier New" w:cs="Courier New"/>
            <w:lang w:val="en-US" w:eastAsia="en-US"/>
          </w:rPr>
          <w:tab/>
          <w:t>}</w:t>
        </w:r>
      </w:ins>
    </w:p>
    <w:p w14:paraId="22148319"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89" w:author="TARELA DUQUE Nicole" w:date="2018-12-12T08:49:00Z"/>
          <w:rFonts w:ascii="Courier New" w:hAnsi="Courier New" w:cs="Courier New"/>
          <w:lang w:val="en-US" w:eastAsia="en-US"/>
        </w:rPr>
      </w:pPr>
    </w:p>
    <w:p w14:paraId="07F60EE2"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90" w:author="TARELA DUQUE Nicole" w:date="2018-12-12T08:49:00Z"/>
          <w:rFonts w:ascii="Courier New" w:hAnsi="Courier New" w:cs="Courier New"/>
          <w:lang w:val="en-US" w:eastAsia="en-US"/>
        </w:rPr>
      </w:pPr>
      <w:ins w:id="4591" w:author="TARELA DUQUE Nicole" w:date="2018-12-12T08:49:00Z">
        <w:r>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sidRPr="00CC1495">
          <w:rPr>
            <w:rFonts w:ascii="Courier New" w:hAnsi="Courier New" w:cs="Courier New"/>
            <w:lang w:val="en-US" w:eastAsia="en-US"/>
          </w:rPr>
          <w:t xml:space="preserve"> setDepartment(Department department) {</w:t>
        </w:r>
      </w:ins>
    </w:p>
    <w:p w14:paraId="05A59B71"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92" w:author="TARELA DUQUE Nicole" w:date="2018-12-12T08:49:00Z"/>
          <w:rFonts w:ascii="Courier New" w:hAnsi="Courier New" w:cs="Courier New"/>
          <w:lang w:val="en-US" w:eastAsia="en-US"/>
        </w:rPr>
      </w:pPr>
      <w:ins w:id="4593" w:author="TARELA DUQUE Nicole" w:date="2018-12-12T08:49:00Z">
        <w:r>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sidRPr="004F3B16">
          <w:rPr>
            <w:rFonts w:ascii="Courier New" w:hAnsi="Courier New" w:cs="Courier New"/>
            <w:color w:val="2A00FF"/>
            <w:lang w:val="en-US" w:eastAsia="en-US"/>
          </w:rPr>
          <w:t>department</w:t>
        </w:r>
        <w:r w:rsidRPr="00CC1495">
          <w:rPr>
            <w:rFonts w:ascii="Courier New" w:hAnsi="Courier New" w:cs="Courier New"/>
            <w:lang w:val="en-US" w:eastAsia="en-US"/>
          </w:rPr>
          <w:t xml:space="preserve"> = department;</w:t>
        </w:r>
      </w:ins>
    </w:p>
    <w:p w14:paraId="3D48FF64"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94" w:author="TARELA DUQUE Nicole" w:date="2018-12-12T08:49:00Z"/>
          <w:rFonts w:ascii="Courier New" w:hAnsi="Courier New" w:cs="Courier New"/>
          <w:lang w:val="en-US" w:eastAsia="en-US"/>
        </w:rPr>
      </w:pPr>
      <w:ins w:id="4595" w:author="TARELA DUQUE Nicole" w:date="2018-12-12T08:49:00Z">
        <w:r>
          <w:rPr>
            <w:rFonts w:ascii="Courier New" w:hAnsi="Courier New" w:cs="Courier New"/>
            <w:lang w:val="en-US" w:eastAsia="en-US"/>
          </w:rPr>
          <w:tab/>
        </w:r>
        <w:r w:rsidRPr="00CC1495">
          <w:rPr>
            <w:rFonts w:ascii="Courier New" w:hAnsi="Courier New" w:cs="Courier New"/>
            <w:lang w:val="en-US" w:eastAsia="en-US"/>
          </w:rPr>
          <w:t>}</w:t>
        </w:r>
      </w:ins>
    </w:p>
    <w:p w14:paraId="347A61CA"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96" w:author="TARELA DUQUE Nicole" w:date="2018-12-12T08:49:00Z"/>
          <w:rFonts w:ascii="Courier New" w:hAnsi="Courier New" w:cs="Courier New"/>
          <w:lang w:val="en-US" w:eastAsia="en-US"/>
        </w:rPr>
      </w:pPr>
      <w:ins w:id="4597" w:author="TARELA DUQUE Nicole" w:date="2018-12-12T08:49: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Pr>
            <w:rFonts w:ascii="Courier New" w:hAnsi="Courier New" w:cs="Courier New"/>
            <w:lang w:val="en-US" w:eastAsia="en-US"/>
          </w:rPr>
          <w:t>String</w:t>
        </w:r>
        <w:r w:rsidRPr="00CC1495">
          <w:rPr>
            <w:rFonts w:ascii="Courier New" w:hAnsi="Courier New" w:cs="Courier New"/>
            <w:lang w:val="en-US" w:eastAsia="en-US"/>
          </w:rPr>
          <w:t xml:space="preserve"> </w:t>
        </w:r>
        <w:r>
          <w:rPr>
            <w:rFonts w:ascii="Courier New" w:hAnsi="Courier New" w:cs="Courier New"/>
            <w:lang w:val="en-US" w:eastAsia="en-US"/>
          </w:rPr>
          <w:t>g</w:t>
        </w:r>
        <w:r w:rsidRPr="00A66B4F">
          <w:rPr>
            <w:rFonts w:ascii="Courier New" w:hAnsi="Courier New" w:cs="Courier New"/>
            <w:lang w:val="en-US" w:eastAsia="en-US"/>
          </w:rPr>
          <w:t xml:space="preserve">etJobId </w:t>
        </w:r>
        <w:r w:rsidRPr="00CC1495">
          <w:rPr>
            <w:rFonts w:ascii="Courier New" w:hAnsi="Courier New" w:cs="Courier New"/>
            <w:lang w:val="en-US" w:eastAsia="en-US"/>
          </w:rPr>
          <w:t>() {</w:t>
        </w:r>
      </w:ins>
    </w:p>
    <w:p w14:paraId="560660A4"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598" w:author="TARELA DUQUE Nicole" w:date="2018-12-12T08:49:00Z"/>
          <w:rFonts w:ascii="Courier New" w:hAnsi="Courier New" w:cs="Courier New"/>
          <w:lang w:val="en-US" w:eastAsia="en-US"/>
        </w:rPr>
      </w:pPr>
      <w:ins w:id="4599" w:author="TARELA DUQUE Nicole" w:date="2018-12-12T08:49: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r>
          <w:rPr>
            <w:rFonts w:ascii="Courier New" w:hAnsi="Courier New" w:cs="Courier New"/>
            <w:color w:val="2A00FF"/>
            <w:lang w:val="en-US" w:eastAsia="en-US"/>
          </w:rPr>
          <w:t>jobId</w:t>
        </w:r>
        <w:r w:rsidRPr="00CC1495">
          <w:rPr>
            <w:rFonts w:ascii="Courier New" w:hAnsi="Courier New" w:cs="Courier New"/>
            <w:lang w:val="en-US" w:eastAsia="en-US"/>
          </w:rPr>
          <w:t>;</w:t>
        </w:r>
      </w:ins>
    </w:p>
    <w:p w14:paraId="4DB660C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0" w:author="TARELA DUQUE Nicole" w:date="2018-12-12T08:49:00Z"/>
          <w:rFonts w:ascii="Courier New" w:hAnsi="Courier New" w:cs="Courier New"/>
          <w:lang w:val="en-US" w:eastAsia="en-US"/>
        </w:rPr>
      </w:pPr>
      <w:ins w:id="4601" w:author="TARELA DUQUE Nicole" w:date="2018-12-12T08:49:00Z">
        <w:r w:rsidRPr="00CC1495">
          <w:rPr>
            <w:rFonts w:ascii="Courier New" w:hAnsi="Courier New" w:cs="Courier New"/>
            <w:lang w:val="en-US" w:eastAsia="en-US"/>
          </w:rPr>
          <w:tab/>
          <w:t>}</w:t>
        </w:r>
      </w:ins>
    </w:p>
    <w:p w14:paraId="68AA722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2" w:author="TARELA DUQUE Nicole" w:date="2018-12-12T08:49:00Z"/>
          <w:rFonts w:ascii="Courier New" w:hAnsi="Courier New" w:cs="Courier New"/>
          <w:lang w:val="en-US" w:eastAsia="en-US"/>
        </w:rPr>
      </w:pPr>
    </w:p>
    <w:p w14:paraId="6DEB0CAD"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3" w:author="TARELA DUQUE Nicole" w:date="2018-12-12T08:49:00Z"/>
          <w:rFonts w:ascii="Courier New" w:hAnsi="Courier New" w:cs="Courier New"/>
          <w:lang w:val="en-US" w:eastAsia="en-US"/>
        </w:rPr>
      </w:pPr>
      <w:ins w:id="4604" w:author="TARELA DUQUE Nicole" w:date="2018-12-12T08:49:00Z">
        <w:r>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r w:rsidRPr="00F8650F">
          <w:rPr>
            <w:rFonts w:ascii="Courier New" w:hAnsi="Courier New" w:cs="Courier New"/>
            <w:b/>
            <w:bCs/>
            <w:color w:val="7F0055"/>
            <w:lang w:val="en-US" w:eastAsia="en-US"/>
          </w:rPr>
          <w:t>void</w:t>
        </w:r>
        <w:r>
          <w:rPr>
            <w:rFonts w:ascii="Courier New" w:hAnsi="Courier New" w:cs="Courier New"/>
            <w:lang w:val="en-US" w:eastAsia="en-US"/>
          </w:rPr>
          <w:t xml:space="preserve"> </w:t>
        </w:r>
        <w:r w:rsidRPr="00A66B4F">
          <w:rPr>
            <w:rFonts w:ascii="Courier New" w:hAnsi="Courier New" w:cs="Courier New"/>
            <w:lang w:val="en-US" w:eastAsia="en-US"/>
          </w:rPr>
          <w:t xml:space="preserve">setJobId </w:t>
        </w:r>
        <w:r w:rsidRPr="00CC1495">
          <w:rPr>
            <w:rFonts w:ascii="Courier New" w:hAnsi="Courier New" w:cs="Courier New"/>
            <w:lang w:val="en-US" w:eastAsia="en-US"/>
          </w:rPr>
          <w:t>(</w:t>
        </w:r>
        <w:r>
          <w:rPr>
            <w:rFonts w:ascii="Courier New" w:hAnsi="Courier New" w:cs="Courier New"/>
            <w:lang w:val="en-US" w:eastAsia="en-US"/>
          </w:rPr>
          <w:t>String</w:t>
        </w:r>
        <w:r w:rsidRPr="00CC1495">
          <w:rPr>
            <w:rFonts w:ascii="Courier New" w:hAnsi="Courier New" w:cs="Courier New"/>
            <w:lang w:val="en-US" w:eastAsia="en-US"/>
          </w:rPr>
          <w:t xml:space="preserve"> </w:t>
        </w:r>
        <w:r>
          <w:rPr>
            <w:rFonts w:ascii="Courier New" w:hAnsi="Courier New" w:cs="Courier New"/>
            <w:lang w:val="en-US" w:eastAsia="en-US"/>
          </w:rPr>
          <w:t>jobId</w:t>
        </w:r>
        <w:r w:rsidRPr="00CC1495">
          <w:rPr>
            <w:rFonts w:ascii="Courier New" w:hAnsi="Courier New" w:cs="Courier New"/>
            <w:lang w:val="en-US" w:eastAsia="en-US"/>
          </w:rPr>
          <w:t>) {</w:t>
        </w:r>
      </w:ins>
    </w:p>
    <w:p w14:paraId="6D522B00" w14:textId="77777777" w:rsidR="00A40EDC" w:rsidRPr="00CC1495"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5" w:author="TARELA DUQUE Nicole" w:date="2018-12-12T08:49:00Z"/>
          <w:rFonts w:ascii="Courier New" w:hAnsi="Courier New" w:cs="Courier New"/>
          <w:lang w:val="en-US" w:eastAsia="en-US"/>
        </w:rPr>
      </w:pPr>
      <w:ins w:id="4606" w:author="TARELA DUQUE Nicole" w:date="2018-12-12T08:49:00Z">
        <w:r>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r>
          <w:rPr>
            <w:rFonts w:ascii="Courier New" w:hAnsi="Courier New" w:cs="Courier New"/>
            <w:color w:val="2A00FF"/>
            <w:lang w:val="en-US" w:eastAsia="en-US"/>
          </w:rPr>
          <w:t>jobId</w:t>
        </w:r>
        <w:r w:rsidRPr="00CC1495">
          <w:rPr>
            <w:rFonts w:ascii="Courier New" w:hAnsi="Courier New" w:cs="Courier New"/>
            <w:lang w:val="en-US" w:eastAsia="en-US"/>
          </w:rPr>
          <w:t xml:space="preserve"> = </w:t>
        </w:r>
        <w:r>
          <w:rPr>
            <w:rFonts w:ascii="Courier New" w:hAnsi="Courier New" w:cs="Courier New"/>
            <w:lang w:val="en-US" w:eastAsia="en-US"/>
          </w:rPr>
          <w:t>jobId</w:t>
        </w:r>
        <w:r w:rsidRPr="00CC1495">
          <w:rPr>
            <w:rFonts w:ascii="Courier New" w:hAnsi="Courier New" w:cs="Courier New"/>
            <w:lang w:val="en-US" w:eastAsia="en-US"/>
          </w:rPr>
          <w:t>;</w:t>
        </w:r>
      </w:ins>
    </w:p>
    <w:p w14:paraId="04489D68" w14:textId="77777777"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7" w:author="TARELA DUQUE Nicole" w:date="2018-12-12T08:49:00Z"/>
          <w:rFonts w:ascii="Courier New" w:hAnsi="Courier New" w:cs="Courier New"/>
          <w:lang w:val="en-US" w:eastAsia="en-US"/>
        </w:rPr>
      </w:pPr>
      <w:ins w:id="4608" w:author="TARELA DUQUE Nicole" w:date="2018-12-12T08:49:00Z">
        <w:r>
          <w:rPr>
            <w:rFonts w:ascii="Courier New" w:hAnsi="Courier New" w:cs="Courier New"/>
            <w:lang w:val="en-US" w:eastAsia="en-US"/>
          </w:rPr>
          <w:tab/>
        </w:r>
        <w:r w:rsidRPr="00CC1495">
          <w:rPr>
            <w:rFonts w:ascii="Courier New" w:hAnsi="Courier New" w:cs="Courier New"/>
            <w:lang w:val="en-US" w:eastAsia="en-US"/>
          </w:rPr>
          <w:t>}</w:t>
        </w:r>
      </w:ins>
    </w:p>
    <w:p w14:paraId="70CB62BD" w14:textId="7D4AB6A9"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09" w:author="TARELA DUQUE Nicole" w:date="2018-12-12T09:14:00Z"/>
          <w:rFonts w:ascii="Courier New" w:hAnsi="Courier New" w:cs="Courier New"/>
          <w:lang w:val="en-US" w:eastAsia="en-US"/>
        </w:rPr>
      </w:pPr>
    </w:p>
    <w:p w14:paraId="656DD215" w14:textId="38A312B3"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10" w:author="TARELA DUQUE Nicole" w:date="2018-12-12T09:14:00Z"/>
          <w:rFonts w:ascii="Courier New" w:hAnsi="Courier New" w:cs="Courier New"/>
          <w:lang w:val="en-US" w:eastAsia="en-US"/>
        </w:rPr>
      </w:pPr>
      <w:ins w:id="4611" w:author="TARELA DUQUE Nicole" w:date="2018-12-12T09:14: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w:t>
        </w:r>
      </w:ins>
      <w:ins w:id="4612" w:author="TARELA DUQUE Nicole" w:date="2018-12-12T09:28:00Z">
        <w:r w:rsidR="00101E7A">
          <w:rPr>
            <w:rFonts w:ascii="Courier New" w:hAnsi="Courier New" w:cs="Courier New"/>
            <w:lang w:val="en-US" w:eastAsia="en-US"/>
          </w:rPr>
          <w:t>Manager g</w:t>
        </w:r>
      </w:ins>
      <w:ins w:id="4613" w:author="TARELA DUQUE Nicole" w:date="2018-12-12T09:14:00Z">
        <w:r w:rsidRPr="00CC1495">
          <w:rPr>
            <w:rFonts w:ascii="Courier New" w:hAnsi="Courier New" w:cs="Courier New"/>
            <w:lang w:val="en-US" w:eastAsia="en-US"/>
          </w:rPr>
          <w:t>et</w:t>
        </w:r>
        <w:r>
          <w:rPr>
            <w:rFonts w:ascii="Courier New" w:hAnsi="Courier New" w:cs="Courier New"/>
            <w:lang w:val="en-US" w:eastAsia="en-US"/>
          </w:rPr>
          <w:t>Manager</w:t>
        </w:r>
        <w:r w:rsidRPr="00CC1495">
          <w:rPr>
            <w:rFonts w:ascii="Courier New" w:hAnsi="Courier New" w:cs="Courier New"/>
            <w:lang w:val="en-US" w:eastAsia="en-US"/>
          </w:rPr>
          <w:t>Id() {</w:t>
        </w:r>
      </w:ins>
    </w:p>
    <w:p w14:paraId="412161D2" w14:textId="5C4906E1"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14" w:author="TARELA DUQUE Nicole" w:date="2018-12-12T09:14:00Z"/>
          <w:rFonts w:ascii="Courier New" w:hAnsi="Courier New" w:cs="Courier New"/>
          <w:lang w:val="en-US" w:eastAsia="en-US"/>
        </w:rPr>
      </w:pPr>
      <w:ins w:id="4615" w:author="TARELA DUQUE Nicole" w:date="2018-12-12T09:14: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return</w:t>
        </w:r>
        <w:r w:rsidRPr="00CC1495">
          <w:rPr>
            <w:rFonts w:ascii="Courier New" w:hAnsi="Courier New" w:cs="Courier New"/>
            <w:lang w:val="en-US" w:eastAsia="en-US"/>
          </w:rPr>
          <w:t xml:space="preserve"> </w:t>
        </w:r>
      </w:ins>
      <w:ins w:id="4616" w:author="TARELA DUQUE Nicole" w:date="2018-12-12T09:15:00Z">
        <w:r w:rsidRPr="00047B03">
          <w:rPr>
            <w:rFonts w:ascii="Courier New" w:hAnsi="Courier New" w:cs="Courier New"/>
            <w:color w:val="2A00FF"/>
            <w:lang w:val="en-US" w:eastAsia="en-US"/>
          </w:rPr>
          <w:t>managerI</w:t>
        </w:r>
      </w:ins>
      <w:ins w:id="4617" w:author="TARELA DUQUE Nicole" w:date="2018-12-12T09:14:00Z">
        <w:r w:rsidRPr="00047B03">
          <w:rPr>
            <w:rFonts w:ascii="Courier New" w:hAnsi="Courier New" w:cs="Courier New"/>
            <w:color w:val="2A00FF"/>
            <w:lang w:val="en-US" w:eastAsia="en-US"/>
          </w:rPr>
          <w:t>d</w:t>
        </w:r>
        <w:r w:rsidRPr="00CC1495">
          <w:rPr>
            <w:rFonts w:ascii="Courier New" w:hAnsi="Courier New" w:cs="Courier New"/>
            <w:lang w:val="en-US" w:eastAsia="en-US"/>
          </w:rPr>
          <w:t>;</w:t>
        </w:r>
      </w:ins>
    </w:p>
    <w:p w14:paraId="38B2883C" w14:textId="77777777"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18" w:author="TARELA DUQUE Nicole" w:date="2018-12-12T09:14:00Z"/>
          <w:rFonts w:ascii="Courier New" w:hAnsi="Courier New" w:cs="Courier New"/>
          <w:lang w:val="en-US" w:eastAsia="en-US"/>
        </w:rPr>
      </w:pPr>
      <w:ins w:id="4619" w:author="TARELA DUQUE Nicole" w:date="2018-12-12T09:14:00Z">
        <w:r w:rsidRPr="00CC1495">
          <w:rPr>
            <w:rFonts w:ascii="Courier New" w:hAnsi="Courier New" w:cs="Courier New"/>
            <w:lang w:val="en-US" w:eastAsia="en-US"/>
          </w:rPr>
          <w:tab/>
          <w:t>}</w:t>
        </w:r>
      </w:ins>
    </w:p>
    <w:p w14:paraId="3421428F" w14:textId="77777777"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20" w:author="TARELA DUQUE Nicole" w:date="2018-12-12T09:14:00Z"/>
          <w:rFonts w:ascii="Courier New" w:hAnsi="Courier New" w:cs="Courier New"/>
          <w:lang w:val="en-US" w:eastAsia="en-US"/>
        </w:rPr>
      </w:pPr>
    </w:p>
    <w:p w14:paraId="7B033CD7" w14:textId="413F1920"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21" w:author="TARELA DUQUE Nicole" w:date="2018-12-12T09:14:00Z"/>
          <w:rFonts w:ascii="Courier New" w:hAnsi="Courier New" w:cs="Courier New"/>
          <w:lang w:val="en-US" w:eastAsia="en-US"/>
        </w:rPr>
      </w:pPr>
      <w:ins w:id="4622" w:author="TARELA DUQUE Nicole" w:date="2018-12-12T09:14:00Z">
        <w:r w:rsidRPr="00CC1495">
          <w:rPr>
            <w:rFonts w:ascii="Courier New" w:hAnsi="Courier New" w:cs="Courier New"/>
            <w:lang w:val="en-US" w:eastAsia="en-US"/>
          </w:rPr>
          <w:tab/>
        </w:r>
        <w:r w:rsidRPr="00F8650F">
          <w:rPr>
            <w:rFonts w:ascii="Courier New" w:hAnsi="Courier New" w:cs="Courier New"/>
            <w:b/>
            <w:bCs/>
            <w:color w:val="7F0055"/>
            <w:lang w:val="en-US" w:eastAsia="en-US"/>
          </w:rPr>
          <w:t>public</w:t>
        </w:r>
        <w:r w:rsidRPr="00CC1495">
          <w:rPr>
            <w:rFonts w:ascii="Courier New" w:hAnsi="Courier New" w:cs="Courier New"/>
            <w:lang w:val="en-US" w:eastAsia="en-US"/>
          </w:rPr>
          <w:t xml:space="preserve"> void set</w:t>
        </w:r>
      </w:ins>
      <w:ins w:id="4623" w:author="TARELA DUQUE Nicole" w:date="2018-12-12T09:15:00Z">
        <w:r>
          <w:rPr>
            <w:rFonts w:ascii="Courier New" w:hAnsi="Courier New" w:cs="Courier New"/>
            <w:lang w:val="en-US" w:eastAsia="en-US"/>
          </w:rPr>
          <w:t>Manager</w:t>
        </w:r>
      </w:ins>
      <w:ins w:id="4624" w:author="TARELA DUQUE Nicole" w:date="2018-12-12T09:14:00Z">
        <w:r w:rsidRPr="00CC1495">
          <w:rPr>
            <w:rFonts w:ascii="Courier New" w:hAnsi="Courier New" w:cs="Courier New"/>
            <w:lang w:val="en-US" w:eastAsia="en-US"/>
          </w:rPr>
          <w:t>Id(</w:t>
        </w:r>
      </w:ins>
      <w:ins w:id="4625" w:author="TARELA DUQUE Nicole" w:date="2018-12-12T09:28:00Z">
        <w:r w:rsidR="00101E7A" w:rsidRPr="00101E7A">
          <w:rPr>
            <w:rFonts w:ascii="Courier New" w:hAnsi="Courier New" w:cs="Courier New"/>
            <w:bCs/>
            <w:lang w:val="en-US" w:eastAsia="en-US"/>
          </w:rPr>
          <w:t>Manager</w:t>
        </w:r>
      </w:ins>
      <w:ins w:id="4626" w:author="TARELA DUQUE Nicole" w:date="2018-12-12T09:14:00Z">
        <w:r w:rsidRPr="00101E7A">
          <w:rPr>
            <w:rFonts w:ascii="Courier New" w:hAnsi="Courier New" w:cs="Courier New"/>
            <w:lang w:val="en-US" w:eastAsia="en-US"/>
          </w:rPr>
          <w:t xml:space="preserve"> </w:t>
        </w:r>
      </w:ins>
      <w:ins w:id="4627" w:author="TARELA DUQUE Nicole" w:date="2018-12-12T09:15:00Z">
        <w:r w:rsidRPr="00047B03">
          <w:rPr>
            <w:rFonts w:ascii="Courier New" w:hAnsi="Courier New" w:cs="Courier New"/>
            <w:lang w:val="en-US" w:eastAsia="en-US"/>
          </w:rPr>
          <w:t>managerId</w:t>
        </w:r>
      </w:ins>
      <w:ins w:id="4628" w:author="TARELA DUQUE Nicole" w:date="2018-12-12T09:14:00Z">
        <w:r w:rsidRPr="00CC1495">
          <w:rPr>
            <w:rFonts w:ascii="Courier New" w:hAnsi="Courier New" w:cs="Courier New"/>
            <w:lang w:val="en-US" w:eastAsia="en-US"/>
          </w:rPr>
          <w:t>) {</w:t>
        </w:r>
      </w:ins>
    </w:p>
    <w:p w14:paraId="4641FC97" w14:textId="28FF389B"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29" w:author="TARELA DUQUE Nicole" w:date="2018-12-12T09:14:00Z"/>
          <w:rFonts w:ascii="Courier New" w:hAnsi="Courier New" w:cs="Courier New"/>
          <w:lang w:val="en-US" w:eastAsia="en-US"/>
        </w:rPr>
      </w:pPr>
      <w:ins w:id="4630" w:author="TARELA DUQUE Nicole" w:date="2018-12-12T09:14:00Z">
        <w:r w:rsidRPr="00CC1495">
          <w:rPr>
            <w:rFonts w:ascii="Courier New" w:hAnsi="Courier New" w:cs="Courier New"/>
            <w:lang w:val="en-US" w:eastAsia="en-US"/>
          </w:rPr>
          <w:tab/>
        </w:r>
        <w:r w:rsidRPr="00CC1495">
          <w:rPr>
            <w:rFonts w:ascii="Courier New" w:hAnsi="Courier New" w:cs="Courier New"/>
            <w:lang w:val="en-US" w:eastAsia="en-US"/>
          </w:rPr>
          <w:tab/>
        </w:r>
        <w:r w:rsidRPr="00F8650F">
          <w:rPr>
            <w:rFonts w:ascii="Courier New" w:hAnsi="Courier New" w:cs="Courier New"/>
            <w:b/>
            <w:bCs/>
            <w:color w:val="7F0055"/>
            <w:lang w:val="en-US" w:eastAsia="en-US"/>
          </w:rPr>
          <w:t>this</w:t>
        </w:r>
        <w:r w:rsidRPr="00CC1495">
          <w:rPr>
            <w:rFonts w:ascii="Courier New" w:hAnsi="Courier New" w:cs="Courier New"/>
            <w:lang w:val="en-US" w:eastAsia="en-US"/>
          </w:rPr>
          <w:t>.</w:t>
        </w:r>
      </w:ins>
      <w:ins w:id="4631" w:author="TARELA DUQUE Nicole" w:date="2018-12-12T09:15:00Z">
        <w:r w:rsidRPr="00047B03">
          <w:rPr>
            <w:rFonts w:ascii="Courier New" w:hAnsi="Courier New" w:cs="Courier New"/>
            <w:color w:val="2A00FF"/>
            <w:lang w:val="en-US" w:eastAsia="en-US"/>
          </w:rPr>
          <w:t>managerId</w:t>
        </w:r>
        <w:r w:rsidRPr="00CC1495">
          <w:rPr>
            <w:rFonts w:ascii="Courier New" w:hAnsi="Courier New" w:cs="Courier New"/>
            <w:lang w:val="en-US" w:eastAsia="en-US"/>
          </w:rPr>
          <w:t xml:space="preserve"> </w:t>
        </w:r>
      </w:ins>
      <w:ins w:id="4632" w:author="TARELA DUQUE Nicole" w:date="2018-12-12T09:14:00Z">
        <w:r w:rsidRPr="00CC1495">
          <w:rPr>
            <w:rFonts w:ascii="Courier New" w:hAnsi="Courier New" w:cs="Courier New"/>
            <w:lang w:val="en-US" w:eastAsia="en-US"/>
          </w:rPr>
          <w:t xml:space="preserve">= </w:t>
        </w:r>
      </w:ins>
      <w:ins w:id="4633" w:author="TARELA DUQUE Nicole" w:date="2018-12-12T09:15:00Z">
        <w:r w:rsidRPr="00047B03">
          <w:rPr>
            <w:rFonts w:ascii="Courier New" w:hAnsi="Courier New" w:cs="Courier New"/>
            <w:lang w:val="en-US" w:eastAsia="en-US"/>
          </w:rPr>
          <w:t>managerId</w:t>
        </w:r>
      </w:ins>
      <w:ins w:id="4634" w:author="TARELA DUQUE Nicole" w:date="2018-12-12T09:14:00Z">
        <w:r w:rsidRPr="00CC1495">
          <w:rPr>
            <w:rFonts w:ascii="Courier New" w:hAnsi="Courier New" w:cs="Courier New"/>
            <w:lang w:val="en-US" w:eastAsia="en-US"/>
          </w:rPr>
          <w:t>;</w:t>
        </w:r>
      </w:ins>
    </w:p>
    <w:p w14:paraId="6C8409B0" w14:textId="77777777" w:rsidR="00047B03" w:rsidRPr="00CC1495" w:rsidRDefault="00047B03" w:rsidP="00047B0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35" w:author="TARELA DUQUE Nicole" w:date="2018-12-12T09:14:00Z"/>
          <w:rFonts w:ascii="Courier New" w:hAnsi="Courier New" w:cs="Courier New"/>
          <w:lang w:val="en-US" w:eastAsia="en-US"/>
        </w:rPr>
      </w:pPr>
      <w:ins w:id="4636" w:author="TARELA DUQUE Nicole" w:date="2018-12-12T09:14:00Z">
        <w:r w:rsidRPr="00CC1495">
          <w:rPr>
            <w:rFonts w:ascii="Courier New" w:hAnsi="Courier New" w:cs="Courier New"/>
            <w:lang w:val="en-US" w:eastAsia="en-US"/>
          </w:rPr>
          <w:tab/>
          <w:t>}</w:t>
        </w:r>
      </w:ins>
    </w:p>
    <w:p w14:paraId="6EF3DCCA" w14:textId="3B4E6C76" w:rsidR="00A40EDC"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37" w:author="TARELA DUQUE Nicole" w:date="2018-12-12T08:49:00Z"/>
          <w:rFonts w:ascii="Courier New" w:hAnsi="Courier New" w:cs="Courier New"/>
          <w:lang w:val="en-US" w:eastAsia="en-US"/>
        </w:rPr>
      </w:pPr>
    </w:p>
    <w:p w14:paraId="4B2D9469" w14:textId="77777777" w:rsidR="003D3BC2" w:rsidRPr="00A66B4F" w:rsidRDefault="003D3BC2" w:rsidP="003D3BC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38" w:author="TARELA DUQUE Nicole" w:date="2018-12-12T09:53:00Z"/>
          <w:rFonts w:ascii="Courier New" w:hAnsi="Courier New" w:cs="Courier New"/>
          <w:lang w:val="en-US" w:eastAsia="en-US"/>
        </w:rPr>
      </w:pPr>
      <w:ins w:id="4639" w:author="TARELA DUQUE Nicole" w:date="2018-12-12T09:53: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2EA36081" w14:textId="77777777" w:rsidR="003D3BC2" w:rsidRPr="00A66B4F" w:rsidRDefault="003D3BC2" w:rsidP="003D3BC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40" w:author="TARELA DUQUE Nicole" w:date="2018-12-12T09:53:00Z"/>
          <w:rFonts w:ascii="Courier New" w:hAnsi="Courier New" w:cs="Courier New"/>
          <w:lang w:val="en-US" w:eastAsia="en-US"/>
        </w:rPr>
      </w:pPr>
      <w:ins w:id="4641" w:author="TARELA DUQUE Nicole" w:date="2018-12-12T09:53: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String toString() {</w:t>
        </w:r>
      </w:ins>
    </w:p>
    <w:p w14:paraId="4CB9FEF8" w14:textId="77777777" w:rsidR="003D3BC2" w:rsidRPr="00C25884" w:rsidRDefault="003D3BC2" w:rsidP="003D3BC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42" w:author="TARELA DUQUE Nicole" w:date="2018-12-12T09:53:00Z"/>
          <w:rFonts w:ascii="Courier New" w:hAnsi="Courier New" w:cs="Courier New"/>
          <w:lang w:val="en-US" w:eastAsia="en-US"/>
        </w:rPr>
      </w:pPr>
      <w:ins w:id="4643" w:author="TARELA DUQUE Nicole" w:date="2018-12-12T09:53:00Z">
        <w:r>
          <w:rPr>
            <w:rFonts w:ascii="Courier New" w:hAnsi="Courier New" w:cs="Courier New"/>
            <w:lang w:val="en-US" w:eastAsia="en-US"/>
          </w:rPr>
          <w:tab/>
        </w:r>
        <w:r w:rsidRPr="00A66B4F">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String.</w:t>
        </w:r>
        <w:r w:rsidRPr="00047B03">
          <w:rPr>
            <w:rFonts w:ascii="Courier New" w:hAnsi="Courier New" w:cs="Courier New"/>
            <w:i/>
            <w:lang w:val="en-US" w:eastAsia="en-US"/>
          </w:rPr>
          <w:t>format</w:t>
        </w:r>
        <w:r w:rsidRPr="00A66B4F">
          <w:rPr>
            <w:rFonts w:ascii="Courier New" w:hAnsi="Courier New" w:cs="Courier New"/>
            <w:lang w:val="en-US" w:eastAsia="en-US"/>
          </w:rPr>
          <w:t>(</w:t>
        </w:r>
        <w:r w:rsidRPr="00E5674A">
          <w:rPr>
            <w:rFonts w:ascii="Courier New" w:hAnsi="Courier New" w:cs="Courier New"/>
            <w:color w:val="2A00FF"/>
            <w:lang w:val="en-US" w:eastAsia="en-US"/>
          </w:rPr>
          <w:t>"id=%d, nombre=%s,  apellido=%s, salario=%d</w:t>
        </w:r>
        <w:r>
          <w:rPr>
            <w:rFonts w:ascii="Courier New" w:hAnsi="Courier New" w:cs="Courier New"/>
            <w:color w:val="2A00FF"/>
            <w:lang w:val="en-US" w:eastAsia="en-US"/>
          </w:rPr>
          <w:t xml:space="preserve">, </w:t>
        </w:r>
        <w:r w:rsidRPr="00047B03">
          <w:rPr>
            <w:rFonts w:ascii="Courier New" w:hAnsi="Courier New" w:cs="Courier New"/>
            <w:color w:val="2A00FF"/>
            <w:lang w:val="en-US" w:eastAsia="en-US"/>
          </w:rPr>
          <w:t>manager=%d</w:t>
        </w:r>
        <w:r>
          <w:rPr>
            <w:rFonts w:ascii="Courier New" w:hAnsi="Courier New" w:cs="Courier New"/>
            <w:color w:val="2A00FF"/>
            <w:lang w:val="en-US" w:eastAsia="en-US"/>
          </w:rPr>
          <w:t>,</w:t>
        </w:r>
        <w:r>
          <w:rPr>
            <w:rFonts w:ascii="Courier New" w:hAnsi="Courier New" w:cs="Courier New"/>
            <w:color w:val="2A00FF"/>
            <w:lang w:val="en-US" w:eastAsia="en-US"/>
          </w:rPr>
          <w:tab/>
        </w:r>
        <w:r>
          <w:rPr>
            <w:rFonts w:ascii="Courier New" w:hAnsi="Courier New" w:cs="Courier New"/>
            <w:color w:val="2A00FF"/>
            <w:lang w:val="en-US" w:eastAsia="en-US"/>
          </w:rPr>
          <w:tab/>
        </w:r>
        <w:r>
          <w:rPr>
            <w:rFonts w:ascii="Courier New" w:hAnsi="Courier New" w:cs="Courier New"/>
            <w:color w:val="2A00FF"/>
            <w:lang w:val="en-US" w:eastAsia="en-US"/>
          </w:rPr>
          <w:tab/>
        </w:r>
        <w:r w:rsidRPr="00C25884">
          <w:rPr>
            <w:rFonts w:ascii="Courier New" w:hAnsi="Courier New" w:cs="Courier New"/>
            <w:color w:val="2A00FF"/>
            <w:lang w:val="en-US" w:eastAsia="en-US"/>
          </w:rPr>
          <w:t>departamento=%d</w:t>
        </w:r>
        <w:r w:rsidRPr="00047B03">
          <w:rPr>
            <w:rFonts w:ascii="Courier New" w:hAnsi="Courier New" w:cs="Courier New"/>
            <w:color w:val="2A00FF"/>
            <w:lang w:val="en-US" w:eastAsia="en-US"/>
          </w:rPr>
          <w:t xml:space="preserve"> </w:t>
        </w:r>
        <w:r w:rsidRPr="00E5674A">
          <w:rPr>
            <w:rFonts w:ascii="Courier New" w:hAnsi="Courier New" w:cs="Courier New"/>
            <w:color w:val="2A00FF"/>
            <w:lang w:val="en-US" w:eastAsia="en-US"/>
          </w:rPr>
          <w:t>"</w:t>
        </w:r>
        <w:r w:rsidRPr="00A66B4F">
          <w:rPr>
            <w:rFonts w:ascii="Courier New" w:hAnsi="Courier New" w:cs="Courier New"/>
            <w:lang w:val="en-US" w:eastAsia="en-US"/>
          </w:rPr>
          <w:t>,</w:t>
        </w:r>
        <w:r>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E5674A">
          <w:rPr>
            <w:rFonts w:ascii="Courier New" w:hAnsi="Courier New" w:cs="Courier New"/>
            <w:color w:val="2A00FF"/>
            <w:lang w:val="en-US" w:eastAsia="en-US"/>
          </w:rPr>
          <w:t>id</w:t>
        </w:r>
        <w:r w:rsidRPr="00A66B4F">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E5674A">
          <w:rPr>
            <w:rFonts w:ascii="Courier New" w:hAnsi="Courier New" w:cs="Courier New"/>
            <w:color w:val="2A00FF"/>
            <w:lang w:val="en-US" w:eastAsia="en-US"/>
          </w:rPr>
          <w:t>name</w:t>
        </w:r>
        <w:r w:rsidRPr="00A66B4F">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E5674A">
          <w:rPr>
            <w:rFonts w:ascii="Courier New" w:hAnsi="Courier New" w:cs="Courier New"/>
            <w:color w:val="2A00FF"/>
            <w:lang w:val="en-US" w:eastAsia="en-US"/>
          </w:rPr>
          <w:t>surname</w:t>
        </w:r>
        <w:r w:rsidRPr="00A66B4F">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E5674A">
          <w:rPr>
            <w:rFonts w:ascii="Courier New" w:hAnsi="Courier New" w:cs="Courier New"/>
            <w:color w:val="2A00FF"/>
            <w:lang w:val="en-US" w:eastAsia="en-US"/>
          </w:rPr>
          <w:t>salary</w:t>
        </w:r>
        <w:r>
          <w:rPr>
            <w:rFonts w:ascii="Courier New" w:hAnsi="Courier New" w:cs="Courier New"/>
            <w:color w:val="2A00FF"/>
            <w:lang w:val="en-US" w:eastAsia="en-US"/>
          </w:rPr>
          <w:t xml:space="preserve">, </w:t>
        </w:r>
        <w:r w:rsidRPr="00047B03">
          <w:rPr>
            <w:rFonts w:ascii="Courier New" w:hAnsi="Courier New" w:cs="Courier New"/>
            <w:b/>
            <w:bCs/>
            <w:color w:val="7F0055"/>
            <w:lang w:val="en-US" w:eastAsia="en-US"/>
          </w:rPr>
          <w:t>this</w:t>
        </w:r>
        <w:r>
          <w:rPr>
            <w:rFonts w:ascii="Courier New" w:hAnsi="Courier New" w:cs="Courier New"/>
            <w:color w:val="2A00FF"/>
            <w:lang w:val="en-US" w:eastAsia="en-US"/>
          </w:rPr>
          <w:t>.</w:t>
        </w:r>
        <w:r w:rsidRPr="00047B03">
          <w:rPr>
            <w:rFonts w:ascii="Courier New" w:hAnsi="Courier New" w:cs="Courier New"/>
            <w:color w:val="2A00FF"/>
            <w:lang w:val="en-US" w:eastAsia="en-US"/>
          </w:rPr>
          <w:t xml:space="preserve"> </w:t>
        </w:r>
      </w:ins>
    </w:p>
    <w:p w14:paraId="16773C39" w14:textId="77777777" w:rsidR="003D3BC2" w:rsidRPr="00C25884" w:rsidRDefault="003D3BC2" w:rsidP="003D3BC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44" w:author="TARELA DUQUE Nicole" w:date="2018-12-12T09:53:00Z"/>
          <w:rFonts w:ascii="Courier New" w:hAnsi="Courier New" w:cs="Courier New"/>
          <w:color w:val="2A00FF"/>
          <w:lang w:val="en-US" w:eastAsia="en-US"/>
        </w:rPr>
      </w:pPr>
      <w:ins w:id="4645" w:author="TARELA DUQUE Nicole" w:date="2018-12-12T09:53:00Z">
        <w:r>
          <w:rPr>
            <w:rFonts w:ascii="Courier New" w:hAnsi="Courier New" w:cs="Courier New"/>
            <w:color w:val="2A00FF"/>
            <w:lang w:val="en-US" w:eastAsia="en-US"/>
          </w:rPr>
          <w:tab/>
        </w:r>
        <w:r>
          <w:rPr>
            <w:rFonts w:ascii="Courier New" w:hAnsi="Courier New" w:cs="Courier New"/>
            <w:color w:val="2A00FF"/>
            <w:lang w:val="en-US" w:eastAsia="en-US"/>
          </w:rPr>
          <w:tab/>
        </w:r>
        <w:r>
          <w:rPr>
            <w:rFonts w:ascii="Courier New" w:hAnsi="Courier New" w:cs="Courier New"/>
            <w:color w:val="2A00FF"/>
            <w:lang w:val="en-US" w:eastAsia="en-US"/>
          </w:rPr>
          <w:tab/>
        </w:r>
        <w:r w:rsidRPr="00047B03">
          <w:rPr>
            <w:rFonts w:ascii="Courier New" w:hAnsi="Courier New" w:cs="Courier New"/>
            <w:color w:val="2A00FF"/>
            <w:lang w:val="en-US" w:eastAsia="en-US"/>
          </w:rPr>
          <w:t>managerId</w:t>
        </w:r>
        <w:r>
          <w:rPr>
            <w:rFonts w:ascii="Courier New" w:hAnsi="Courier New" w:cs="Courier New"/>
            <w:lang w:val="en-US" w:eastAsia="en-US"/>
          </w:rPr>
          <w:t xml:space="preserve">.getManager_id(), </w:t>
        </w:r>
        <w:r w:rsidRPr="00047B03">
          <w:rPr>
            <w:rFonts w:ascii="Courier New" w:hAnsi="Courier New" w:cs="Courier New"/>
            <w:b/>
            <w:bCs/>
            <w:color w:val="7F0055"/>
            <w:lang w:val="en-US" w:eastAsia="en-US"/>
          </w:rPr>
          <w:t>this</w:t>
        </w:r>
        <w:r>
          <w:rPr>
            <w:rFonts w:ascii="Courier New" w:hAnsi="Courier New" w:cs="Courier New"/>
            <w:color w:val="2A00FF"/>
            <w:lang w:val="en-US" w:eastAsia="en-US"/>
          </w:rPr>
          <w:t>.department</w:t>
        </w:r>
        <w:r>
          <w:rPr>
            <w:rFonts w:ascii="Courier New" w:hAnsi="Courier New" w:cs="Courier New"/>
            <w:lang w:val="en-US" w:eastAsia="en-US"/>
          </w:rPr>
          <w:t>.getId())</w:t>
        </w:r>
        <w:r w:rsidRPr="00A66B4F">
          <w:rPr>
            <w:rFonts w:ascii="Courier New" w:hAnsi="Courier New" w:cs="Courier New"/>
            <w:lang w:val="en-US" w:eastAsia="en-US"/>
          </w:rPr>
          <w:t>;</w:t>
        </w:r>
      </w:ins>
    </w:p>
    <w:p w14:paraId="774E1F29" w14:textId="77777777" w:rsidR="003D3BC2" w:rsidRPr="00A66B4F" w:rsidRDefault="003D3BC2" w:rsidP="003D3BC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46" w:author="TARELA DUQUE Nicole" w:date="2018-12-12T09:53:00Z"/>
          <w:rFonts w:ascii="Courier New" w:hAnsi="Courier New" w:cs="Courier New"/>
          <w:lang w:val="en-US" w:eastAsia="en-US"/>
        </w:rPr>
      </w:pPr>
      <w:ins w:id="4647" w:author="TARELA DUQUE Nicole" w:date="2018-12-12T09:53:00Z">
        <w:r>
          <w:rPr>
            <w:rFonts w:ascii="Courier New" w:hAnsi="Courier New" w:cs="Courier New"/>
            <w:lang w:val="en-US" w:eastAsia="en-US"/>
          </w:rPr>
          <w:tab/>
        </w:r>
        <w:r w:rsidRPr="00A66B4F">
          <w:rPr>
            <w:rFonts w:ascii="Courier New" w:hAnsi="Courier New" w:cs="Courier New"/>
            <w:lang w:val="en-US" w:eastAsia="en-US"/>
          </w:rPr>
          <w:t>}</w:t>
        </w:r>
      </w:ins>
    </w:p>
    <w:p w14:paraId="7583DA80" w14:textId="77777777" w:rsidR="00A40EDC" w:rsidRPr="00A66B4F" w:rsidRDefault="00A40EDC"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48" w:author="TARELA DUQUE Nicole" w:date="2018-12-12T08:49:00Z"/>
          <w:rFonts w:ascii="Courier New" w:hAnsi="Courier New" w:cs="Courier New"/>
          <w:lang w:val="en-US" w:eastAsia="en-US"/>
        </w:rPr>
      </w:pPr>
      <w:ins w:id="4649" w:author="TARELA DUQUE Nicole" w:date="2018-12-12T08:49:00Z">
        <w:r w:rsidRPr="00A66B4F">
          <w:rPr>
            <w:rFonts w:ascii="Courier New" w:hAnsi="Courier New" w:cs="Courier New"/>
            <w:lang w:val="en-US" w:eastAsia="en-US"/>
          </w:rPr>
          <w:tab/>
        </w:r>
        <w:r w:rsidRPr="00A66B4F">
          <w:rPr>
            <w:rFonts w:ascii="Courier New" w:hAnsi="Courier New" w:cs="Courier New"/>
            <w:lang w:val="en-US" w:eastAsia="en-US"/>
          </w:rPr>
          <w:tab/>
        </w:r>
      </w:ins>
    </w:p>
    <w:p w14:paraId="5E624726" w14:textId="49F0F0CC" w:rsidR="00A40EDC" w:rsidRPr="00A66B4F"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50" w:author="TARELA DUQUE Nicole" w:date="2018-12-12T08:49:00Z"/>
          <w:rFonts w:ascii="Courier New" w:hAnsi="Courier New" w:cs="Courier New"/>
          <w:lang w:val="en-US" w:eastAsia="en-US"/>
        </w:rPr>
      </w:pPr>
      <w:ins w:id="4651" w:author="TARELA DUQUE Nicole" w:date="2018-12-12T08:49:00Z">
        <w:r>
          <w:rPr>
            <w:rFonts w:ascii="Courier New" w:hAnsi="Courier New" w:cs="Courier New"/>
            <w:lang w:val="en-US" w:eastAsia="en-US"/>
          </w:rPr>
          <w:tab/>
        </w:r>
        <w:r w:rsidR="00A40EDC" w:rsidRPr="00047B03">
          <w:rPr>
            <w:rFonts w:ascii="Courier New" w:hAnsi="Courier New" w:cs="Courier New"/>
            <w:color w:val="646464"/>
            <w:lang w:val="en-US" w:eastAsia="en-US"/>
          </w:rPr>
          <w:t>@Override</w:t>
        </w:r>
      </w:ins>
    </w:p>
    <w:p w14:paraId="7B50774F" w14:textId="6C51FAD1" w:rsidR="00A40EDC" w:rsidRPr="00A66B4F"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52" w:author="TARELA DUQUE Nicole" w:date="2018-12-12T08:49:00Z"/>
          <w:rFonts w:ascii="Courier New" w:hAnsi="Courier New" w:cs="Courier New"/>
          <w:lang w:val="en-US" w:eastAsia="en-US"/>
        </w:rPr>
      </w:pPr>
      <w:ins w:id="4653" w:author="TARELA DUQUE Nicole" w:date="2018-12-12T08:49:00Z">
        <w:r>
          <w:rPr>
            <w:rFonts w:ascii="Courier New" w:hAnsi="Courier New" w:cs="Courier New"/>
            <w:lang w:val="en-US" w:eastAsia="en-US"/>
          </w:rPr>
          <w:tab/>
        </w:r>
        <w:r w:rsidR="00A40EDC" w:rsidRPr="00E5674A">
          <w:rPr>
            <w:rFonts w:ascii="Courier New" w:hAnsi="Courier New" w:cs="Courier New"/>
            <w:b/>
            <w:bCs/>
            <w:color w:val="7F0055"/>
            <w:lang w:val="en-US" w:eastAsia="en-US"/>
          </w:rPr>
          <w:t>public</w:t>
        </w:r>
        <w:r w:rsidR="00A40EDC" w:rsidRPr="00A66B4F">
          <w:rPr>
            <w:rFonts w:ascii="Courier New" w:hAnsi="Courier New" w:cs="Courier New"/>
            <w:lang w:val="en-US" w:eastAsia="en-US"/>
          </w:rPr>
          <w:t xml:space="preserve"> </w:t>
        </w:r>
        <w:r w:rsidR="00A40EDC" w:rsidRPr="00E5674A">
          <w:rPr>
            <w:rFonts w:ascii="Courier New" w:hAnsi="Courier New" w:cs="Courier New"/>
            <w:b/>
            <w:bCs/>
            <w:color w:val="7F0055"/>
            <w:lang w:val="en-US" w:eastAsia="en-US"/>
          </w:rPr>
          <w:t>int</w:t>
        </w:r>
        <w:r w:rsidR="00A40EDC" w:rsidRPr="00A66B4F">
          <w:rPr>
            <w:rFonts w:ascii="Courier New" w:hAnsi="Courier New" w:cs="Courier New"/>
            <w:lang w:val="en-US" w:eastAsia="en-US"/>
          </w:rPr>
          <w:t xml:space="preserve"> hashCode() {</w:t>
        </w:r>
      </w:ins>
    </w:p>
    <w:p w14:paraId="58FE113A" w14:textId="2DDB7CF2" w:rsidR="00A40EDC" w:rsidRPr="00A66B4F"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54" w:author="TARELA DUQUE Nicole" w:date="2018-12-12T08:49:00Z"/>
          <w:rFonts w:ascii="Courier New" w:hAnsi="Courier New" w:cs="Courier New"/>
          <w:lang w:val="en-US" w:eastAsia="en-US"/>
        </w:rPr>
      </w:pPr>
      <w:ins w:id="4655" w:author="TARELA DUQUE Nicole" w:date="2018-12-12T08:49:00Z">
        <w:r>
          <w:rPr>
            <w:rFonts w:ascii="Courier New" w:hAnsi="Courier New" w:cs="Courier New"/>
            <w:lang w:val="en-US" w:eastAsia="en-US"/>
          </w:rPr>
          <w:tab/>
        </w:r>
        <w:r>
          <w:rPr>
            <w:rFonts w:ascii="Courier New" w:hAnsi="Courier New" w:cs="Courier New"/>
            <w:lang w:val="en-US" w:eastAsia="en-US"/>
          </w:rPr>
          <w:tab/>
        </w:r>
        <w:r w:rsidR="00A40EDC" w:rsidRPr="00E5674A">
          <w:rPr>
            <w:rFonts w:ascii="Courier New" w:hAnsi="Courier New" w:cs="Courier New"/>
            <w:b/>
            <w:bCs/>
            <w:color w:val="7F0055"/>
            <w:lang w:val="en-US" w:eastAsia="en-US"/>
          </w:rPr>
          <w:t>return</w:t>
        </w:r>
        <w:r w:rsidR="00A40EDC" w:rsidRPr="00A66B4F">
          <w:rPr>
            <w:rFonts w:ascii="Courier New" w:hAnsi="Courier New" w:cs="Courier New"/>
            <w:lang w:val="en-US" w:eastAsia="en-US"/>
          </w:rPr>
          <w:t xml:space="preserve"> (</w:t>
        </w:r>
        <w:r w:rsidR="00A40EDC" w:rsidRPr="00E5674A">
          <w:rPr>
            <w:rFonts w:ascii="Courier New" w:hAnsi="Courier New" w:cs="Courier New"/>
            <w:b/>
            <w:bCs/>
            <w:color w:val="7F0055"/>
            <w:lang w:val="en-US" w:eastAsia="en-US"/>
          </w:rPr>
          <w:t>int</w:t>
        </w:r>
        <w:r w:rsidR="00A40EDC" w:rsidRPr="00A66B4F">
          <w:rPr>
            <w:rFonts w:ascii="Courier New" w:hAnsi="Courier New" w:cs="Courier New"/>
            <w:lang w:val="en-US" w:eastAsia="en-US"/>
          </w:rPr>
          <w:t>)</w:t>
        </w:r>
        <w:r w:rsidR="00A40EDC" w:rsidRPr="00E5674A">
          <w:rPr>
            <w:rFonts w:ascii="Courier New" w:hAnsi="Courier New" w:cs="Courier New"/>
            <w:b/>
            <w:bCs/>
            <w:color w:val="7F0055"/>
            <w:lang w:val="en-US" w:eastAsia="en-US"/>
          </w:rPr>
          <w:t>this</w:t>
        </w:r>
        <w:r w:rsidR="00A40EDC" w:rsidRPr="00A66B4F">
          <w:rPr>
            <w:rFonts w:ascii="Courier New" w:hAnsi="Courier New" w:cs="Courier New"/>
            <w:lang w:val="en-US" w:eastAsia="en-US"/>
          </w:rPr>
          <w:t>.</w:t>
        </w:r>
        <w:r w:rsidR="00A40EDC" w:rsidRPr="00E5674A">
          <w:rPr>
            <w:rFonts w:ascii="Courier New" w:hAnsi="Courier New" w:cs="Courier New"/>
            <w:color w:val="2A00FF"/>
            <w:lang w:val="en-US" w:eastAsia="en-US"/>
          </w:rPr>
          <w:t>id</w:t>
        </w:r>
        <w:r w:rsidR="00A40EDC" w:rsidRPr="00A66B4F">
          <w:rPr>
            <w:rFonts w:ascii="Courier New" w:hAnsi="Courier New" w:cs="Courier New"/>
            <w:lang w:val="en-US" w:eastAsia="en-US"/>
          </w:rPr>
          <w:t>;</w:t>
        </w:r>
      </w:ins>
    </w:p>
    <w:p w14:paraId="25E7BDE8" w14:textId="46D4E537" w:rsidR="00A40EDC" w:rsidRPr="00CC1495" w:rsidRDefault="00047B03" w:rsidP="00A40EDC">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56" w:author="TARELA DUQUE Nicole" w:date="2018-12-12T08:49:00Z"/>
          <w:rFonts w:ascii="Courier New" w:hAnsi="Courier New" w:cs="Courier New"/>
          <w:lang w:val="en-US" w:eastAsia="en-US"/>
        </w:rPr>
      </w:pPr>
      <w:ins w:id="4657" w:author="TARELA DUQUE Nicole" w:date="2018-12-12T08:49:00Z">
        <w:r>
          <w:rPr>
            <w:rFonts w:ascii="Courier New" w:hAnsi="Courier New" w:cs="Courier New"/>
            <w:lang w:val="en-US" w:eastAsia="en-US"/>
          </w:rPr>
          <w:tab/>
        </w:r>
        <w:r w:rsidR="00A40EDC" w:rsidRPr="00A66B4F">
          <w:rPr>
            <w:rFonts w:ascii="Courier New" w:hAnsi="Courier New" w:cs="Courier New"/>
            <w:lang w:val="en-US" w:eastAsia="en-US"/>
          </w:rPr>
          <w:t>}</w:t>
        </w:r>
      </w:ins>
    </w:p>
    <w:p w14:paraId="095A929D" w14:textId="68C1DF29" w:rsidR="00A40EDC" w:rsidRPr="00B072C7" w:rsidRDefault="00A40EDC" w:rsidP="006A0E1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58" w:author="TARELA DUQUE Nicole" w:date="2018-12-12T08:49:00Z"/>
          <w:rFonts w:ascii="Courier New" w:hAnsi="Courier New" w:cs="Courier New"/>
          <w:lang w:val="en-US" w:eastAsia="en-US"/>
        </w:rPr>
      </w:pPr>
      <w:ins w:id="4659" w:author="TARELA DUQUE Nicole" w:date="2018-12-12T08:49:00Z">
        <w:r w:rsidRPr="00CC1495">
          <w:rPr>
            <w:rFonts w:ascii="Courier New" w:hAnsi="Courier New" w:cs="Courier New"/>
            <w:lang w:val="en-US" w:eastAsia="en-US"/>
          </w:rPr>
          <w:t>}</w:t>
        </w:r>
      </w:ins>
    </w:p>
    <w:p w14:paraId="495809AA" w14:textId="7FF99A1C" w:rsidR="00B44CC3" w:rsidRDefault="00B44CC3" w:rsidP="00B072C7">
      <w:pPr>
        <w:ind w:left="0"/>
        <w:rPr>
          <w:ins w:id="4660" w:author="TARELA DUQUE Nicole" w:date="2018-12-12T13:48:00Z"/>
          <w:rFonts w:cs="Courier New"/>
          <w:szCs w:val="18"/>
          <w:lang w:val="en-US"/>
        </w:rPr>
      </w:pPr>
    </w:p>
    <w:p w14:paraId="259A30E4" w14:textId="77777777" w:rsidR="00CB4C1B" w:rsidRDefault="00CB4C1B" w:rsidP="00B072C7">
      <w:pPr>
        <w:ind w:left="0"/>
        <w:rPr>
          <w:ins w:id="4661" w:author="TARELA DUQUE Nicole" w:date="2018-12-12T09:22:00Z"/>
          <w:rFonts w:cs="Courier New"/>
          <w:szCs w:val="18"/>
          <w:lang w:val="en-US"/>
        </w:rPr>
      </w:pPr>
    </w:p>
    <w:p w14:paraId="309CC9C6"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62" w:author="TARELA DUQUE Nicole" w:date="2018-12-12T09:24:00Z"/>
          <w:rFonts w:ascii="Courier New" w:hAnsi="Courier New" w:cs="Courier New"/>
          <w:lang w:eastAsia="en-US"/>
        </w:rPr>
      </w:pPr>
      <w:ins w:id="4663" w:author="TARELA DUQUE Nicole" w:date="2018-12-12T09:24:00Z">
        <w:r w:rsidRPr="004C7571">
          <w:rPr>
            <w:rFonts w:ascii="Courier New" w:hAnsi="Courier New" w:cs="Courier New"/>
            <w:b/>
            <w:bCs/>
            <w:color w:val="7F0055"/>
            <w:szCs w:val="18"/>
            <w:lang w:eastAsia="en-US"/>
          </w:rPr>
          <w:t>package</w:t>
        </w:r>
        <w:r w:rsidRPr="004C7571">
          <w:rPr>
            <w:rFonts w:ascii="Courier New" w:hAnsi="Courier New" w:cs="Courier New"/>
            <w:lang w:eastAsia="en-US"/>
          </w:rPr>
          <w:t xml:space="preserve"> com.sopra.tutorialchapter3.entity;</w:t>
        </w:r>
      </w:ins>
    </w:p>
    <w:p w14:paraId="09F58FDE"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64" w:author="TARELA DUQUE Nicole" w:date="2018-12-12T09:24:00Z"/>
          <w:rFonts w:ascii="Courier New" w:hAnsi="Courier New" w:cs="Courier New"/>
          <w:lang w:eastAsia="en-US"/>
        </w:rPr>
      </w:pPr>
    </w:p>
    <w:p w14:paraId="2C9CF072"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65" w:author="TARELA DUQUE Nicole" w:date="2018-12-12T09:24:00Z"/>
          <w:rFonts w:ascii="Courier New" w:hAnsi="Courier New" w:cs="Courier New"/>
          <w:lang w:eastAsia="en-US"/>
        </w:rPr>
      </w:pPr>
      <w:ins w:id="4666" w:author="TARELA DUQUE Nicole" w:date="2018-12-12T09:24:00Z">
        <w:r w:rsidRPr="00AE20F1">
          <w:rPr>
            <w:rFonts w:ascii="Courier New" w:hAnsi="Courier New" w:cs="Courier New"/>
            <w:b/>
            <w:bCs/>
            <w:color w:val="7F0055"/>
            <w:szCs w:val="18"/>
            <w:lang w:eastAsia="en-US"/>
          </w:rPr>
          <w:t>import</w:t>
        </w:r>
        <w:r w:rsidRPr="00AE20F1">
          <w:rPr>
            <w:rFonts w:ascii="Courier New" w:hAnsi="Courier New" w:cs="Courier New"/>
            <w:lang w:eastAsia="en-US"/>
          </w:rPr>
          <w:t xml:space="preserve"> java.io.Serializable;</w:t>
        </w:r>
      </w:ins>
    </w:p>
    <w:p w14:paraId="1BC1131E"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67" w:author="TARELA DUQUE Nicole" w:date="2018-12-12T09:24:00Z"/>
          <w:rFonts w:ascii="Courier New" w:hAnsi="Courier New" w:cs="Courier New"/>
          <w:lang w:eastAsia="en-US"/>
        </w:rPr>
      </w:pPr>
      <w:ins w:id="4668"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java.util.List;</w:t>
        </w:r>
      </w:ins>
    </w:p>
    <w:p w14:paraId="5907273C"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69" w:author="TARELA DUQUE Nicole" w:date="2018-12-12T09:24:00Z"/>
          <w:rFonts w:ascii="Courier New" w:hAnsi="Courier New" w:cs="Courier New"/>
          <w:lang w:eastAsia="en-US"/>
        </w:rPr>
      </w:pPr>
      <w:ins w:id="4670" w:author="TARELA DUQUE Nicole" w:date="2018-12-12T09:2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javax.persistence.Access;</w:t>
        </w:r>
      </w:ins>
    </w:p>
    <w:p w14:paraId="027911A0"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71" w:author="TARELA DUQUE Nicole" w:date="2018-12-12T09:24:00Z"/>
          <w:rFonts w:ascii="Courier New" w:hAnsi="Courier New" w:cs="Courier New"/>
          <w:lang w:eastAsia="en-US"/>
        </w:rPr>
      </w:pPr>
      <w:ins w:id="4672" w:author="TARELA DUQUE Nicole" w:date="2018-12-12T09:2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javax.persistence.AccessType;</w:t>
        </w:r>
      </w:ins>
    </w:p>
    <w:p w14:paraId="79A5DF0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73" w:author="TARELA DUQUE Nicole" w:date="2018-12-12T09:24:00Z"/>
          <w:rFonts w:ascii="Courier New" w:hAnsi="Courier New" w:cs="Courier New"/>
          <w:lang w:eastAsia="en-US"/>
        </w:rPr>
      </w:pPr>
      <w:ins w:id="4674"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javax.persistence.Column;</w:t>
        </w:r>
      </w:ins>
    </w:p>
    <w:p w14:paraId="6B69AFFD"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75" w:author="TARELA DUQUE Nicole" w:date="2018-12-12T09:24:00Z"/>
          <w:rFonts w:ascii="Courier New" w:hAnsi="Courier New" w:cs="Courier New"/>
          <w:lang w:eastAsia="en-US"/>
        </w:rPr>
      </w:pPr>
      <w:ins w:id="4676"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javax.persistence.Entity;</w:t>
        </w:r>
      </w:ins>
    </w:p>
    <w:p w14:paraId="50916057"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77" w:author="TARELA DUQUE Nicole" w:date="2018-12-12T09:24:00Z"/>
          <w:rFonts w:ascii="Courier New" w:hAnsi="Courier New" w:cs="Courier New"/>
          <w:lang w:eastAsia="en-US"/>
        </w:rPr>
      </w:pPr>
      <w:ins w:id="4678"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javax.persistence.Id;</w:t>
        </w:r>
      </w:ins>
    </w:p>
    <w:p w14:paraId="7429C4F1"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79" w:author="TARELA DUQUE Nicole" w:date="2018-12-12T09:24:00Z"/>
          <w:rFonts w:ascii="Courier New" w:hAnsi="Courier New" w:cs="Courier New"/>
          <w:lang w:eastAsia="en-US"/>
        </w:rPr>
      </w:pPr>
      <w:ins w:id="4680"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javax.persistence.OneToMany;</w:t>
        </w:r>
      </w:ins>
    </w:p>
    <w:p w14:paraId="01753B81"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81" w:author="TARELA DUQUE Nicole" w:date="2018-12-12T09:24:00Z"/>
          <w:rFonts w:ascii="Courier New" w:hAnsi="Courier New" w:cs="Courier New"/>
          <w:lang w:eastAsia="en-US"/>
        </w:rPr>
      </w:pPr>
      <w:ins w:id="4682" w:author="TARELA DUQUE Nicole" w:date="2018-12-12T09:24:00Z">
        <w:r w:rsidRPr="004C7571">
          <w:rPr>
            <w:rFonts w:ascii="Courier New" w:hAnsi="Courier New" w:cs="Courier New"/>
            <w:b/>
            <w:bCs/>
            <w:color w:val="7F0055"/>
            <w:szCs w:val="18"/>
            <w:lang w:eastAsia="en-US"/>
          </w:rPr>
          <w:t>import</w:t>
        </w:r>
        <w:r w:rsidRPr="004C7571">
          <w:rPr>
            <w:rFonts w:ascii="Courier New" w:hAnsi="Courier New" w:cs="Courier New"/>
            <w:lang w:eastAsia="en-US"/>
          </w:rPr>
          <w:t xml:space="preserve"> javax.persistence.Table;</w:t>
        </w:r>
      </w:ins>
    </w:p>
    <w:p w14:paraId="09787159" w14:textId="04AA6823"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83" w:author="TARELA DUQUE Nicole" w:date="2018-12-12T09:31:00Z"/>
          <w:rFonts w:ascii="Courier New" w:hAnsi="Courier New" w:cs="Courier New"/>
          <w:lang w:eastAsia="en-US"/>
        </w:rPr>
      </w:pPr>
      <w:ins w:id="4684" w:author="TARELA DUQUE Nicole" w:date="2018-12-12T09:24:00Z">
        <w:r w:rsidRPr="0007644F">
          <w:rPr>
            <w:rFonts w:ascii="Courier New" w:hAnsi="Courier New" w:cs="Courier New"/>
            <w:b/>
            <w:bCs/>
            <w:color w:val="7F0055"/>
            <w:szCs w:val="18"/>
            <w:lang w:eastAsia="en-US"/>
          </w:rPr>
          <w:t>import</w:t>
        </w:r>
        <w:r w:rsidRPr="0007644F">
          <w:rPr>
            <w:rFonts w:ascii="Courier New" w:hAnsi="Courier New" w:cs="Courier New"/>
            <w:lang w:eastAsia="en-US"/>
          </w:rPr>
          <w:t xml:space="preserve"> javax.persistence.Transient;</w:t>
        </w:r>
      </w:ins>
    </w:p>
    <w:p w14:paraId="52A07DF1" w14:textId="77777777" w:rsidR="0035177E" w:rsidRDefault="0035177E" w:rsidP="0035177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85" w:author="TARELA DUQUE Nicole" w:date="2018-12-12T09:31:00Z"/>
          <w:rFonts w:ascii="Courier New" w:hAnsi="Courier New" w:cs="Courier New"/>
          <w:lang w:val="en-US" w:eastAsia="en-US"/>
        </w:rPr>
      </w:pPr>
      <w:ins w:id="4686" w:author="TARELA DUQUE Nicole" w:date="2018-12-12T09:31:00Z">
        <w:r w:rsidRPr="00A40EDC">
          <w:rPr>
            <w:rFonts w:ascii="Courier New" w:hAnsi="Courier New" w:cs="Courier New"/>
            <w:b/>
            <w:bCs/>
            <w:color w:val="7F0055"/>
            <w:lang w:val="en-US" w:eastAsia="en-US"/>
          </w:rPr>
          <w:t>import</w:t>
        </w:r>
        <w:r w:rsidRPr="00A40EDC">
          <w:rPr>
            <w:rFonts w:ascii="Courier New" w:hAnsi="Courier New" w:cs="Courier New"/>
            <w:lang w:val="en-US" w:eastAsia="en-US"/>
          </w:rPr>
          <w:t xml:space="preserve"> javax.persistence.Embedded;</w:t>
        </w:r>
      </w:ins>
    </w:p>
    <w:p w14:paraId="720C6795" w14:textId="77777777" w:rsidR="0035177E" w:rsidRDefault="0035177E" w:rsidP="0035177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87" w:author="TARELA DUQUE Nicole" w:date="2018-12-12T09:31:00Z"/>
          <w:rFonts w:ascii="Courier New" w:hAnsi="Courier New" w:cs="Courier New"/>
          <w:color w:val="646464"/>
          <w:lang w:val="en-US" w:eastAsia="en-US"/>
        </w:rPr>
      </w:pPr>
      <w:ins w:id="4688" w:author="TARELA DUQUE Nicole" w:date="2018-12-12T09:31: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javax.persistence.GeneratedValue;</w:t>
        </w:r>
      </w:ins>
    </w:p>
    <w:p w14:paraId="60EEA195" w14:textId="77777777" w:rsidR="0035177E" w:rsidRDefault="0035177E" w:rsidP="0035177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89" w:author="TARELA DUQUE Nicole" w:date="2018-12-12T09:31:00Z"/>
          <w:rFonts w:ascii="Courier New" w:hAnsi="Courier New" w:cs="Courier New"/>
          <w:lang w:val="en-US" w:eastAsia="en-US"/>
        </w:rPr>
      </w:pPr>
      <w:ins w:id="4690" w:author="TARELA DUQUE Nicole" w:date="2018-12-12T09:31:00Z">
        <w:r w:rsidRPr="0095263C">
          <w:rPr>
            <w:rFonts w:ascii="Courier New" w:hAnsi="Courier New" w:cs="Courier New"/>
            <w:b/>
            <w:bCs/>
            <w:color w:val="7F0055"/>
            <w:lang w:val="en-US" w:eastAsia="en-US"/>
          </w:rPr>
          <w:t>import</w:t>
        </w:r>
        <w:r w:rsidRPr="0095263C">
          <w:rPr>
            <w:rFonts w:ascii="Courier New" w:hAnsi="Courier New" w:cs="Courier New"/>
            <w:color w:val="646464"/>
            <w:lang w:val="en-US" w:eastAsia="en-US"/>
          </w:rPr>
          <w:t xml:space="preserve"> </w:t>
        </w:r>
        <w:r w:rsidRPr="0095263C">
          <w:rPr>
            <w:rFonts w:ascii="Courier New" w:hAnsi="Courier New" w:cs="Courier New"/>
            <w:lang w:val="en-US" w:eastAsia="en-US"/>
          </w:rPr>
          <w:t>javax.persistence.SequenceGenerator;</w:t>
        </w:r>
      </w:ins>
    </w:p>
    <w:p w14:paraId="1869C4E8" w14:textId="7879ED1F" w:rsidR="0035177E" w:rsidRPr="0035177E" w:rsidRDefault="0035177E"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1" w:author="TARELA DUQUE Nicole" w:date="2018-12-12T09:24:00Z"/>
          <w:rFonts w:ascii="Courier New" w:hAnsi="Courier New" w:cs="Courier New"/>
          <w:lang w:val="en-US" w:eastAsia="en-US"/>
        </w:rPr>
      </w:pPr>
      <w:ins w:id="4692" w:author="TARELA DUQUE Nicole" w:date="2018-12-12T09:31:00Z">
        <w:r w:rsidRPr="00047B03">
          <w:rPr>
            <w:rFonts w:ascii="Courier New" w:hAnsi="Courier New" w:cs="Courier New"/>
            <w:b/>
            <w:bCs/>
            <w:color w:val="7F0055"/>
            <w:lang w:val="en-US" w:eastAsia="en-US"/>
          </w:rPr>
          <w:t>import</w:t>
        </w:r>
        <w:r w:rsidRPr="00047B03">
          <w:rPr>
            <w:rFonts w:ascii="Courier New" w:hAnsi="Courier New" w:cs="Courier New"/>
            <w:lang w:val="en-US" w:eastAsia="en-US"/>
          </w:rPr>
          <w:t xml:space="preserve"> com.sopra.tutorialchapter3.embededobject.Manager;</w:t>
        </w:r>
      </w:ins>
    </w:p>
    <w:p w14:paraId="6CA1209F"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3" w:author="TARELA DUQUE Nicole" w:date="2018-12-12T09:24:00Z"/>
          <w:rFonts w:ascii="Courier New" w:hAnsi="Courier New" w:cs="Courier New"/>
          <w:lang w:eastAsia="en-US"/>
        </w:rPr>
      </w:pPr>
    </w:p>
    <w:p w14:paraId="7C6D6F6D"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4" w:author="TARELA DUQUE Nicole" w:date="2018-12-12T09:24:00Z"/>
          <w:rFonts w:ascii="Courier New" w:hAnsi="Courier New" w:cs="Courier New"/>
          <w:lang w:eastAsia="en-US"/>
        </w:rPr>
      </w:pPr>
    </w:p>
    <w:p w14:paraId="0D58B458"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5" w:author="TARELA DUQUE Nicole" w:date="2018-12-12T09:24:00Z"/>
          <w:rFonts w:ascii="Courier New" w:hAnsi="Courier New" w:cs="Courier New"/>
          <w:color w:val="646464"/>
          <w:lang w:val="en-US" w:eastAsia="en-US"/>
        </w:rPr>
      </w:pPr>
      <w:ins w:id="4696" w:author="TARELA DUQUE Nicole" w:date="2018-12-12T09:24:00Z">
        <w:r w:rsidRPr="004C7571">
          <w:rPr>
            <w:rFonts w:ascii="Courier New" w:hAnsi="Courier New" w:cs="Courier New"/>
            <w:color w:val="646464"/>
            <w:lang w:val="en-US" w:eastAsia="en-US"/>
          </w:rPr>
          <w:t>@Entity</w:t>
        </w:r>
      </w:ins>
    </w:p>
    <w:p w14:paraId="1F0B3E4E"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7" w:author="TARELA DUQUE Nicole" w:date="2018-12-12T09:24:00Z"/>
          <w:rFonts w:ascii="Courier New" w:hAnsi="Courier New" w:cs="Courier New"/>
          <w:lang w:eastAsia="en-US"/>
        </w:rPr>
      </w:pPr>
      <w:ins w:id="4698" w:author="TARELA DUQUE Nicole" w:date="2018-12-12T09:24:00Z">
        <w:r w:rsidRPr="004C7571">
          <w:rPr>
            <w:rFonts w:ascii="Courier New" w:hAnsi="Courier New" w:cs="Courier New"/>
            <w:color w:val="646464"/>
            <w:lang w:val="en-US" w:eastAsia="en-US"/>
          </w:rPr>
          <w:t>@Table</w:t>
        </w:r>
        <w:r w:rsidRPr="004C7571">
          <w:rPr>
            <w:rFonts w:ascii="Courier New" w:hAnsi="Courier New" w:cs="Courier New"/>
            <w:lang w:eastAsia="en-US"/>
          </w:rPr>
          <w:t>(name=</w:t>
        </w:r>
        <w:r w:rsidRPr="004C7571">
          <w:rPr>
            <w:rFonts w:ascii="Courier New" w:hAnsi="Courier New" w:cs="Courier New"/>
            <w:color w:val="2A00FF"/>
            <w:szCs w:val="18"/>
            <w:lang w:eastAsia="en-US"/>
          </w:rPr>
          <w:t>"Departments"</w:t>
        </w:r>
        <w:r w:rsidRPr="004C7571">
          <w:rPr>
            <w:rFonts w:ascii="Courier New" w:hAnsi="Courier New" w:cs="Courier New"/>
            <w:lang w:eastAsia="en-US"/>
          </w:rPr>
          <w:t>)</w:t>
        </w:r>
      </w:ins>
    </w:p>
    <w:p w14:paraId="0D6201DE"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699" w:author="TARELA DUQUE Nicole" w:date="2018-12-12T09:24:00Z"/>
          <w:rFonts w:ascii="Courier New" w:hAnsi="Courier New" w:cs="Courier New"/>
          <w:lang w:eastAsia="en-US"/>
        </w:rPr>
      </w:pPr>
      <w:ins w:id="4700" w:author="TARELA DUQUE Nicole" w:date="2018-12-12T09:24:00Z">
        <w:r w:rsidRPr="0007644F">
          <w:rPr>
            <w:rFonts w:ascii="Courier New" w:hAnsi="Courier New" w:cs="Courier New"/>
            <w:color w:val="646464"/>
            <w:lang w:val="en-US" w:eastAsia="en-US"/>
          </w:rPr>
          <w:t>@Access</w:t>
        </w:r>
        <w:r w:rsidRPr="0007644F">
          <w:rPr>
            <w:rFonts w:ascii="Courier New" w:hAnsi="Courier New" w:cs="Courier New"/>
            <w:lang w:eastAsia="en-US"/>
          </w:rPr>
          <w:t>(AccessType.</w:t>
        </w:r>
        <w:r w:rsidRPr="0007644F">
          <w:rPr>
            <w:rFonts w:ascii="Courier New" w:hAnsi="Courier New" w:cs="Courier New"/>
            <w:b/>
            <w:bCs/>
            <w:i/>
            <w:iCs/>
            <w:color w:val="0000C0"/>
            <w:szCs w:val="18"/>
            <w:lang w:eastAsia="en-US"/>
          </w:rPr>
          <w:t>FIELD</w:t>
        </w:r>
        <w:r w:rsidRPr="0007644F">
          <w:rPr>
            <w:rFonts w:ascii="Courier New" w:hAnsi="Courier New" w:cs="Courier New"/>
            <w:lang w:eastAsia="en-US"/>
          </w:rPr>
          <w:t>)</w:t>
        </w:r>
      </w:ins>
    </w:p>
    <w:p w14:paraId="03EE58BA"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01" w:author="TARELA DUQUE Nicole" w:date="2018-12-12T09:24:00Z"/>
          <w:rFonts w:ascii="Courier New" w:hAnsi="Courier New" w:cs="Courier New"/>
          <w:lang w:eastAsia="en-US"/>
        </w:rPr>
      </w:pPr>
      <w:ins w:id="4702" w:author="TARELA DUQUE Nicole" w:date="2018-12-12T09:24:00Z">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class</w:t>
        </w:r>
        <w:r w:rsidRPr="004C7571">
          <w:rPr>
            <w:rFonts w:ascii="Courier New" w:hAnsi="Courier New" w:cs="Courier New"/>
            <w:lang w:eastAsia="en-US"/>
          </w:rPr>
          <w:t xml:space="preserve"> Department </w:t>
        </w:r>
        <w:r w:rsidRPr="00AE20F1">
          <w:rPr>
            <w:rFonts w:ascii="Courier New" w:hAnsi="Courier New" w:cs="Courier New"/>
            <w:b/>
            <w:bCs/>
            <w:color w:val="7F0055"/>
            <w:szCs w:val="18"/>
            <w:lang w:eastAsia="en-US"/>
          </w:rPr>
          <w:t>implements</w:t>
        </w:r>
        <w:r w:rsidRPr="00AE20F1">
          <w:rPr>
            <w:rFonts w:ascii="Courier New" w:hAnsi="Courier New" w:cs="Courier New"/>
            <w:lang w:eastAsia="en-US"/>
          </w:rPr>
          <w:t xml:space="preserve"> Serializable</w:t>
        </w:r>
        <w:r w:rsidRPr="004C7571">
          <w:rPr>
            <w:rFonts w:ascii="Courier New" w:hAnsi="Courier New" w:cs="Courier New"/>
            <w:lang w:eastAsia="en-US"/>
          </w:rPr>
          <w:t>{</w:t>
        </w:r>
      </w:ins>
    </w:p>
    <w:p w14:paraId="3B898EFB" w14:textId="46A1314A" w:rsidR="0035177E" w:rsidRPr="00A67C09" w:rsidRDefault="0035177E" w:rsidP="0035177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03" w:author="TARELA DUQUE Nicole" w:date="2018-12-12T09:32:00Z"/>
          <w:rFonts w:ascii="Courier New" w:hAnsi="Courier New" w:cs="Courier New"/>
          <w:color w:val="646464"/>
          <w:lang w:val="en-US" w:eastAsia="en-US"/>
        </w:rPr>
      </w:pPr>
      <w:ins w:id="4704" w:author="TARELA DUQUE Nicole" w:date="2018-12-12T09:32:00Z">
        <w:r>
          <w:rPr>
            <w:rFonts w:ascii="Courier New" w:hAnsi="Courier New" w:cs="Courier New"/>
            <w:lang w:eastAsia="en-US"/>
          </w:rPr>
          <w:tab/>
        </w:r>
        <w:r w:rsidRPr="00A67C09">
          <w:rPr>
            <w:rFonts w:ascii="Courier New" w:hAnsi="Courier New" w:cs="Courier New"/>
            <w:color w:val="646464"/>
            <w:lang w:val="en-US" w:eastAsia="en-US"/>
          </w:rPr>
          <w:t>@SequenceGenerator</w:t>
        </w:r>
        <w:r w:rsidRPr="00A67C09">
          <w:rPr>
            <w:rFonts w:ascii="Courier New" w:hAnsi="Courier New" w:cs="Courier New"/>
            <w:lang w:val="en-US" w:eastAsia="en-US"/>
          </w:rPr>
          <w:t>(name=</w:t>
        </w:r>
        <w:r>
          <w:rPr>
            <w:rFonts w:ascii="Courier New" w:hAnsi="Courier New" w:cs="Courier New"/>
            <w:color w:val="2A00FF"/>
            <w:szCs w:val="18"/>
            <w:lang w:eastAsia="en-US"/>
          </w:rPr>
          <w:t>"Dep</w:t>
        </w:r>
        <w:r w:rsidRPr="0095263C">
          <w:rPr>
            <w:rFonts w:ascii="Courier New" w:hAnsi="Courier New" w:cs="Courier New"/>
            <w:color w:val="2A00FF"/>
            <w:szCs w:val="18"/>
            <w:lang w:eastAsia="en-US"/>
          </w:rPr>
          <w:t>_Gen"</w:t>
        </w:r>
        <w:r w:rsidRPr="00A67C09">
          <w:rPr>
            <w:rFonts w:ascii="Courier New" w:hAnsi="Courier New" w:cs="Courier New"/>
            <w:lang w:val="en-US" w:eastAsia="en-US"/>
          </w:rPr>
          <w:t>,</w:t>
        </w:r>
        <w:r w:rsidRPr="00A67C09">
          <w:rPr>
            <w:rFonts w:ascii="Courier New" w:hAnsi="Courier New" w:cs="Courier New"/>
            <w:color w:val="646464"/>
            <w:lang w:val="en-US" w:eastAsia="en-US"/>
          </w:rPr>
          <w:t xml:space="preserve"> </w:t>
        </w:r>
        <w:r w:rsidRPr="00A67C09">
          <w:rPr>
            <w:rFonts w:ascii="Courier New" w:hAnsi="Courier New" w:cs="Courier New"/>
            <w:lang w:val="en-US" w:eastAsia="en-US"/>
          </w:rPr>
          <w:t>sequenceName=</w:t>
        </w:r>
        <w:r>
          <w:rPr>
            <w:rFonts w:ascii="Courier New" w:hAnsi="Courier New" w:cs="Courier New"/>
            <w:color w:val="2A00FF"/>
            <w:szCs w:val="18"/>
            <w:lang w:eastAsia="en-US"/>
          </w:rPr>
          <w:t>"Dep</w:t>
        </w:r>
        <w:r w:rsidRPr="00A67C09">
          <w:rPr>
            <w:rFonts w:ascii="Courier New" w:hAnsi="Courier New" w:cs="Courier New"/>
            <w:color w:val="2A00FF"/>
            <w:szCs w:val="18"/>
            <w:lang w:eastAsia="en-US"/>
          </w:rPr>
          <w:t>_Seq"</w:t>
        </w:r>
        <w:r w:rsidRPr="00A67C09">
          <w:rPr>
            <w:rFonts w:ascii="Courier New" w:hAnsi="Courier New" w:cs="Courier New"/>
            <w:lang w:val="en-US" w:eastAsia="en-US"/>
          </w:rPr>
          <w:t>)</w:t>
        </w:r>
      </w:ins>
    </w:p>
    <w:p w14:paraId="69CE7816" w14:textId="4E0DAD96" w:rsidR="00B072C7" w:rsidRPr="004C7571" w:rsidRDefault="0035177E" w:rsidP="0035177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4705" w:author="TARELA DUQUE Nicole" w:date="2018-12-12T09:24:00Z"/>
          <w:rFonts w:ascii="Courier New" w:hAnsi="Courier New" w:cs="Courier New"/>
          <w:color w:val="646464"/>
          <w:lang w:val="en-US" w:eastAsia="en-US"/>
        </w:rPr>
      </w:pPr>
      <w:ins w:id="4706" w:author="TARELA DUQUE Nicole" w:date="2018-12-12T09:32:00Z">
        <w:r w:rsidRPr="00A67C09">
          <w:rPr>
            <w:rFonts w:ascii="Courier New" w:hAnsi="Courier New" w:cs="Courier New"/>
            <w:color w:val="646464"/>
            <w:lang w:val="en-US" w:eastAsia="en-US"/>
          </w:rPr>
          <w:t>@Id @GeneratedValue(</w:t>
        </w:r>
        <w:r w:rsidRPr="00A67C09">
          <w:rPr>
            <w:rFonts w:ascii="Courier New" w:hAnsi="Courier New" w:cs="Courier New"/>
            <w:lang w:val="en-US" w:eastAsia="en-US"/>
          </w:rPr>
          <w:t>generator=</w:t>
        </w:r>
        <w:r>
          <w:rPr>
            <w:rFonts w:ascii="Courier New" w:hAnsi="Courier New" w:cs="Courier New"/>
            <w:color w:val="2A00FF"/>
            <w:szCs w:val="18"/>
            <w:lang w:eastAsia="en-US"/>
          </w:rPr>
          <w:t>"Dep</w:t>
        </w:r>
        <w:r w:rsidRPr="00A67C09">
          <w:rPr>
            <w:rFonts w:ascii="Courier New" w:hAnsi="Courier New" w:cs="Courier New"/>
            <w:color w:val="2A00FF"/>
            <w:szCs w:val="18"/>
            <w:lang w:eastAsia="en-US"/>
          </w:rPr>
          <w:t>_Gen"</w:t>
        </w:r>
        <w:r w:rsidRPr="00A67C09">
          <w:rPr>
            <w:rFonts w:ascii="Courier New" w:hAnsi="Courier New" w:cs="Courier New"/>
            <w:lang w:val="en-US" w:eastAsia="en-US"/>
          </w:rPr>
          <w:t>)</w:t>
        </w:r>
      </w:ins>
    </w:p>
    <w:p w14:paraId="30E1DDC0"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07" w:author="TARELA DUQUE Nicole" w:date="2018-12-12T09:24:00Z"/>
          <w:rFonts w:ascii="Courier New" w:hAnsi="Courier New" w:cs="Courier New"/>
          <w:lang w:eastAsia="en-US"/>
        </w:rPr>
      </w:pPr>
      <w:ins w:id="4708"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private</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long</w:t>
        </w:r>
        <w:r w:rsidRPr="004C7571">
          <w:rPr>
            <w:rFonts w:ascii="Courier New" w:hAnsi="Courier New" w:cs="Courier New"/>
            <w:lang w:eastAsia="en-US"/>
          </w:rPr>
          <w:t xml:space="preserve"> </w:t>
        </w:r>
        <w:r w:rsidRPr="0007644F">
          <w:rPr>
            <w:rFonts w:ascii="Courier New" w:hAnsi="Courier New" w:cs="Courier New"/>
            <w:color w:val="2A00FF"/>
            <w:szCs w:val="18"/>
            <w:lang w:eastAsia="en-US"/>
          </w:rPr>
          <w:t>department_</w:t>
        </w:r>
        <w:r w:rsidRPr="004C7571">
          <w:rPr>
            <w:rFonts w:ascii="Courier New" w:hAnsi="Courier New" w:cs="Courier New"/>
            <w:color w:val="2A00FF"/>
            <w:szCs w:val="18"/>
            <w:lang w:eastAsia="en-US"/>
          </w:rPr>
          <w:t>id</w:t>
        </w:r>
        <w:r w:rsidRPr="004C7571">
          <w:rPr>
            <w:rFonts w:ascii="Courier New" w:hAnsi="Courier New" w:cs="Courier New"/>
            <w:lang w:eastAsia="en-US"/>
          </w:rPr>
          <w:t>;</w:t>
        </w:r>
      </w:ins>
    </w:p>
    <w:p w14:paraId="6404EEF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09" w:author="TARELA DUQUE Nicole" w:date="2018-12-12T09:24:00Z"/>
          <w:rFonts w:ascii="Courier New" w:hAnsi="Courier New" w:cs="Courier New"/>
          <w:lang w:eastAsia="en-US"/>
        </w:rPr>
      </w:pPr>
      <w:ins w:id="4710" w:author="TARELA DUQUE Nicole" w:date="2018-12-12T09:24:00Z">
        <w:r w:rsidRPr="004C7571">
          <w:rPr>
            <w:rFonts w:ascii="Courier New" w:hAnsi="Courier New" w:cs="Courier New"/>
            <w:lang w:eastAsia="en-US"/>
          </w:rPr>
          <w:tab/>
        </w:r>
        <w:r w:rsidRPr="004C7571">
          <w:rPr>
            <w:rFonts w:ascii="Courier New" w:hAnsi="Courier New" w:cs="Courier New"/>
            <w:color w:val="646464"/>
            <w:lang w:val="en-US" w:eastAsia="en-US"/>
          </w:rPr>
          <w:t>@</w:t>
        </w:r>
        <w:r>
          <w:rPr>
            <w:rFonts w:ascii="Courier New" w:hAnsi="Courier New" w:cs="Courier New"/>
            <w:color w:val="646464"/>
            <w:lang w:val="en-US" w:eastAsia="en-US"/>
          </w:rPr>
          <w:t>Transient</w:t>
        </w:r>
      </w:ins>
    </w:p>
    <w:p w14:paraId="2C500F89"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11" w:author="TARELA DUQUE Nicole" w:date="2018-12-12T09:24:00Z"/>
          <w:rFonts w:ascii="Courier New" w:hAnsi="Courier New" w:cs="Courier New"/>
          <w:lang w:eastAsia="en-US"/>
        </w:rPr>
      </w:pPr>
      <w:ins w:id="4712"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private</w:t>
        </w:r>
        <w:r w:rsidRPr="004C7571">
          <w:rPr>
            <w:rFonts w:ascii="Courier New" w:hAnsi="Courier New" w:cs="Courier New"/>
            <w:lang w:eastAsia="en-US"/>
          </w:rPr>
          <w:t xml:space="preserve"> String </w:t>
        </w:r>
        <w:r>
          <w:rPr>
            <w:rFonts w:ascii="Courier New" w:hAnsi="Courier New" w:cs="Courier New"/>
            <w:color w:val="2A00FF"/>
            <w:szCs w:val="18"/>
            <w:lang w:eastAsia="en-US"/>
          </w:rPr>
          <w:t>department_n</w:t>
        </w:r>
        <w:r w:rsidRPr="004C7571">
          <w:rPr>
            <w:rFonts w:ascii="Courier New" w:hAnsi="Courier New" w:cs="Courier New"/>
            <w:color w:val="2A00FF"/>
            <w:szCs w:val="18"/>
            <w:lang w:eastAsia="en-US"/>
          </w:rPr>
          <w:t>ame</w:t>
        </w:r>
        <w:r w:rsidRPr="004C7571">
          <w:rPr>
            <w:rFonts w:ascii="Courier New" w:hAnsi="Courier New" w:cs="Courier New"/>
            <w:lang w:eastAsia="en-US"/>
          </w:rPr>
          <w:t>;</w:t>
        </w:r>
      </w:ins>
    </w:p>
    <w:p w14:paraId="1670CF24"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13" w:author="TARELA DUQUE Nicole" w:date="2018-12-12T09:24:00Z"/>
          <w:rFonts w:ascii="Courier New" w:hAnsi="Courier New" w:cs="Courier New"/>
          <w:lang w:eastAsia="en-US"/>
        </w:rPr>
      </w:pPr>
      <w:ins w:id="4714" w:author="TARELA DUQUE Nicole" w:date="2018-12-12T09:24:00Z">
        <w:r>
          <w:rPr>
            <w:rFonts w:ascii="Courier New" w:hAnsi="Courier New" w:cs="Courier New"/>
            <w:lang w:eastAsia="en-US"/>
          </w:rPr>
          <w:tab/>
        </w:r>
        <w:r w:rsidRPr="004C7571">
          <w:rPr>
            <w:rFonts w:ascii="Courier New" w:hAnsi="Courier New" w:cs="Courier New"/>
            <w:color w:val="646464"/>
            <w:lang w:val="en-US" w:eastAsia="en-US"/>
          </w:rPr>
          <w:t>@OneToMany</w:t>
        </w:r>
        <w:r w:rsidRPr="00280361">
          <w:rPr>
            <w:rFonts w:ascii="Courier New" w:hAnsi="Courier New" w:cs="Courier New"/>
            <w:lang w:val="en-US" w:eastAsia="en-US"/>
          </w:rPr>
          <w:t>(mappedBy=</w:t>
        </w:r>
        <w:r w:rsidRPr="00280361">
          <w:rPr>
            <w:rFonts w:ascii="Courier New" w:hAnsi="Courier New" w:cs="Courier New"/>
            <w:color w:val="2A00FF"/>
            <w:szCs w:val="18"/>
            <w:lang w:eastAsia="en-US"/>
          </w:rPr>
          <w:t>"department"</w:t>
        </w:r>
        <w:r w:rsidRPr="00280361">
          <w:rPr>
            <w:rFonts w:ascii="Courier New" w:hAnsi="Courier New" w:cs="Courier New"/>
            <w:lang w:val="en-US" w:eastAsia="en-US"/>
          </w:rPr>
          <w:t>)</w:t>
        </w:r>
      </w:ins>
    </w:p>
    <w:p w14:paraId="00C75FCA" w14:textId="0C60E6FC"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15" w:author="TARELA DUQUE Nicole" w:date="2018-12-12T09:24:00Z"/>
          <w:rFonts w:ascii="Courier New" w:hAnsi="Courier New" w:cs="Courier New"/>
          <w:lang w:eastAsia="en-US"/>
        </w:rPr>
      </w:pPr>
      <w:ins w:id="4716"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private</w:t>
        </w:r>
        <w:r w:rsidRPr="004C7571">
          <w:rPr>
            <w:rFonts w:ascii="Courier New" w:hAnsi="Courier New" w:cs="Courier New"/>
            <w:lang w:eastAsia="en-US"/>
          </w:rPr>
          <w:t xml:space="preserve"> List&lt;Employee&gt; </w:t>
        </w:r>
        <w:r w:rsidRPr="004C7571">
          <w:rPr>
            <w:rFonts w:ascii="Courier New" w:hAnsi="Courier New" w:cs="Courier New"/>
            <w:color w:val="2A00FF"/>
            <w:szCs w:val="18"/>
            <w:lang w:eastAsia="en-US"/>
          </w:rPr>
          <w:t>employee</w:t>
        </w:r>
        <w:r w:rsidRPr="004C7571">
          <w:rPr>
            <w:rFonts w:ascii="Courier New" w:hAnsi="Courier New" w:cs="Courier New"/>
            <w:lang w:eastAsia="en-US"/>
          </w:rPr>
          <w:t>;</w:t>
        </w:r>
      </w:ins>
    </w:p>
    <w:p w14:paraId="7C8A0ED6" w14:textId="6997F791"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17" w:author="TARELA DUQUE Nicole" w:date="2018-12-12T09:24:00Z"/>
          <w:rFonts w:ascii="Courier New" w:hAnsi="Courier New" w:cs="Courier New"/>
          <w:lang w:eastAsia="en-US"/>
        </w:rPr>
      </w:pPr>
    </w:p>
    <w:p w14:paraId="3D1EC676"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18" w:author="TARELA DUQUE Nicole" w:date="2018-12-12T09:24:00Z"/>
          <w:rFonts w:ascii="Courier New" w:hAnsi="Courier New" w:cs="Courier New"/>
          <w:lang w:val="en-US" w:eastAsia="en-US"/>
        </w:rPr>
      </w:pPr>
      <w:ins w:id="4719" w:author="TARELA DUQUE Nicole" w:date="2018-12-12T09:24:00Z">
        <w:r w:rsidRPr="00F8650F">
          <w:rPr>
            <w:rFonts w:ascii="Courier New" w:hAnsi="Courier New" w:cs="Courier New"/>
            <w:color w:val="646464"/>
            <w:lang w:val="en-US" w:eastAsia="en-US"/>
          </w:rPr>
          <w:tab/>
          <w:t>@Column</w:t>
        </w:r>
        <w:r w:rsidRPr="00CC1495">
          <w:rPr>
            <w:rFonts w:ascii="Courier New" w:hAnsi="Courier New" w:cs="Courier New"/>
            <w:lang w:val="en-US" w:eastAsia="en-US"/>
          </w:rPr>
          <w:t>(name=</w:t>
        </w:r>
        <w:r>
          <w:rPr>
            <w:rFonts w:ascii="Courier New" w:hAnsi="Courier New" w:cs="Courier New"/>
            <w:lang w:val="en-US" w:eastAsia="en-US"/>
          </w:rPr>
          <w:t xml:space="preserve"> </w:t>
        </w:r>
        <w:r w:rsidRPr="00530E47">
          <w:rPr>
            <w:rFonts w:ascii="Courier New" w:hAnsi="Courier New" w:cs="Courier New"/>
            <w:color w:val="2A00FF"/>
            <w:lang w:val="en-US" w:eastAsia="en-US"/>
          </w:rPr>
          <w:t>"</w:t>
        </w:r>
        <w:r>
          <w:rPr>
            <w:rFonts w:ascii="Courier New" w:hAnsi="Courier New" w:cs="Courier New"/>
            <w:color w:val="2A00FF"/>
            <w:lang w:val="en-US" w:eastAsia="en-US"/>
          </w:rPr>
          <w:t>MANAGER</w:t>
        </w:r>
        <w:r w:rsidRPr="00530E47">
          <w:rPr>
            <w:rFonts w:ascii="Courier New" w:hAnsi="Courier New" w:cs="Courier New"/>
            <w:color w:val="2A00FF"/>
            <w:lang w:val="en-US" w:eastAsia="en-US"/>
          </w:rPr>
          <w:t>_ID"</w:t>
        </w:r>
        <w:r w:rsidRPr="00CC1495">
          <w:rPr>
            <w:rFonts w:ascii="Courier New" w:hAnsi="Courier New" w:cs="Courier New"/>
            <w:lang w:val="en-US" w:eastAsia="en-US"/>
          </w:rPr>
          <w:t>)</w:t>
        </w:r>
      </w:ins>
    </w:p>
    <w:p w14:paraId="60B07701" w14:textId="77777777" w:rsidR="00B072C7" w:rsidRPr="00CC1495"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0" w:author="TARELA DUQUE Nicole" w:date="2018-12-12T09:24:00Z"/>
          <w:rFonts w:ascii="Courier New" w:hAnsi="Courier New" w:cs="Courier New"/>
          <w:lang w:val="en-US" w:eastAsia="en-US"/>
        </w:rPr>
      </w:pPr>
      <w:ins w:id="4721" w:author="TARELA DUQUE Nicole" w:date="2018-12-12T09:24:00Z">
        <w:r>
          <w:rPr>
            <w:rFonts w:ascii="Courier New" w:hAnsi="Courier New" w:cs="Courier New"/>
            <w:lang w:val="en-US" w:eastAsia="en-US"/>
          </w:rPr>
          <w:tab/>
        </w:r>
        <w:r w:rsidRPr="001B436B">
          <w:rPr>
            <w:rFonts w:ascii="Courier New" w:hAnsi="Courier New" w:cs="Courier New"/>
            <w:color w:val="646464"/>
            <w:lang w:val="en-US" w:eastAsia="en-US"/>
          </w:rPr>
          <w:t>@Embedded</w:t>
        </w:r>
      </w:ins>
    </w:p>
    <w:p w14:paraId="6CD24EE8"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2" w:author="TARELA DUQUE Nicole" w:date="2018-12-12T09:24:00Z"/>
          <w:rFonts w:ascii="Courier New" w:hAnsi="Courier New" w:cs="Courier New"/>
          <w:lang w:val="en-US" w:eastAsia="en-US"/>
        </w:rPr>
      </w:pPr>
      <w:ins w:id="4723" w:author="TARELA DUQUE Nicole" w:date="2018-12-12T09:24:00Z">
        <w:r w:rsidRPr="00CC1495">
          <w:rPr>
            <w:rFonts w:ascii="Courier New" w:hAnsi="Courier New" w:cs="Courier New"/>
            <w:lang w:val="en-US" w:eastAsia="en-US"/>
          </w:rPr>
          <w:tab/>
        </w:r>
        <w:r w:rsidRPr="00F8650F">
          <w:rPr>
            <w:rFonts w:ascii="Courier New" w:hAnsi="Courier New" w:cs="Courier New"/>
            <w:b/>
            <w:bCs/>
            <w:color w:val="7F0055"/>
            <w:lang w:val="en-US" w:eastAsia="en-US"/>
          </w:rPr>
          <w:t>private</w:t>
        </w:r>
        <w:r w:rsidRPr="00CC1495">
          <w:rPr>
            <w:rFonts w:ascii="Courier New" w:hAnsi="Courier New" w:cs="Courier New"/>
            <w:lang w:val="en-US" w:eastAsia="en-US"/>
          </w:rPr>
          <w:t xml:space="preserve"> </w:t>
        </w:r>
        <w:r w:rsidRPr="001B436B">
          <w:rPr>
            <w:rFonts w:ascii="Courier New" w:hAnsi="Courier New" w:cs="Courier New"/>
            <w:bCs/>
            <w:lang w:val="en-US" w:eastAsia="en-US"/>
          </w:rPr>
          <w:t>Manager</w:t>
        </w:r>
        <w:r w:rsidRPr="001B436B">
          <w:rPr>
            <w:rFonts w:ascii="Courier New" w:hAnsi="Courier New" w:cs="Courier New"/>
            <w:lang w:val="en-US" w:eastAsia="en-US"/>
          </w:rPr>
          <w:t xml:space="preserve"> </w:t>
        </w:r>
        <w:r>
          <w:rPr>
            <w:rFonts w:ascii="Courier New" w:hAnsi="Courier New" w:cs="Courier New"/>
            <w:color w:val="2A00FF"/>
            <w:lang w:val="en-US" w:eastAsia="en-US"/>
          </w:rPr>
          <w:t>managerId</w:t>
        </w:r>
        <w:r w:rsidRPr="00CC1495">
          <w:rPr>
            <w:rFonts w:ascii="Courier New" w:hAnsi="Courier New" w:cs="Courier New"/>
            <w:lang w:val="en-US" w:eastAsia="en-US"/>
          </w:rPr>
          <w:t>;</w:t>
        </w:r>
      </w:ins>
    </w:p>
    <w:p w14:paraId="060174D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4" w:author="TARELA DUQUE Nicole" w:date="2018-12-12T09:24:00Z"/>
          <w:rFonts w:ascii="Courier New" w:hAnsi="Courier New" w:cs="Courier New"/>
          <w:lang w:eastAsia="en-US"/>
        </w:rPr>
      </w:pPr>
    </w:p>
    <w:p w14:paraId="7BB27556"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5" w:author="TARELA DUQUE Nicole" w:date="2018-12-12T09:24:00Z"/>
          <w:rFonts w:ascii="Courier New" w:hAnsi="Courier New" w:cs="Courier New"/>
          <w:lang w:eastAsia="en-US"/>
        </w:rPr>
      </w:pPr>
      <w:ins w:id="4726" w:author="TARELA DUQUE Nicole" w:date="2018-12-12T09:24:00Z">
        <w:r w:rsidRPr="004C7571">
          <w:rPr>
            <w:rFonts w:ascii="Courier New" w:hAnsi="Courier New" w:cs="Courier New"/>
            <w:lang w:eastAsia="en-US"/>
          </w:rPr>
          <w:tab/>
        </w:r>
        <w:r w:rsidRPr="004C7571">
          <w:rPr>
            <w:rFonts w:ascii="Courier New" w:hAnsi="Courier New" w:cs="Courier New"/>
            <w:lang w:eastAsia="en-US"/>
          </w:rPr>
          <w:tab/>
        </w:r>
      </w:ins>
    </w:p>
    <w:p w14:paraId="084C63DA"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7" w:author="TARELA DUQUE Nicole" w:date="2018-12-12T09:24:00Z"/>
          <w:rFonts w:ascii="Courier New" w:hAnsi="Courier New" w:cs="Courier New"/>
          <w:lang w:eastAsia="en-US"/>
        </w:rPr>
      </w:pPr>
      <w:ins w:id="4728"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Department() {</w:t>
        </w:r>
      </w:ins>
    </w:p>
    <w:p w14:paraId="759F47BB"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29" w:author="TARELA DUQUE Nicole" w:date="2018-12-12T09:24:00Z"/>
          <w:rFonts w:ascii="Courier New" w:hAnsi="Courier New" w:cs="Courier New"/>
          <w:lang w:eastAsia="en-US"/>
        </w:rPr>
      </w:pPr>
      <w:ins w:id="4730"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7A8FD13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31" w:author="TARELA DUQUE Nicole" w:date="2018-12-12T09:24:00Z"/>
          <w:rFonts w:ascii="Courier New" w:hAnsi="Courier New" w:cs="Courier New"/>
          <w:lang w:eastAsia="en-US"/>
        </w:rPr>
      </w:pPr>
    </w:p>
    <w:p w14:paraId="7A59DD41"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32" w:author="TARELA DUQUE Nicole" w:date="2018-12-12T09:24:00Z"/>
          <w:rFonts w:ascii="Courier New" w:hAnsi="Courier New" w:cs="Courier New"/>
          <w:lang w:eastAsia="en-US"/>
        </w:rPr>
      </w:pPr>
      <w:ins w:id="4733"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Department(</w:t>
        </w:r>
        <w:r w:rsidRPr="004C7571">
          <w:rPr>
            <w:rFonts w:ascii="Courier New" w:hAnsi="Courier New" w:cs="Courier New"/>
            <w:b/>
            <w:bCs/>
            <w:color w:val="7F0055"/>
            <w:szCs w:val="18"/>
            <w:lang w:eastAsia="en-US"/>
          </w:rPr>
          <w:t>long</w:t>
        </w:r>
        <w:r w:rsidRPr="004C7571">
          <w:rPr>
            <w:rFonts w:ascii="Courier New" w:hAnsi="Courier New" w:cs="Courier New"/>
            <w:lang w:eastAsia="en-US"/>
          </w:rPr>
          <w:t xml:space="preserve"> </w:t>
        </w:r>
        <w:r w:rsidRPr="0007644F">
          <w:rPr>
            <w:rFonts w:ascii="Courier New" w:hAnsi="Courier New" w:cs="Courier New"/>
            <w:lang w:eastAsia="en-US"/>
          </w:rPr>
          <w:t>department_id</w:t>
        </w:r>
        <w:r w:rsidRPr="004C7571">
          <w:rPr>
            <w:rFonts w:ascii="Courier New" w:hAnsi="Courier New" w:cs="Courier New"/>
            <w:lang w:eastAsia="en-US"/>
          </w:rPr>
          <w:t xml:space="preserve">, String </w:t>
        </w:r>
        <w:r>
          <w:rPr>
            <w:rFonts w:ascii="Courier New" w:hAnsi="Courier New" w:cs="Courier New"/>
            <w:lang w:eastAsia="en-US"/>
          </w:rPr>
          <w:t>department_</w:t>
        </w:r>
        <w:r w:rsidRPr="004C7571">
          <w:rPr>
            <w:rFonts w:ascii="Courier New" w:hAnsi="Courier New" w:cs="Courier New"/>
            <w:lang w:eastAsia="en-US"/>
          </w:rPr>
          <w:t xml:space="preserve">name, List&lt;Employee&gt; </w:t>
        </w:r>
      </w:ins>
    </w:p>
    <w:p w14:paraId="648A0251" w14:textId="393F7D8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34" w:author="TARELA DUQUE Nicole" w:date="2018-12-12T09:24:00Z"/>
          <w:rFonts w:ascii="Courier New" w:hAnsi="Courier New" w:cs="Courier New"/>
          <w:lang w:eastAsia="en-US"/>
        </w:rPr>
      </w:pPr>
      <w:ins w:id="4735" w:author="TARELA DUQUE Nicole" w:date="2018-12-12T09:24:00Z">
        <w:r>
          <w:rPr>
            <w:rFonts w:ascii="Courier New" w:hAnsi="Courier New" w:cs="Courier New"/>
            <w:lang w:eastAsia="en-US"/>
          </w:rPr>
          <w:tab/>
        </w:r>
        <w:r w:rsidRPr="00B072C7">
          <w:rPr>
            <w:rFonts w:ascii="Courier New" w:hAnsi="Courier New" w:cs="Courier New"/>
            <w:lang w:eastAsia="en-US"/>
          </w:rPr>
          <w:t>employee</w:t>
        </w:r>
      </w:ins>
      <w:ins w:id="4736" w:author="TARELA DUQUE Nicole" w:date="2018-12-12T09:25:00Z">
        <w:r>
          <w:rPr>
            <w:rFonts w:ascii="Courier New" w:hAnsi="Courier New" w:cs="Courier New"/>
            <w:lang w:eastAsia="en-US"/>
          </w:rPr>
          <w:t>,</w:t>
        </w:r>
        <w:r w:rsidRPr="00B072C7">
          <w:t xml:space="preserve"> </w:t>
        </w:r>
        <w:r w:rsidRPr="00B072C7">
          <w:rPr>
            <w:rFonts w:ascii="Courier New" w:hAnsi="Courier New" w:cs="Courier New"/>
            <w:lang w:eastAsia="en-US"/>
          </w:rPr>
          <w:t>Manager managerId</w:t>
        </w:r>
      </w:ins>
      <w:ins w:id="4737" w:author="TARELA DUQUE Nicole" w:date="2018-12-12T09:24:00Z">
        <w:r w:rsidRPr="004C7571">
          <w:rPr>
            <w:rFonts w:ascii="Courier New" w:hAnsi="Courier New" w:cs="Courier New"/>
            <w:lang w:eastAsia="en-US"/>
          </w:rPr>
          <w:t>) {</w:t>
        </w:r>
      </w:ins>
    </w:p>
    <w:p w14:paraId="1D87D96F"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38" w:author="TARELA DUQUE Nicole" w:date="2018-12-12T09:24:00Z"/>
          <w:rFonts w:ascii="Courier New" w:hAnsi="Courier New" w:cs="Courier New"/>
          <w:lang w:eastAsia="en-US"/>
        </w:rPr>
      </w:pPr>
      <w:ins w:id="4739"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sidRPr="0007644F">
          <w:rPr>
            <w:rFonts w:ascii="Courier New" w:hAnsi="Courier New" w:cs="Courier New"/>
            <w:color w:val="2A00FF"/>
            <w:szCs w:val="18"/>
            <w:lang w:eastAsia="en-US"/>
          </w:rPr>
          <w:t>department_</w:t>
        </w:r>
        <w:r w:rsidRPr="004C7571">
          <w:rPr>
            <w:rFonts w:ascii="Courier New" w:hAnsi="Courier New" w:cs="Courier New"/>
            <w:color w:val="2A00FF"/>
            <w:szCs w:val="18"/>
            <w:lang w:eastAsia="en-US"/>
          </w:rPr>
          <w:t>id</w:t>
        </w:r>
        <w:r w:rsidRPr="004C7571">
          <w:rPr>
            <w:rFonts w:ascii="Courier New" w:hAnsi="Courier New" w:cs="Courier New"/>
            <w:lang w:eastAsia="en-US"/>
          </w:rPr>
          <w:t xml:space="preserve"> = </w:t>
        </w:r>
        <w:r>
          <w:rPr>
            <w:rFonts w:ascii="Courier New" w:hAnsi="Courier New" w:cs="Courier New"/>
            <w:lang w:eastAsia="en-US"/>
          </w:rPr>
          <w:t>department_</w:t>
        </w:r>
        <w:r w:rsidRPr="004C7571">
          <w:rPr>
            <w:rFonts w:ascii="Courier New" w:hAnsi="Courier New" w:cs="Courier New"/>
            <w:lang w:eastAsia="en-US"/>
          </w:rPr>
          <w:t>id;</w:t>
        </w:r>
      </w:ins>
    </w:p>
    <w:p w14:paraId="7FAD4266"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0" w:author="TARELA DUQUE Nicole" w:date="2018-12-12T09:24:00Z"/>
          <w:rFonts w:ascii="Courier New" w:hAnsi="Courier New" w:cs="Courier New"/>
          <w:lang w:eastAsia="en-US"/>
        </w:rPr>
      </w:pPr>
      <w:ins w:id="4741" w:author="TARELA DUQUE Nicole" w:date="2018-12-12T09:24:00Z">
        <w:r>
          <w:rPr>
            <w:rFonts w:ascii="Courier New" w:hAnsi="Courier New" w:cs="Courier New"/>
            <w:lang w:eastAsia="en-US"/>
          </w:rPr>
          <w:tab/>
        </w:r>
        <w:r>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Pr>
            <w:rFonts w:ascii="Courier New" w:hAnsi="Courier New" w:cs="Courier New"/>
            <w:color w:val="2A00FF"/>
            <w:szCs w:val="18"/>
            <w:lang w:eastAsia="en-US"/>
          </w:rPr>
          <w:t>department_n</w:t>
        </w:r>
        <w:r w:rsidRPr="004C7571">
          <w:rPr>
            <w:rFonts w:ascii="Courier New" w:hAnsi="Courier New" w:cs="Courier New"/>
            <w:color w:val="2A00FF"/>
            <w:szCs w:val="18"/>
            <w:lang w:eastAsia="en-US"/>
          </w:rPr>
          <w:t>ame</w:t>
        </w:r>
        <w:r w:rsidRPr="004C7571">
          <w:rPr>
            <w:rFonts w:ascii="Courier New" w:hAnsi="Courier New" w:cs="Courier New"/>
            <w:lang w:eastAsia="en-US"/>
          </w:rPr>
          <w:t xml:space="preserve"> = </w:t>
        </w:r>
        <w:r w:rsidRPr="0007644F">
          <w:rPr>
            <w:rFonts w:ascii="Courier New" w:hAnsi="Courier New" w:cs="Courier New"/>
            <w:szCs w:val="18"/>
            <w:lang w:eastAsia="en-US"/>
          </w:rPr>
          <w:t>department_name</w:t>
        </w:r>
        <w:r w:rsidRPr="004C7571">
          <w:rPr>
            <w:rFonts w:ascii="Courier New" w:hAnsi="Courier New" w:cs="Courier New"/>
            <w:lang w:eastAsia="en-US"/>
          </w:rPr>
          <w:t>;</w:t>
        </w:r>
      </w:ins>
    </w:p>
    <w:p w14:paraId="34D94368" w14:textId="4BB43AD4"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2" w:author="TARELA DUQUE Nicole" w:date="2018-12-12T09:25:00Z"/>
          <w:rFonts w:ascii="Courier New" w:hAnsi="Courier New" w:cs="Courier New"/>
          <w:lang w:eastAsia="en-US"/>
        </w:rPr>
      </w:pPr>
      <w:ins w:id="4743" w:author="TARELA DUQUE Nicole" w:date="2018-12-12T09:24:00Z">
        <w:r>
          <w:rPr>
            <w:rFonts w:ascii="Courier New" w:hAnsi="Courier New" w:cs="Courier New"/>
            <w:lang w:eastAsia="en-US"/>
          </w:rPr>
          <w:tab/>
        </w:r>
        <w:r>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sidRPr="004C7571">
          <w:rPr>
            <w:rFonts w:ascii="Courier New" w:hAnsi="Courier New" w:cs="Courier New"/>
            <w:color w:val="2A00FF"/>
            <w:szCs w:val="18"/>
            <w:lang w:eastAsia="en-US"/>
          </w:rPr>
          <w:t>employee</w:t>
        </w:r>
        <w:r w:rsidRPr="004C7571">
          <w:rPr>
            <w:rFonts w:ascii="Courier New" w:hAnsi="Courier New" w:cs="Courier New"/>
            <w:lang w:eastAsia="en-US"/>
          </w:rPr>
          <w:t xml:space="preserve"> = employee;</w:t>
        </w:r>
      </w:ins>
    </w:p>
    <w:p w14:paraId="5C41C04A" w14:textId="34EE07AA"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4" w:author="TARELA DUQUE Nicole" w:date="2018-12-12T09:24:00Z"/>
          <w:rFonts w:ascii="Courier New" w:hAnsi="Courier New" w:cs="Courier New"/>
          <w:lang w:eastAsia="en-US"/>
        </w:rPr>
      </w:pPr>
      <w:ins w:id="4745" w:author="TARELA DUQUE Nicole" w:date="2018-12-12T09:25:00Z">
        <w:r>
          <w:rPr>
            <w:rFonts w:ascii="Courier New" w:hAnsi="Courier New" w:cs="Courier New"/>
            <w:lang w:eastAsia="en-US"/>
          </w:rPr>
          <w:tab/>
        </w:r>
        <w:r>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Pr>
            <w:rFonts w:ascii="Courier New" w:hAnsi="Courier New" w:cs="Courier New"/>
            <w:color w:val="2A00FF"/>
            <w:szCs w:val="18"/>
            <w:lang w:eastAsia="en-US"/>
          </w:rPr>
          <w:t>managerId</w:t>
        </w:r>
        <w:r w:rsidRPr="004C7571">
          <w:rPr>
            <w:rFonts w:ascii="Courier New" w:hAnsi="Courier New" w:cs="Courier New"/>
            <w:lang w:eastAsia="en-US"/>
          </w:rPr>
          <w:t xml:space="preserve"> = </w:t>
        </w:r>
        <w:r>
          <w:rPr>
            <w:rFonts w:ascii="Courier New" w:hAnsi="Courier New" w:cs="Courier New"/>
            <w:lang w:eastAsia="en-US"/>
          </w:rPr>
          <w:t>managerId</w:t>
        </w:r>
        <w:r w:rsidRPr="004C7571">
          <w:rPr>
            <w:rFonts w:ascii="Courier New" w:hAnsi="Courier New" w:cs="Courier New"/>
            <w:lang w:eastAsia="en-US"/>
          </w:rPr>
          <w:t>;</w:t>
        </w:r>
      </w:ins>
    </w:p>
    <w:p w14:paraId="0DFBCC78"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6" w:author="TARELA DUQUE Nicole" w:date="2018-12-12T09:24:00Z"/>
          <w:rFonts w:ascii="Courier New" w:hAnsi="Courier New" w:cs="Courier New"/>
          <w:lang w:eastAsia="en-US"/>
        </w:rPr>
      </w:pPr>
      <w:ins w:id="4747"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0FDFC959"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8" w:author="TARELA DUQUE Nicole" w:date="2018-12-12T09:24:00Z"/>
          <w:rFonts w:ascii="Courier New" w:hAnsi="Courier New" w:cs="Courier New"/>
          <w:lang w:eastAsia="en-US"/>
        </w:rPr>
      </w:pPr>
    </w:p>
    <w:p w14:paraId="173C2630"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49" w:author="TARELA DUQUE Nicole" w:date="2018-12-12T09:24:00Z"/>
          <w:rFonts w:ascii="Courier New" w:hAnsi="Courier New" w:cs="Courier New"/>
          <w:lang w:eastAsia="en-US"/>
        </w:rPr>
      </w:pPr>
      <w:ins w:id="4750"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long</w:t>
        </w:r>
        <w:r w:rsidRPr="004C7571">
          <w:rPr>
            <w:rFonts w:ascii="Courier New" w:hAnsi="Courier New" w:cs="Courier New"/>
            <w:lang w:eastAsia="en-US"/>
          </w:rPr>
          <w:t xml:space="preserve"> getId() {</w:t>
        </w:r>
      </w:ins>
    </w:p>
    <w:p w14:paraId="7991C48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51" w:author="TARELA DUQUE Nicole" w:date="2018-12-12T09:24:00Z"/>
          <w:rFonts w:ascii="Courier New" w:hAnsi="Courier New" w:cs="Courier New"/>
          <w:lang w:eastAsia="en-US"/>
        </w:rPr>
      </w:pPr>
      <w:ins w:id="4752"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return</w:t>
        </w:r>
        <w:r w:rsidRPr="004C7571">
          <w:rPr>
            <w:rFonts w:ascii="Courier New" w:hAnsi="Courier New" w:cs="Courier New"/>
            <w:lang w:eastAsia="en-US"/>
          </w:rPr>
          <w:t xml:space="preserve"> </w:t>
        </w:r>
        <w:r w:rsidRPr="004C7571">
          <w:rPr>
            <w:rFonts w:ascii="Courier New" w:hAnsi="Courier New" w:cs="Courier New"/>
            <w:color w:val="2A00FF"/>
            <w:szCs w:val="18"/>
            <w:lang w:eastAsia="en-US"/>
          </w:rPr>
          <w:t>d</w:t>
        </w:r>
        <w:r>
          <w:rPr>
            <w:rFonts w:ascii="Courier New" w:hAnsi="Courier New" w:cs="Courier New"/>
            <w:color w:val="2A00FF"/>
            <w:szCs w:val="18"/>
            <w:lang w:eastAsia="en-US"/>
          </w:rPr>
          <w:t>epartment_id</w:t>
        </w:r>
        <w:r w:rsidRPr="004C7571">
          <w:rPr>
            <w:rFonts w:ascii="Courier New" w:hAnsi="Courier New" w:cs="Courier New"/>
            <w:lang w:eastAsia="en-US"/>
          </w:rPr>
          <w:t>;</w:t>
        </w:r>
      </w:ins>
    </w:p>
    <w:p w14:paraId="682D0E49"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53" w:author="TARELA DUQUE Nicole" w:date="2018-12-12T09:24:00Z"/>
          <w:rFonts w:ascii="Courier New" w:hAnsi="Courier New" w:cs="Courier New"/>
          <w:lang w:eastAsia="en-US"/>
        </w:rPr>
      </w:pPr>
      <w:ins w:id="4754"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2389FCFC"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55" w:author="TARELA DUQUE Nicole" w:date="2018-12-12T09:24:00Z"/>
          <w:rFonts w:ascii="Courier New" w:hAnsi="Courier New" w:cs="Courier New"/>
          <w:lang w:eastAsia="en-US"/>
        </w:rPr>
      </w:pPr>
    </w:p>
    <w:p w14:paraId="7FBB09B0" w14:textId="6F9C9D0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56" w:author="TARELA DUQUE Nicole" w:date="2018-12-12T09:24:00Z"/>
          <w:rFonts w:ascii="Courier New" w:hAnsi="Courier New" w:cs="Courier New"/>
          <w:lang w:eastAsia="en-US"/>
        </w:rPr>
      </w:pPr>
      <w:ins w:id="4757"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void</w:t>
        </w:r>
        <w:r w:rsidRPr="004C7571">
          <w:rPr>
            <w:rFonts w:ascii="Courier New" w:hAnsi="Courier New" w:cs="Courier New"/>
            <w:lang w:eastAsia="en-US"/>
          </w:rPr>
          <w:t xml:space="preserve"> setId(</w:t>
        </w:r>
        <w:r w:rsidRPr="004C7571">
          <w:rPr>
            <w:rFonts w:ascii="Courier New" w:hAnsi="Courier New" w:cs="Courier New"/>
            <w:b/>
            <w:bCs/>
            <w:color w:val="7F0055"/>
            <w:szCs w:val="18"/>
            <w:lang w:eastAsia="en-US"/>
          </w:rPr>
          <w:t>long</w:t>
        </w:r>
        <w:r w:rsidRPr="004C7571">
          <w:rPr>
            <w:rFonts w:ascii="Courier New" w:hAnsi="Courier New" w:cs="Courier New"/>
            <w:lang w:eastAsia="en-US"/>
          </w:rPr>
          <w:t xml:space="preserve"> </w:t>
        </w:r>
        <w:r w:rsidR="00101E7A">
          <w:rPr>
            <w:rFonts w:ascii="Courier New" w:hAnsi="Courier New" w:cs="Courier New"/>
            <w:lang w:eastAsia="en-US"/>
          </w:rPr>
          <w:t>department_id</w:t>
        </w:r>
        <w:r w:rsidRPr="004C7571">
          <w:rPr>
            <w:rFonts w:ascii="Courier New" w:hAnsi="Courier New" w:cs="Courier New"/>
            <w:lang w:eastAsia="en-US"/>
          </w:rPr>
          <w:t>) {</w:t>
        </w:r>
      </w:ins>
    </w:p>
    <w:p w14:paraId="456FA357" w14:textId="2EE67C5A"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58" w:author="TARELA DUQUE Nicole" w:date="2018-12-12T09:24:00Z"/>
          <w:rFonts w:ascii="Courier New" w:hAnsi="Courier New" w:cs="Courier New"/>
          <w:lang w:eastAsia="en-US"/>
        </w:rPr>
      </w:pPr>
      <w:ins w:id="4759"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sidRPr="004C7571">
          <w:rPr>
            <w:rFonts w:ascii="Courier New" w:hAnsi="Courier New" w:cs="Courier New"/>
            <w:color w:val="2A00FF"/>
            <w:szCs w:val="18"/>
            <w:lang w:eastAsia="en-US"/>
          </w:rPr>
          <w:t>d</w:t>
        </w:r>
        <w:r w:rsidR="00CB4C1B">
          <w:rPr>
            <w:rFonts w:ascii="Courier New" w:hAnsi="Courier New" w:cs="Courier New"/>
            <w:color w:val="2A00FF"/>
            <w:szCs w:val="18"/>
            <w:lang w:eastAsia="en-US"/>
          </w:rPr>
          <w:t>epartment_id</w:t>
        </w:r>
        <w:r w:rsidRPr="004C7571">
          <w:rPr>
            <w:rFonts w:ascii="Courier New" w:hAnsi="Courier New" w:cs="Courier New"/>
            <w:lang w:eastAsia="en-US"/>
          </w:rPr>
          <w:t xml:space="preserve"> = </w:t>
        </w:r>
        <w:r>
          <w:rPr>
            <w:rFonts w:ascii="Courier New" w:hAnsi="Courier New" w:cs="Courier New"/>
            <w:lang w:eastAsia="en-US"/>
          </w:rPr>
          <w:t>department_id</w:t>
        </w:r>
        <w:r w:rsidRPr="004C7571">
          <w:rPr>
            <w:rFonts w:ascii="Courier New" w:hAnsi="Courier New" w:cs="Courier New"/>
            <w:lang w:eastAsia="en-US"/>
          </w:rPr>
          <w:t>;</w:t>
        </w:r>
      </w:ins>
    </w:p>
    <w:p w14:paraId="66DA2AED"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0" w:author="TARELA DUQUE Nicole" w:date="2018-12-12T09:24:00Z"/>
          <w:rFonts w:ascii="Courier New" w:hAnsi="Courier New" w:cs="Courier New"/>
          <w:lang w:eastAsia="en-US"/>
        </w:rPr>
      </w:pPr>
      <w:ins w:id="4761"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5AADBCA2"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2" w:author="TARELA DUQUE Nicole" w:date="2018-12-12T09:24:00Z"/>
          <w:rFonts w:ascii="Courier New" w:hAnsi="Courier New" w:cs="Courier New"/>
          <w:lang w:eastAsia="en-US"/>
        </w:rPr>
      </w:pPr>
    </w:p>
    <w:p w14:paraId="562A7A54"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3" w:author="TARELA DUQUE Nicole" w:date="2018-12-12T09:24:00Z"/>
          <w:rFonts w:ascii="Courier New" w:hAnsi="Courier New" w:cs="Courier New"/>
          <w:lang w:eastAsia="en-US"/>
        </w:rPr>
      </w:pPr>
      <w:ins w:id="4764"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String getName() {</w:t>
        </w:r>
      </w:ins>
    </w:p>
    <w:p w14:paraId="36A3BC70"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5" w:author="TARELA DUQUE Nicole" w:date="2018-12-12T09:24:00Z"/>
          <w:rFonts w:ascii="Courier New" w:hAnsi="Courier New" w:cs="Courier New"/>
          <w:lang w:eastAsia="en-US"/>
        </w:rPr>
      </w:pPr>
      <w:ins w:id="4766"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return</w:t>
        </w:r>
        <w:r w:rsidRPr="004C7571">
          <w:rPr>
            <w:rFonts w:ascii="Courier New" w:hAnsi="Courier New" w:cs="Courier New"/>
            <w:lang w:eastAsia="en-US"/>
          </w:rPr>
          <w:t xml:space="preserve"> </w:t>
        </w:r>
        <w:r w:rsidRPr="004C7571">
          <w:rPr>
            <w:rFonts w:ascii="Courier New" w:hAnsi="Courier New" w:cs="Courier New"/>
            <w:color w:val="2A00FF"/>
            <w:szCs w:val="18"/>
            <w:lang w:eastAsia="en-US"/>
          </w:rPr>
          <w:t>d</w:t>
        </w:r>
        <w:r>
          <w:rPr>
            <w:rFonts w:ascii="Courier New" w:hAnsi="Courier New" w:cs="Courier New"/>
            <w:color w:val="2A00FF"/>
            <w:szCs w:val="18"/>
            <w:lang w:eastAsia="en-US"/>
          </w:rPr>
          <w:t>epartment_</w:t>
        </w:r>
        <w:r w:rsidRPr="004C7571">
          <w:rPr>
            <w:rFonts w:ascii="Courier New" w:hAnsi="Courier New" w:cs="Courier New"/>
            <w:color w:val="2A00FF"/>
            <w:szCs w:val="18"/>
            <w:lang w:eastAsia="en-US"/>
          </w:rPr>
          <w:t>name</w:t>
        </w:r>
        <w:r w:rsidRPr="004C7571">
          <w:rPr>
            <w:rFonts w:ascii="Courier New" w:hAnsi="Courier New" w:cs="Courier New"/>
            <w:lang w:eastAsia="en-US"/>
          </w:rPr>
          <w:t>;</w:t>
        </w:r>
      </w:ins>
    </w:p>
    <w:p w14:paraId="4280D8F3"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7" w:author="TARELA DUQUE Nicole" w:date="2018-12-12T09:24:00Z"/>
          <w:rFonts w:ascii="Courier New" w:hAnsi="Courier New" w:cs="Courier New"/>
          <w:lang w:eastAsia="en-US"/>
        </w:rPr>
      </w:pPr>
      <w:ins w:id="4768"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640FA7F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69" w:author="TARELA DUQUE Nicole" w:date="2018-12-12T09:24:00Z"/>
          <w:rFonts w:ascii="Courier New" w:hAnsi="Courier New" w:cs="Courier New"/>
          <w:lang w:eastAsia="en-US"/>
        </w:rPr>
      </w:pPr>
    </w:p>
    <w:p w14:paraId="47AB5F5C"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0" w:author="TARELA DUQUE Nicole" w:date="2018-12-12T09:24:00Z"/>
          <w:rFonts w:ascii="Courier New" w:hAnsi="Courier New" w:cs="Courier New"/>
          <w:lang w:eastAsia="en-US"/>
        </w:rPr>
      </w:pPr>
      <w:ins w:id="4771"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void</w:t>
        </w:r>
        <w:r w:rsidRPr="004C7571">
          <w:rPr>
            <w:rFonts w:ascii="Courier New" w:hAnsi="Courier New" w:cs="Courier New"/>
            <w:lang w:eastAsia="en-US"/>
          </w:rPr>
          <w:t xml:space="preserve"> setName(String </w:t>
        </w:r>
        <w:r w:rsidRPr="0007644F">
          <w:rPr>
            <w:rFonts w:ascii="Courier New" w:hAnsi="Courier New" w:cs="Courier New"/>
            <w:lang w:eastAsia="en-US"/>
          </w:rPr>
          <w:t>department_</w:t>
        </w:r>
        <w:r w:rsidRPr="004C7571">
          <w:rPr>
            <w:rFonts w:ascii="Courier New" w:hAnsi="Courier New" w:cs="Courier New"/>
            <w:lang w:eastAsia="en-US"/>
          </w:rPr>
          <w:t>name) {</w:t>
        </w:r>
      </w:ins>
    </w:p>
    <w:p w14:paraId="147621D8"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2" w:author="TARELA DUQUE Nicole" w:date="2018-12-12T09:24:00Z"/>
          <w:rFonts w:ascii="Courier New" w:hAnsi="Courier New" w:cs="Courier New"/>
          <w:lang w:eastAsia="en-US"/>
        </w:rPr>
      </w:pPr>
      <w:ins w:id="4773"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sidRPr="0007644F">
          <w:rPr>
            <w:rFonts w:ascii="Courier New" w:hAnsi="Courier New" w:cs="Courier New"/>
            <w:color w:val="2A00FF"/>
            <w:szCs w:val="18"/>
            <w:lang w:eastAsia="en-US"/>
          </w:rPr>
          <w:t xml:space="preserve"> </w:t>
        </w:r>
        <w:r w:rsidRPr="004C7571">
          <w:rPr>
            <w:rFonts w:ascii="Courier New" w:hAnsi="Courier New" w:cs="Courier New"/>
            <w:color w:val="2A00FF"/>
            <w:szCs w:val="18"/>
            <w:lang w:eastAsia="en-US"/>
          </w:rPr>
          <w:t>d</w:t>
        </w:r>
        <w:r>
          <w:rPr>
            <w:rFonts w:ascii="Courier New" w:hAnsi="Courier New" w:cs="Courier New"/>
            <w:color w:val="2A00FF"/>
            <w:szCs w:val="18"/>
            <w:lang w:eastAsia="en-US"/>
          </w:rPr>
          <w:t>epartment_</w:t>
        </w:r>
        <w:r w:rsidRPr="004C7571">
          <w:rPr>
            <w:rFonts w:ascii="Courier New" w:hAnsi="Courier New" w:cs="Courier New"/>
            <w:color w:val="2A00FF"/>
            <w:szCs w:val="18"/>
            <w:lang w:eastAsia="en-US"/>
          </w:rPr>
          <w:t>name</w:t>
        </w:r>
        <w:r w:rsidRPr="004C7571">
          <w:rPr>
            <w:rFonts w:ascii="Courier New" w:hAnsi="Courier New" w:cs="Courier New"/>
            <w:lang w:eastAsia="en-US"/>
          </w:rPr>
          <w:t xml:space="preserve"> = </w:t>
        </w:r>
        <w:r w:rsidRPr="0007644F">
          <w:rPr>
            <w:rFonts w:ascii="Courier New" w:hAnsi="Courier New" w:cs="Courier New"/>
            <w:lang w:eastAsia="en-US"/>
          </w:rPr>
          <w:t>department_</w:t>
        </w:r>
        <w:r w:rsidRPr="004C7571">
          <w:rPr>
            <w:rFonts w:ascii="Courier New" w:hAnsi="Courier New" w:cs="Courier New"/>
            <w:lang w:eastAsia="en-US"/>
          </w:rPr>
          <w:t>name;</w:t>
        </w:r>
      </w:ins>
    </w:p>
    <w:p w14:paraId="12FD11A5"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4" w:author="TARELA DUQUE Nicole" w:date="2018-12-12T09:24:00Z"/>
          <w:rFonts w:ascii="Courier New" w:hAnsi="Courier New" w:cs="Courier New"/>
          <w:lang w:eastAsia="en-US"/>
        </w:rPr>
      </w:pPr>
      <w:ins w:id="4775"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119AA6EF"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6" w:author="TARELA DUQUE Nicole" w:date="2018-12-12T09:24:00Z"/>
          <w:rFonts w:ascii="Courier New" w:hAnsi="Courier New" w:cs="Courier New"/>
          <w:lang w:eastAsia="en-US"/>
        </w:rPr>
      </w:pPr>
    </w:p>
    <w:p w14:paraId="7502D6F1"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7" w:author="TARELA DUQUE Nicole" w:date="2018-12-12T09:24:00Z"/>
          <w:rFonts w:ascii="Courier New" w:hAnsi="Courier New" w:cs="Courier New"/>
          <w:lang w:eastAsia="en-US"/>
        </w:rPr>
      </w:pPr>
      <w:ins w:id="4778" w:author="TARELA DUQUE Nicole" w:date="2018-12-12T09:24:00Z">
        <w:r>
          <w:rPr>
            <w:rFonts w:ascii="Courier New" w:hAnsi="Courier New" w:cs="Courier New"/>
            <w:lang w:eastAsia="en-US"/>
          </w:rPr>
          <w:lastRenderedPageBreak/>
          <w:tab/>
        </w:r>
        <w:r w:rsidRPr="0007644F">
          <w:rPr>
            <w:rFonts w:ascii="Courier New" w:hAnsi="Courier New" w:cs="Courier New"/>
            <w:color w:val="646464"/>
            <w:lang w:val="en-US" w:eastAsia="en-US"/>
          </w:rPr>
          <w:t>@Access</w:t>
        </w:r>
        <w:r w:rsidRPr="0007644F">
          <w:rPr>
            <w:rFonts w:ascii="Courier New" w:hAnsi="Courier New" w:cs="Courier New"/>
            <w:lang w:eastAsia="en-US"/>
          </w:rPr>
          <w:t>(AccessType.</w:t>
        </w:r>
        <w:r w:rsidRPr="0007644F">
          <w:rPr>
            <w:rFonts w:ascii="Courier New" w:hAnsi="Courier New" w:cs="Courier New"/>
            <w:b/>
            <w:bCs/>
            <w:i/>
            <w:iCs/>
            <w:color w:val="0000C0"/>
            <w:szCs w:val="18"/>
            <w:lang w:eastAsia="en-US"/>
          </w:rPr>
          <w:t>PROPERTY</w:t>
        </w:r>
        <w:r w:rsidRPr="0007644F">
          <w:rPr>
            <w:rFonts w:ascii="Courier New" w:hAnsi="Courier New" w:cs="Courier New"/>
            <w:lang w:eastAsia="en-US"/>
          </w:rPr>
          <w:t xml:space="preserve">) </w:t>
        </w:r>
        <w:r w:rsidRPr="0007644F">
          <w:rPr>
            <w:rFonts w:ascii="Courier New" w:hAnsi="Courier New" w:cs="Courier New"/>
            <w:color w:val="646464"/>
            <w:lang w:val="en-US" w:eastAsia="en-US"/>
          </w:rPr>
          <w:t>@Column</w:t>
        </w:r>
        <w:r w:rsidRPr="0007644F">
          <w:rPr>
            <w:rFonts w:ascii="Courier New" w:hAnsi="Courier New" w:cs="Courier New"/>
            <w:lang w:eastAsia="en-US"/>
          </w:rPr>
          <w:t>(name=</w:t>
        </w:r>
        <w:r w:rsidRPr="0007644F">
          <w:rPr>
            <w:rFonts w:ascii="Courier New" w:hAnsi="Courier New" w:cs="Courier New"/>
            <w:color w:val="2A00FF"/>
            <w:szCs w:val="18"/>
            <w:lang w:eastAsia="en-US"/>
          </w:rPr>
          <w:t>"DEPARTMENT_NAME"</w:t>
        </w:r>
        <w:r w:rsidRPr="0007644F">
          <w:rPr>
            <w:rFonts w:ascii="Courier New" w:hAnsi="Courier New" w:cs="Courier New"/>
            <w:lang w:eastAsia="en-US"/>
          </w:rPr>
          <w:t>)</w:t>
        </w:r>
      </w:ins>
    </w:p>
    <w:p w14:paraId="08FCDDA1"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79" w:author="TARELA DUQUE Nicole" w:date="2018-12-12T09:24:00Z"/>
          <w:rFonts w:ascii="Courier New" w:hAnsi="Courier New" w:cs="Courier New"/>
          <w:lang w:eastAsia="en-US"/>
        </w:rPr>
      </w:pPr>
      <w:ins w:id="4780" w:author="TARELA DUQUE Nicole" w:date="2018-12-12T09:24:00Z">
        <w:r>
          <w:rPr>
            <w:rFonts w:ascii="Courier New" w:hAnsi="Courier New" w:cs="Courier New"/>
            <w:lang w:eastAsia="en-US"/>
          </w:rPr>
          <w:tab/>
        </w:r>
        <w:r w:rsidRPr="00B63F9B">
          <w:rPr>
            <w:rFonts w:ascii="Courier New" w:hAnsi="Courier New" w:cs="Courier New"/>
            <w:b/>
            <w:bCs/>
            <w:color w:val="7F0055"/>
            <w:szCs w:val="18"/>
            <w:lang w:eastAsia="en-US"/>
          </w:rPr>
          <w:t>public</w:t>
        </w:r>
        <w:r w:rsidRPr="0007644F">
          <w:rPr>
            <w:rFonts w:ascii="Courier New" w:hAnsi="Courier New" w:cs="Courier New"/>
            <w:lang w:eastAsia="en-US"/>
          </w:rPr>
          <w:t xml:space="preserve"> String getNameWithDep (){</w:t>
        </w:r>
      </w:ins>
    </w:p>
    <w:p w14:paraId="67CF298D"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81" w:author="TARELA DUQUE Nicole" w:date="2018-12-12T09:24:00Z"/>
          <w:rFonts w:ascii="Courier New" w:hAnsi="Courier New" w:cs="Courier New"/>
          <w:lang w:eastAsia="en-US"/>
        </w:rPr>
      </w:pPr>
      <w:ins w:id="4782" w:author="TARELA DUQUE Nicole" w:date="2018-12-12T09:24:00Z">
        <w:r>
          <w:rPr>
            <w:rFonts w:ascii="Courier New" w:hAnsi="Courier New" w:cs="Courier New"/>
            <w:lang w:eastAsia="en-US"/>
          </w:rPr>
          <w:tab/>
        </w:r>
        <w:r w:rsidRPr="0007644F">
          <w:rPr>
            <w:rFonts w:ascii="Courier New" w:hAnsi="Courier New" w:cs="Courier New"/>
            <w:lang w:eastAsia="en-US"/>
          </w:rPr>
          <w:tab/>
        </w:r>
        <w:r w:rsidRPr="00B63F9B">
          <w:rPr>
            <w:rFonts w:ascii="Courier New" w:hAnsi="Courier New" w:cs="Courier New"/>
            <w:b/>
            <w:bCs/>
            <w:color w:val="7F0055"/>
            <w:szCs w:val="18"/>
            <w:lang w:eastAsia="en-US"/>
          </w:rPr>
          <w:t>if</w:t>
        </w:r>
        <w:r w:rsidRPr="0007644F">
          <w:rPr>
            <w:rFonts w:ascii="Courier New" w:hAnsi="Courier New" w:cs="Courier New"/>
            <w:lang w:eastAsia="en-US"/>
          </w:rPr>
          <w:t>(</w:t>
        </w:r>
        <w:r w:rsidRPr="0007644F">
          <w:rPr>
            <w:rFonts w:ascii="Courier New" w:hAnsi="Courier New" w:cs="Courier New"/>
            <w:color w:val="2A00FF"/>
            <w:szCs w:val="18"/>
            <w:lang w:eastAsia="en-US"/>
          </w:rPr>
          <w:t>department_name</w:t>
        </w:r>
        <w:r w:rsidRPr="0007644F">
          <w:rPr>
            <w:rFonts w:ascii="Courier New" w:hAnsi="Courier New" w:cs="Courier New"/>
            <w:lang w:eastAsia="en-US"/>
          </w:rPr>
          <w:t xml:space="preserve">.length()&lt;10) </w:t>
        </w:r>
        <w:r w:rsidRPr="00B63F9B">
          <w:rPr>
            <w:rFonts w:ascii="Courier New" w:hAnsi="Courier New" w:cs="Courier New"/>
            <w:b/>
            <w:bCs/>
            <w:color w:val="7F0055"/>
            <w:szCs w:val="18"/>
            <w:lang w:eastAsia="en-US"/>
          </w:rPr>
          <w:t>return</w:t>
        </w:r>
        <w:r w:rsidRPr="0007644F">
          <w:rPr>
            <w:rFonts w:ascii="Courier New" w:hAnsi="Courier New" w:cs="Courier New"/>
            <w:lang w:eastAsia="en-US"/>
          </w:rPr>
          <w:t xml:space="preserve"> </w:t>
        </w:r>
        <w:r w:rsidRPr="00B63F9B">
          <w:rPr>
            <w:rFonts w:ascii="Courier New" w:hAnsi="Courier New" w:cs="Courier New"/>
            <w:color w:val="2A00FF"/>
            <w:szCs w:val="18"/>
            <w:lang w:eastAsia="en-US"/>
          </w:rPr>
          <w:t>"dep. "</w:t>
        </w:r>
        <w:r w:rsidRPr="0007644F">
          <w:rPr>
            <w:rFonts w:ascii="Courier New" w:hAnsi="Courier New" w:cs="Courier New"/>
            <w:lang w:eastAsia="en-US"/>
          </w:rPr>
          <w:t xml:space="preserve"> + </w:t>
        </w:r>
        <w:r w:rsidRPr="00B63F9B">
          <w:rPr>
            <w:rFonts w:ascii="Courier New" w:hAnsi="Courier New" w:cs="Courier New"/>
            <w:color w:val="2A00FF"/>
            <w:szCs w:val="18"/>
            <w:lang w:eastAsia="en-US"/>
          </w:rPr>
          <w:t>department_name</w:t>
        </w:r>
        <w:r w:rsidRPr="0007644F">
          <w:rPr>
            <w:rFonts w:ascii="Courier New" w:hAnsi="Courier New" w:cs="Courier New"/>
            <w:lang w:eastAsia="en-US"/>
          </w:rPr>
          <w:t>;</w:t>
        </w:r>
      </w:ins>
    </w:p>
    <w:p w14:paraId="1179EBAE"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83" w:author="TARELA DUQUE Nicole" w:date="2018-12-12T09:24:00Z"/>
          <w:rFonts w:ascii="Courier New" w:hAnsi="Courier New" w:cs="Courier New"/>
          <w:lang w:eastAsia="en-US"/>
        </w:rPr>
      </w:pPr>
      <w:ins w:id="4784" w:author="TARELA DUQUE Nicole" w:date="2018-12-12T09:24:00Z">
        <w:r>
          <w:rPr>
            <w:rFonts w:ascii="Courier New" w:hAnsi="Courier New" w:cs="Courier New"/>
            <w:lang w:eastAsia="en-US"/>
          </w:rPr>
          <w:tab/>
        </w:r>
        <w:r w:rsidRPr="0007644F">
          <w:rPr>
            <w:rFonts w:ascii="Courier New" w:hAnsi="Courier New" w:cs="Courier New"/>
            <w:lang w:eastAsia="en-US"/>
          </w:rPr>
          <w:tab/>
        </w:r>
        <w:r w:rsidRPr="00B63F9B">
          <w:rPr>
            <w:rFonts w:ascii="Courier New" w:hAnsi="Courier New" w:cs="Courier New"/>
            <w:b/>
            <w:bCs/>
            <w:color w:val="7F0055"/>
            <w:szCs w:val="18"/>
            <w:lang w:eastAsia="en-US"/>
          </w:rPr>
          <w:t>else</w:t>
        </w:r>
        <w:r w:rsidRPr="0007644F">
          <w:rPr>
            <w:rFonts w:ascii="Courier New" w:hAnsi="Courier New" w:cs="Courier New"/>
            <w:lang w:eastAsia="en-US"/>
          </w:rPr>
          <w:t xml:space="preserve"> </w:t>
        </w:r>
        <w:r w:rsidRPr="00B63F9B">
          <w:rPr>
            <w:rFonts w:ascii="Courier New" w:hAnsi="Courier New" w:cs="Courier New"/>
            <w:b/>
            <w:bCs/>
            <w:color w:val="7F0055"/>
            <w:szCs w:val="18"/>
            <w:lang w:eastAsia="en-US"/>
          </w:rPr>
          <w:t>return</w:t>
        </w:r>
        <w:r w:rsidRPr="0007644F">
          <w:rPr>
            <w:rFonts w:ascii="Courier New" w:hAnsi="Courier New" w:cs="Courier New"/>
            <w:lang w:eastAsia="en-US"/>
          </w:rPr>
          <w:t xml:space="preserve"> </w:t>
        </w:r>
        <w:r w:rsidRPr="00B63F9B">
          <w:rPr>
            <w:rFonts w:ascii="Courier New" w:hAnsi="Courier New" w:cs="Courier New"/>
            <w:color w:val="2A00FF"/>
            <w:szCs w:val="18"/>
            <w:lang w:eastAsia="en-US"/>
          </w:rPr>
          <w:t>department_name</w:t>
        </w:r>
        <w:r w:rsidRPr="0007644F">
          <w:rPr>
            <w:rFonts w:ascii="Courier New" w:hAnsi="Courier New" w:cs="Courier New"/>
            <w:lang w:eastAsia="en-US"/>
          </w:rPr>
          <w:t>;</w:t>
        </w:r>
      </w:ins>
    </w:p>
    <w:p w14:paraId="0D532371"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85" w:author="TARELA DUQUE Nicole" w:date="2018-12-12T09:24:00Z"/>
          <w:rFonts w:ascii="Courier New" w:hAnsi="Courier New" w:cs="Courier New"/>
          <w:lang w:eastAsia="en-US"/>
        </w:rPr>
      </w:pPr>
      <w:ins w:id="4786" w:author="TARELA DUQUE Nicole" w:date="2018-12-12T09:24:00Z">
        <w:r>
          <w:rPr>
            <w:rFonts w:ascii="Courier New" w:hAnsi="Courier New" w:cs="Courier New"/>
            <w:lang w:eastAsia="en-US"/>
          </w:rPr>
          <w:tab/>
        </w:r>
        <w:r w:rsidRPr="0007644F">
          <w:rPr>
            <w:rFonts w:ascii="Courier New" w:hAnsi="Courier New" w:cs="Courier New"/>
            <w:lang w:eastAsia="en-US"/>
          </w:rPr>
          <w:t>}</w:t>
        </w:r>
      </w:ins>
    </w:p>
    <w:p w14:paraId="4983667D"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87" w:author="TARELA DUQUE Nicole" w:date="2018-12-12T09:24:00Z"/>
          <w:rFonts w:ascii="Courier New" w:hAnsi="Courier New" w:cs="Courier New"/>
          <w:lang w:eastAsia="en-US"/>
        </w:rPr>
      </w:pPr>
      <w:ins w:id="4788" w:author="TARELA DUQUE Nicole" w:date="2018-12-12T09:24:00Z">
        <w:r>
          <w:rPr>
            <w:rFonts w:ascii="Courier New" w:hAnsi="Courier New" w:cs="Courier New"/>
            <w:lang w:eastAsia="en-US"/>
          </w:rPr>
          <w:tab/>
        </w:r>
        <w:r w:rsidRPr="00B63F9B">
          <w:rPr>
            <w:rFonts w:ascii="Courier New" w:hAnsi="Courier New" w:cs="Courier New"/>
            <w:b/>
            <w:bCs/>
            <w:color w:val="7F0055"/>
            <w:szCs w:val="18"/>
            <w:lang w:eastAsia="en-US"/>
          </w:rPr>
          <w:t>public</w:t>
        </w:r>
        <w:r w:rsidRPr="0007644F">
          <w:rPr>
            <w:rFonts w:ascii="Courier New" w:hAnsi="Courier New" w:cs="Courier New"/>
            <w:lang w:eastAsia="en-US"/>
          </w:rPr>
          <w:t xml:space="preserve"> </w:t>
        </w:r>
        <w:r w:rsidRPr="00B63F9B">
          <w:rPr>
            <w:rFonts w:ascii="Courier New" w:hAnsi="Courier New" w:cs="Courier New"/>
            <w:b/>
            <w:bCs/>
            <w:color w:val="7F0055"/>
            <w:szCs w:val="18"/>
            <w:lang w:eastAsia="en-US"/>
          </w:rPr>
          <w:t>void</w:t>
        </w:r>
        <w:r w:rsidRPr="0007644F">
          <w:rPr>
            <w:rFonts w:ascii="Courier New" w:hAnsi="Courier New" w:cs="Courier New"/>
            <w:lang w:eastAsia="en-US"/>
          </w:rPr>
          <w:t xml:space="preserve"> setNameWithDep(String name){</w:t>
        </w:r>
      </w:ins>
    </w:p>
    <w:p w14:paraId="50FFAB57"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89" w:author="TARELA DUQUE Nicole" w:date="2018-12-12T09:24:00Z"/>
          <w:rFonts w:ascii="Courier New" w:hAnsi="Courier New" w:cs="Courier New"/>
          <w:lang w:eastAsia="en-US"/>
        </w:rPr>
      </w:pPr>
      <w:ins w:id="4790" w:author="TARELA DUQUE Nicole" w:date="2018-12-12T09:24:00Z">
        <w:r>
          <w:rPr>
            <w:rFonts w:ascii="Courier New" w:hAnsi="Courier New" w:cs="Courier New"/>
            <w:lang w:eastAsia="en-US"/>
          </w:rPr>
          <w:tab/>
        </w:r>
        <w:r w:rsidRPr="0007644F">
          <w:rPr>
            <w:rFonts w:ascii="Courier New" w:hAnsi="Courier New" w:cs="Courier New"/>
            <w:lang w:eastAsia="en-US"/>
          </w:rPr>
          <w:tab/>
        </w:r>
        <w:r w:rsidRPr="00B63F9B">
          <w:rPr>
            <w:rFonts w:ascii="Courier New" w:hAnsi="Courier New" w:cs="Courier New"/>
            <w:b/>
            <w:bCs/>
            <w:color w:val="7F0055"/>
            <w:szCs w:val="18"/>
            <w:lang w:eastAsia="en-US"/>
          </w:rPr>
          <w:t>if</w:t>
        </w:r>
        <w:r w:rsidRPr="0007644F">
          <w:rPr>
            <w:rFonts w:ascii="Courier New" w:hAnsi="Courier New" w:cs="Courier New"/>
            <w:lang w:eastAsia="en-US"/>
          </w:rPr>
          <w:t>(name.contains(</w:t>
        </w:r>
        <w:r w:rsidRPr="00B63F9B">
          <w:rPr>
            <w:rFonts w:ascii="Courier New" w:hAnsi="Courier New" w:cs="Courier New"/>
            <w:color w:val="2A00FF"/>
            <w:szCs w:val="18"/>
            <w:lang w:eastAsia="en-US"/>
          </w:rPr>
          <w:t>"dep. "</w:t>
        </w:r>
        <w:r w:rsidRPr="0007644F">
          <w:rPr>
            <w:rFonts w:ascii="Courier New" w:hAnsi="Courier New" w:cs="Courier New"/>
            <w:lang w:eastAsia="en-US"/>
          </w:rPr>
          <w:t xml:space="preserve">)) </w:t>
        </w:r>
        <w:r w:rsidRPr="00B63F9B">
          <w:rPr>
            <w:rFonts w:ascii="Courier New" w:hAnsi="Courier New" w:cs="Courier New"/>
            <w:b/>
            <w:bCs/>
            <w:color w:val="7F0055"/>
            <w:szCs w:val="18"/>
            <w:lang w:eastAsia="en-US"/>
          </w:rPr>
          <w:t>this</w:t>
        </w:r>
        <w:r w:rsidRPr="0007644F">
          <w:rPr>
            <w:rFonts w:ascii="Courier New" w:hAnsi="Courier New" w:cs="Courier New"/>
            <w:lang w:eastAsia="en-US"/>
          </w:rPr>
          <w:t>.</w:t>
        </w:r>
        <w:r w:rsidRPr="00B63F9B">
          <w:rPr>
            <w:rFonts w:ascii="Courier New" w:hAnsi="Courier New" w:cs="Courier New"/>
            <w:color w:val="2A00FF"/>
            <w:szCs w:val="18"/>
            <w:lang w:eastAsia="en-US"/>
          </w:rPr>
          <w:t>department_name</w:t>
        </w:r>
        <w:r w:rsidRPr="0007644F">
          <w:rPr>
            <w:rFonts w:ascii="Courier New" w:hAnsi="Courier New" w:cs="Courier New"/>
            <w:lang w:eastAsia="en-US"/>
          </w:rPr>
          <w:t>= name.substring(5);</w:t>
        </w:r>
      </w:ins>
    </w:p>
    <w:p w14:paraId="7B5D11F4" w14:textId="77777777" w:rsidR="00B072C7" w:rsidRPr="000764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91" w:author="TARELA DUQUE Nicole" w:date="2018-12-12T09:24:00Z"/>
          <w:rFonts w:ascii="Courier New" w:hAnsi="Courier New" w:cs="Courier New"/>
          <w:lang w:eastAsia="en-US"/>
        </w:rPr>
      </w:pPr>
      <w:ins w:id="4792" w:author="TARELA DUQUE Nicole" w:date="2018-12-12T09:24:00Z">
        <w:r>
          <w:rPr>
            <w:rFonts w:ascii="Courier New" w:hAnsi="Courier New" w:cs="Courier New"/>
            <w:lang w:eastAsia="en-US"/>
          </w:rPr>
          <w:tab/>
        </w:r>
        <w:r w:rsidRPr="0007644F">
          <w:rPr>
            <w:rFonts w:ascii="Courier New" w:hAnsi="Courier New" w:cs="Courier New"/>
            <w:lang w:eastAsia="en-US"/>
          </w:rPr>
          <w:tab/>
        </w:r>
        <w:r w:rsidRPr="00B63F9B">
          <w:rPr>
            <w:rFonts w:ascii="Courier New" w:hAnsi="Courier New" w:cs="Courier New"/>
            <w:b/>
            <w:bCs/>
            <w:color w:val="7F0055"/>
            <w:szCs w:val="18"/>
            <w:lang w:eastAsia="en-US"/>
          </w:rPr>
          <w:t>else</w:t>
        </w:r>
        <w:r w:rsidRPr="0007644F">
          <w:rPr>
            <w:rFonts w:ascii="Courier New" w:hAnsi="Courier New" w:cs="Courier New"/>
            <w:lang w:eastAsia="en-US"/>
          </w:rPr>
          <w:t xml:space="preserve"> </w:t>
        </w:r>
        <w:r w:rsidRPr="00B63F9B">
          <w:rPr>
            <w:rFonts w:ascii="Courier New" w:hAnsi="Courier New" w:cs="Courier New"/>
            <w:b/>
            <w:bCs/>
            <w:color w:val="7F0055"/>
            <w:szCs w:val="18"/>
            <w:lang w:eastAsia="en-US"/>
          </w:rPr>
          <w:t>this</w:t>
        </w:r>
        <w:r w:rsidRPr="0007644F">
          <w:rPr>
            <w:rFonts w:ascii="Courier New" w:hAnsi="Courier New" w:cs="Courier New"/>
            <w:lang w:eastAsia="en-US"/>
          </w:rPr>
          <w:t>.</w:t>
        </w:r>
        <w:r w:rsidRPr="00B63F9B">
          <w:rPr>
            <w:rFonts w:ascii="Courier New" w:hAnsi="Courier New" w:cs="Courier New"/>
            <w:color w:val="2A00FF"/>
            <w:szCs w:val="18"/>
            <w:lang w:eastAsia="en-US"/>
          </w:rPr>
          <w:t>department_name</w:t>
        </w:r>
        <w:r w:rsidRPr="0007644F">
          <w:rPr>
            <w:rFonts w:ascii="Courier New" w:hAnsi="Courier New" w:cs="Courier New"/>
            <w:lang w:eastAsia="en-US"/>
          </w:rPr>
          <w:t>=name;</w:t>
        </w:r>
      </w:ins>
    </w:p>
    <w:p w14:paraId="3C86A651"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93" w:author="TARELA DUQUE Nicole" w:date="2018-12-12T09:24:00Z"/>
          <w:rFonts w:ascii="Courier New" w:hAnsi="Courier New" w:cs="Courier New"/>
          <w:lang w:eastAsia="en-US"/>
        </w:rPr>
      </w:pPr>
      <w:ins w:id="4794" w:author="TARELA DUQUE Nicole" w:date="2018-12-12T09:24:00Z">
        <w:r>
          <w:rPr>
            <w:rFonts w:ascii="Courier New" w:hAnsi="Courier New" w:cs="Courier New"/>
            <w:lang w:eastAsia="en-US"/>
          </w:rPr>
          <w:tab/>
          <w:t>}</w:t>
        </w:r>
      </w:ins>
    </w:p>
    <w:p w14:paraId="14A741D4"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95" w:author="TARELA DUQUE Nicole" w:date="2018-12-12T09:24:00Z"/>
          <w:rFonts w:ascii="Courier New" w:hAnsi="Courier New" w:cs="Courier New"/>
          <w:lang w:eastAsia="en-US"/>
        </w:rPr>
      </w:pPr>
    </w:p>
    <w:p w14:paraId="6F9511AB"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96" w:author="TARELA DUQUE Nicole" w:date="2018-12-12T09:24:00Z"/>
          <w:rFonts w:ascii="Courier New" w:hAnsi="Courier New" w:cs="Courier New"/>
          <w:lang w:eastAsia="en-US"/>
        </w:rPr>
      </w:pPr>
      <w:ins w:id="4797"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List&lt;Employee&gt; getEmployee() {</w:t>
        </w:r>
      </w:ins>
    </w:p>
    <w:p w14:paraId="44D3BB0A"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798" w:author="TARELA DUQUE Nicole" w:date="2018-12-12T09:24:00Z"/>
          <w:rFonts w:ascii="Courier New" w:hAnsi="Courier New" w:cs="Courier New"/>
          <w:lang w:eastAsia="en-US"/>
        </w:rPr>
      </w:pPr>
      <w:ins w:id="4799"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return</w:t>
        </w:r>
        <w:r w:rsidRPr="004C7571">
          <w:rPr>
            <w:rFonts w:ascii="Courier New" w:hAnsi="Courier New" w:cs="Courier New"/>
            <w:lang w:eastAsia="en-US"/>
          </w:rPr>
          <w:t xml:space="preserve"> </w:t>
        </w:r>
        <w:r w:rsidRPr="004C7571">
          <w:rPr>
            <w:rFonts w:ascii="Courier New" w:hAnsi="Courier New" w:cs="Courier New"/>
            <w:color w:val="2A00FF"/>
            <w:szCs w:val="18"/>
            <w:lang w:eastAsia="en-US"/>
          </w:rPr>
          <w:t>employee</w:t>
        </w:r>
        <w:r w:rsidRPr="004C7571">
          <w:rPr>
            <w:rFonts w:ascii="Courier New" w:hAnsi="Courier New" w:cs="Courier New"/>
            <w:lang w:eastAsia="en-US"/>
          </w:rPr>
          <w:t>;</w:t>
        </w:r>
      </w:ins>
    </w:p>
    <w:p w14:paraId="09BB5A75"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0" w:author="TARELA DUQUE Nicole" w:date="2018-12-12T09:24:00Z"/>
          <w:rFonts w:ascii="Courier New" w:hAnsi="Courier New" w:cs="Courier New"/>
          <w:lang w:eastAsia="en-US"/>
        </w:rPr>
      </w:pPr>
      <w:ins w:id="4801"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7389FC96"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2" w:author="TARELA DUQUE Nicole" w:date="2018-12-12T09:24:00Z"/>
          <w:rFonts w:ascii="Courier New" w:hAnsi="Courier New" w:cs="Courier New"/>
          <w:lang w:eastAsia="en-US"/>
        </w:rPr>
      </w:pPr>
    </w:p>
    <w:p w14:paraId="0FAC0EA4"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3" w:author="TARELA DUQUE Nicole" w:date="2018-12-12T09:24:00Z"/>
          <w:rFonts w:ascii="Courier New" w:hAnsi="Courier New" w:cs="Courier New"/>
          <w:lang w:eastAsia="en-US"/>
        </w:rPr>
      </w:pPr>
      <w:ins w:id="4804" w:author="TARELA DUQUE Nicole" w:date="2018-12-12T09:24: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void</w:t>
        </w:r>
        <w:r w:rsidRPr="004C7571">
          <w:rPr>
            <w:rFonts w:ascii="Courier New" w:hAnsi="Courier New" w:cs="Courier New"/>
            <w:lang w:eastAsia="en-US"/>
          </w:rPr>
          <w:t xml:space="preserve"> setEmployee(List&lt;Employee&gt; employee) {</w:t>
        </w:r>
      </w:ins>
    </w:p>
    <w:p w14:paraId="56BA5EB4" w14:textId="77777777" w:rsidR="00B072C7" w:rsidRPr="004C7571"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5" w:author="TARELA DUQUE Nicole" w:date="2018-12-12T09:24:00Z"/>
          <w:rFonts w:ascii="Courier New" w:hAnsi="Courier New" w:cs="Courier New"/>
          <w:lang w:eastAsia="en-US"/>
        </w:rPr>
      </w:pPr>
      <w:ins w:id="4806" w:author="TARELA DUQUE Nicole" w:date="2018-12-12T09:24: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sidRPr="004C7571">
          <w:rPr>
            <w:rFonts w:ascii="Courier New" w:hAnsi="Courier New" w:cs="Courier New"/>
            <w:color w:val="2A00FF"/>
            <w:szCs w:val="18"/>
            <w:lang w:eastAsia="en-US"/>
          </w:rPr>
          <w:t>employee</w:t>
        </w:r>
        <w:r w:rsidRPr="004C7571">
          <w:rPr>
            <w:rFonts w:ascii="Courier New" w:hAnsi="Courier New" w:cs="Courier New"/>
            <w:lang w:eastAsia="en-US"/>
          </w:rPr>
          <w:t xml:space="preserve"> = employee;</w:t>
        </w:r>
      </w:ins>
    </w:p>
    <w:p w14:paraId="46CFF0EA" w14:textId="2052B41C"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7" w:author="TARELA DUQUE Nicole" w:date="2018-12-12T09:27:00Z"/>
          <w:rFonts w:ascii="Courier New" w:hAnsi="Courier New" w:cs="Courier New"/>
          <w:lang w:eastAsia="en-US"/>
        </w:rPr>
      </w:pPr>
      <w:ins w:id="4808" w:author="TARELA DUQUE Nicole" w:date="2018-12-12T09:24:00Z">
        <w:r>
          <w:rPr>
            <w:rFonts w:ascii="Courier New" w:hAnsi="Courier New" w:cs="Courier New"/>
            <w:lang w:eastAsia="en-US"/>
          </w:rPr>
          <w:tab/>
        </w:r>
        <w:r w:rsidRPr="004C7571">
          <w:rPr>
            <w:rFonts w:ascii="Courier New" w:hAnsi="Courier New" w:cs="Courier New"/>
            <w:lang w:eastAsia="en-US"/>
          </w:rPr>
          <w:t>}</w:t>
        </w:r>
      </w:ins>
    </w:p>
    <w:p w14:paraId="1FD4496D" w14:textId="77777777" w:rsidR="00101E7A" w:rsidRDefault="00101E7A"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09" w:author="TARELA DUQUE Nicole" w:date="2018-12-12T09:24:00Z"/>
          <w:rFonts w:ascii="Courier New" w:hAnsi="Courier New" w:cs="Courier New"/>
          <w:lang w:eastAsia="en-US"/>
        </w:rPr>
      </w:pPr>
    </w:p>
    <w:p w14:paraId="6FE6CCC6" w14:textId="32A17021" w:rsidR="00101E7A" w:rsidRPr="004C7571" w:rsidRDefault="00B072C7"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10" w:author="TARELA DUQUE Nicole" w:date="2018-12-12T09:27:00Z"/>
          <w:rFonts w:ascii="Courier New" w:hAnsi="Courier New" w:cs="Courier New"/>
          <w:lang w:eastAsia="en-US"/>
        </w:rPr>
      </w:pPr>
      <w:ins w:id="4811" w:author="TARELA DUQUE Nicole" w:date="2018-12-12T09:24:00Z">
        <w:r>
          <w:rPr>
            <w:rFonts w:ascii="Courier New" w:hAnsi="Courier New" w:cs="Courier New"/>
            <w:lang w:val="en-US" w:eastAsia="en-US"/>
          </w:rPr>
          <w:t xml:space="preserve">       </w:t>
        </w:r>
      </w:ins>
      <w:ins w:id="4812" w:author="TARELA DUQUE Nicole" w:date="2018-12-12T09:27:00Z">
        <w:r w:rsidR="00101E7A" w:rsidRPr="004C7571">
          <w:rPr>
            <w:rFonts w:ascii="Courier New" w:hAnsi="Courier New" w:cs="Courier New"/>
            <w:b/>
            <w:bCs/>
            <w:color w:val="7F0055"/>
            <w:szCs w:val="18"/>
            <w:lang w:eastAsia="en-US"/>
          </w:rPr>
          <w:t>public</w:t>
        </w:r>
        <w:r w:rsidR="00101E7A" w:rsidRPr="004C7571">
          <w:rPr>
            <w:rFonts w:ascii="Courier New" w:hAnsi="Courier New" w:cs="Courier New"/>
            <w:lang w:eastAsia="en-US"/>
          </w:rPr>
          <w:t xml:space="preserve"> </w:t>
        </w:r>
      </w:ins>
      <w:ins w:id="4813" w:author="TARELA DUQUE Nicole" w:date="2018-12-12T09:28:00Z">
        <w:r w:rsidR="00101E7A">
          <w:rPr>
            <w:rFonts w:ascii="Courier New" w:hAnsi="Courier New" w:cs="Courier New"/>
            <w:lang w:val="en-US" w:eastAsia="en-US"/>
          </w:rPr>
          <w:t xml:space="preserve">Manager </w:t>
        </w:r>
      </w:ins>
      <w:ins w:id="4814" w:author="TARELA DUQUE Nicole" w:date="2018-12-12T09:27:00Z">
        <w:r w:rsidR="00101E7A" w:rsidRPr="004C7571">
          <w:rPr>
            <w:rFonts w:ascii="Courier New" w:hAnsi="Courier New" w:cs="Courier New"/>
            <w:lang w:eastAsia="en-US"/>
          </w:rPr>
          <w:t>get</w:t>
        </w:r>
        <w:r w:rsidR="00101E7A">
          <w:rPr>
            <w:rFonts w:ascii="Courier New" w:hAnsi="Courier New" w:cs="Courier New"/>
            <w:lang w:eastAsia="en-US"/>
          </w:rPr>
          <w:t>Manager</w:t>
        </w:r>
        <w:r w:rsidR="00101E7A" w:rsidRPr="004C7571">
          <w:rPr>
            <w:rFonts w:ascii="Courier New" w:hAnsi="Courier New" w:cs="Courier New"/>
            <w:lang w:eastAsia="en-US"/>
          </w:rPr>
          <w:t>Id() {</w:t>
        </w:r>
      </w:ins>
    </w:p>
    <w:p w14:paraId="044ABB53" w14:textId="77777777" w:rsidR="00101E7A" w:rsidRPr="004C7571" w:rsidRDefault="00101E7A"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15" w:author="TARELA DUQUE Nicole" w:date="2018-12-12T09:27:00Z"/>
          <w:rFonts w:ascii="Courier New" w:hAnsi="Courier New" w:cs="Courier New"/>
          <w:lang w:eastAsia="en-US"/>
        </w:rPr>
      </w:pPr>
      <w:ins w:id="4816" w:author="TARELA DUQUE Nicole" w:date="2018-12-12T09:27: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return</w:t>
        </w:r>
        <w:r w:rsidRPr="004C7571">
          <w:rPr>
            <w:rFonts w:ascii="Courier New" w:hAnsi="Courier New" w:cs="Courier New"/>
            <w:lang w:eastAsia="en-US"/>
          </w:rPr>
          <w:t xml:space="preserve"> </w:t>
        </w:r>
        <w:r>
          <w:rPr>
            <w:rFonts w:ascii="Courier New" w:hAnsi="Courier New" w:cs="Courier New"/>
            <w:color w:val="2A00FF"/>
            <w:szCs w:val="18"/>
            <w:lang w:eastAsia="en-US"/>
          </w:rPr>
          <w:t>managerId</w:t>
        </w:r>
        <w:r w:rsidRPr="004C7571">
          <w:rPr>
            <w:rFonts w:ascii="Courier New" w:hAnsi="Courier New" w:cs="Courier New"/>
            <w:lang w:eastAsia="en-US"/>
          </w:rPr>
          <w:t>;</w:t>
        </w:r>
      </w:ins>
    </w:p>
    <w:p w14:paraId="42010823" w14:textId="77777777" w:rsidR="00101E7A" w:rsidRPr="004C7571" w:rsidRDefault="00101E7A"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17" w:author="TARELA DUQUE Nicole" w:date="2018-12-12T09:27:00Z"/>
          <w:rFonts w:ascii="Courier New" w:hAnsi="Courier New" w:cs="Courier New"/>
          <w:lang w:eastAsia="en-US"/>
        </w:rPr>
      </w:pPr>
      <w:ins w:id="4818" w:author="TARELA DUQUE Nicole" w:date="2018-12-12T09:27:00Z">
        <w:r>
          <w:rPr>
            <w:rFonts w:ascii="Courier New" w:hAnsi="Courier New" w:cs="Courier New"/>
            <w:lang w:eastAsia="en-US"/>
          </w:rPr>
          <w:tab/>
        </w:r>
        <w:r w:rsidRPr="004C7571">
          <w:rPr>
            <w:rFonts w:ascii="Courier New" w:hAnsi="Courier New" w:cs="Courier New"/>
            <w:lang w:eastAsia="en-US"/>
          </w:rPr>
          <w:t>}</w:t>
        </w:r>
      </w:ins>
    </w:p>
    <w:p w14:paraId="3CA20E44" w14:textId="77777777" w:rsidR="00101E7A" w:rsidRPr="004C7571" w:rsidRDefault="00101E7A"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19" w:author="TARELA DUQUE Nicole" w:date="2018-12-12T09:27:00Z"/>
          <w:rFonts w:ascii="Courier New" w:hAnsi="Courier New" w:cs="Courier New"/>
          <w:lang w:eastAsia="en-US"/>
        </w:rPr>
      </w:pPr>
    </w:p>
    <w:p w14:paraId="300A2198" w14:textId="77777777" w:rsidR="00101E7A" w:rsidRPr="004C7571" w:rsidRDefault="00101E7A"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0" w:author="TARELA DUQUE Nicole" w:date="2018-12-12T09:27:00Z"/>
          <w:rFonts w:ascii="Courier New" w:hAnsi="Courier New" w:cs="Courier New"/>
          <w:lang w:eastAsia="en-US"/>
        </w:rPr>
      </w:pPr>
      <w:ins w:id="4821" w:author="TARELA DUQUE Nicole" w:date="2018-12-12T09:27:00Z">
        <w:r>
          <w:rPr>
            <w:rFonts w:ascii="Courier New" w:hAnsi="Courier New" w:cs="Courier New"/>
            <w:lang w:eastAsia="en-US"/>
          </w:rPr>
          <w:tab/>
        </w:r>
        <w:r w:rsidRPr="004C7571">
          <w:rPr>
            <w:rFonts w:ascii="Courier New" w:hAnsi="Courier New" w:cs="Courier New"/>
            <w:b/>
            <w:bCs/>
            <w:color w:val="7F0055"/>
            <w:szCs w:val="18"/>
            <w:lang w:eastAsia="en-US"/>
          </w:rPr>
          <w:t>public</w:t>
        </w:r>
        <w:r w:rsidRPr="004C7571">
          <w:rPr>
            <w:rFonts w:ascii="Courier New" w:hAnsi="Courier New" w:cs="Courier New"/>
            <w:lang w:eastAsia="en-US"/>
          </w:rPr>
          <w:t xml:space="preserve"> </w:t>
        </w:r>
        <w:r w:rsidRPr="004C7571">
          <w:rPr>
            <w:rFonts w:ascii="Courier New" w:hAnsi="Courier New" w:cs="Courier New"/>
            <w:b/>
            <w:bCs/>
            <w:color w:val="7F0055"/>
            <w:szCs w:val="18"/>
            <w:lang w:eastAsia="en-US"/>
          </w:rPr>
          <w:t>void</w:t>
        </w:r>
        <w:r>
          <w:rPr>
            <w:rFonts w:ascii="Courier New" w:hAnsi="Courier New" w:cs="Courier New"/>
            <w:lang w:eastAsia="en-US"/>
          </w:rPr>
          <w:t xml:space="preserve"> setManagerId</w:t>
        </w:r>
        <w:r w:rsidRPr="004C7571">
          <w:rPr>
            <w:rFonts w:ascii="Courier New" w:hAnsi="Courier New" w:cs="Courier New"/>
            <w:lang w:eastAsia="en-US"/>
          </w:rPr>
          <w:t>(</w:t>
        </w:r>
        <w:r>
          <w:rPr>
            <w:rFonts w:ascii="Courier New" w:hAnsi="Courier New" w:cs="Courier New"/>
            <w:lang w:eastAsia="en-US"/>
          </w:rPr>
          <w:t>Manager managerId)</w:t>
        </w:r>
        <w:r w:rsidRPr="004C7571">
          <w:rPr>
            <w:rFonts w:ascii="Courier New" w:hAnsi="Courier New" w:cs="Courier New"/>
            <w:lang w:eastAsia="en-US"/>
          </w:rPr>
          <w:t>{</w:t>
        </w:r>
      </w:ins>
    </w:p>
    <w:p w14:paraId="0FB7845C" w14:textId="417BBB30" w:rsidR="00101E7A" w:rsidRPr="004C7571" w:rsidRDefault="00101E7A" w:rsidP="00101E7A">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2" w:author="TARELA DUQUE Nicole" w:date="2018-12-12T09:27:00Z"/>
          <w:rFonts w:ascii="Courier New" w:hAnsi="Courier New" w:cs="Courier New"/>
          <w:lang w:eastAsia="en-US"/>
        </w:rPr>
      </w:pPr>
      <w:ins w:id="4823" w:author="TARELA DUQUE Nicole" w:date="2018-12-12T09:27:00Z">
        <w:r>
          <w:rPr>
            <w:rFonts w:ascii="Courier New" w:hAnsi="Courier New" w:cs="Courier New"/>
            <w:lang w:eastAsia="en-US"/>
          </w:rPr>
          <w:tab/>
        </w:r>
        <w:r w:rsidRPr="004C7571">
          <w:rPr>
            <w:rFonts w:ascii="Courier New" w:hAnsi="Courier New" w:cs="Courier New"/>
            <w:lang w:eastAsia="en-US"/>
          </w:rPr>
          <w:tab/>
        </w:r>
        <w:r w:rsidRPr="004C7571">
          <w:rPr>
            <w:rFonts w:ascii="Courier New" w:hAnsi="Courier New" w:cs="Courier New"/>
            <w:b/>
            <w:bCs/>
            <w:color w:val="7F0055"/>
            <w:szCs w:val="18"/>
            <w:lang w:eastAsia="en-US"/>
          </w:rPr>
          <w:t>this</w:t>
        </w:r>
        <w:r w:rsidRPr="004C7571">
          <w:rPr>
            <w:rFonts w:ascii="Courier New" w:hAnsi="Courier New" w:cs="Courier New"/>
            <w:lang w:eastAsia="en-US"/>
          </w:rPr>
          <w:t>.</w:t>
        </w:r>
        <w:r>
          <w:rPr>
            <w:rFonts w:ascii="Courier New" w:hAnsi="Courier New" w:cs="Courier New"/>
            <w:color w:val="2A00FF"/>
            <w:szCs w:val="18"/>
            <w:lang w:eastAsia="en-US"/>
          </w:rPr>
          <w:t>managerId</w:t>
        </w:r>
        <w:r w:rsidRPr="004C7571">
          <w:rPr>
            <w:rFonts w:ascii="Courier New" w:hAnsi="Courier New" w:cs="Courier New"/>
            <w:lang w:eastAsia="en-US"/>
          </w:rPr>
          <w:t xml:space="preserve"> = </w:t>
        </w:r>
        <w:r>
          <w:rPr>
            <w:rFonts w:ascii="Courier New" w:hAnsi="Courier New" w:cs="Courier New"/>
            <w:lang w:eastAsia="en-US"/>
          </w:rPr>
          <w:t>managerId</w:t>
        </w:r>
        <w:r w:rsidRPr="004C7571">
          <w:rPr>
            <w:rFonts w:ascii="Courier New" w:hAnsi="Courier New" w:cs="Courier New"/>
            <w:lang w:eastAsia="en-US"/>
          </w:rPr>
          <w:t>;</w:t>
        </w:r>
      </w:ins>
    </w:p>
    <w:p w14:paraId="325A0C76" w14:textId="3AAB12D0" w:rsidR="00B072C7" w:rsidRDefault="00CB4C1B"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4" w:author="TARELA DUQUE Nicole" w:date="2018-12-12T09:24:00Z"/>
          <w:rFonts w:ascii="Courier New" w:hAnsi="Courier New" w:cs="Courier New"/>
          <w:lang w:val="en-US" w:eastAsia="en-US"/>
        </w:rPr>
      </w:pPr>
      <w:ins w:id="4825" w:author="TARELA DUQUE Nicole" w:date="2018-12-12T13:50:00Z">
        <w:r>
          <w:rPr>
            <w:rFonts w:ascii="Courier New" w:hAnsi="Courier New" w:cs="Courier New"/>
            <w:lang w:val="en-US" w:eastAsia="en-US"/>
          </w:rPr>
          <w:tab/>
          <w:t>}</w:t>
        </w:r>
      </w:ins>
    </w:p>
    <w:p w14:paraId="439CE156"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6" w:author="TARELA DUQUE Nicole" w:date="2018-12-12T09:24:00Z"/>
          <w:rFonts w:ascii="Courier New" w:hAnsi="Courier New" w:cs="Courier New"/>
          <w:lang w:val="en-US" w:eastAsia="en-US"/>
        </w:rPr>
      </w:pPr>
    </w:p>
    <w:p w14:paraId="747D6B3E"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7" w:author="TARELA DUQUE Nicole" w:date="2018-12-12T09:24:00Z"/>
          <w:rFonts w:ascii="Courier New" w:hAnsi="Courier New" w:cs="Courier New"/>
          <w:lang w:val="en-US" w:eastAsia="en-US"/>
        </w:rPr>
      </w:pPr>
      <w:ins w:id="4828" w:author="TARELA DUQUE Nicole" w:date="2018-12-12T09:24: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0A8822E9"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29" w:author="TARELA DUQUE Nicole" w:date="2018-12-12T09:24:00Z"/>
          <w:rFonts w:ascii="Courier New" w:hAnsi="Courier New" w:cs="Courier New"/>
          <w:lang w:val="en-US" w:eastAsia="en-US"/>
        </w:rPr>
      </w:pPr>
      <w:ins w:id="4830" w:author="TARELA DUQUE Nicole" w:date="2018-12-12T09:24: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String toString() {</w:t>
        </w:r>
      </w:ins>
    </w:p>
    <w:p w14:paraId="23B00203" w14:textId="5399392B"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31" w:author="TARELA DUQUE Nicole" w:date="2018-12-12T09:24:00Z"/>
          <w:rFonts w:ascii="Courier New" w:hAnsi="Courier New" w:cs="Courier New"/>
          <w:lang w:val="en-US" w:eastAsia="en-US"/>
        </w:rPr>
      </w:pPr>
      <w:ins w:id="4832" w:author="TARELA DUQUE Nicole" w:date="2018-12-12T09:24:00Z">
        <w:r>
          <w:rPr>
            <w:rFonts w:ascii="Courier New" w:hAnsi="Courier New" w:cs="Courier New"/>
            <w:lang w:val="en-US" w:eastAsia="en-US"/>
          </w:rPr>
          <w:tab/>
        </w:r>
        <w:r w:rsidRPr="00A66B4F">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String.</w:t>
        </w:r>
        <w:r w:rsidRPr="00047B03">
          <w:rPr>
            <w:rFonts w:ascii="Courier New" w:hAnsi="Courier New" w:cs="Courier New"/>
            <w:i/>
            <w:lang w:val="en-US" w:eastAsia="en-US"/>
          </w:rPr>
          <w:t>format</w:t>
        </w:r>
        <w:r w:rsidRPr="00A66B4F">
          <w:rPr>
            <w:rFonts w:ascii="Courier New" w:hAnsi="Courier New" w:cs="Courier New"/>
            <w:lang w:val="en-US" w:eastAsia="en-US"/>
          </w:rPr>
          <w:t>(</w:t>
        </w:r>
        <w:r w:rsidRPr="00E5674A">
          <w:rPr>
            <w:rFonts w:ascii="Courier New" w:hAnsi="Courier New" w:cs="Courier New"/>
            <w:color w:val="2A00FF"/>
            <w:lang w:val="en-US" w:eastAsia="en-US"/>
          </w:rPr>
          <w:t>"id=%d, nombre=%s</w:t>
        </w:r>
      </w:ins>
      <w:ins w:id="4833" w:author="TARELA DUQUE Nicole" w:date="2018-12-12T13:49:00Z">
        <w:r w:rsidR="00CB4C1B">
          <w:rPr>
            <w:rFonts w:ascii="Courier New" w:hAnsi="Courier New" w:cs="Courier New"/>
            <w:color w:val="2A00FF"/>
            <w:lang w:val="en-US" w:eastAsia="en-US"/>
          </w:rPr>
          <w:t>”</w:t>
        </w:r>
      </w:ins>
      <w:ins w:id="4834" w:author="TARELA DUQUE Nicole" w:date="2018-12-12T09:24:00Z">
        <w:r w:rsidRPr="00CB4C1B">
          <w:rPr>
            <w:rFonts w:ascii="Courier New" w:hAnsi="Courier New" w:cs="Courier New"/>
            <w:lang w:val="en-US" w:eastAsia="en-US"/>
          </w:rPr>
          <w:t>,</w:t>
        </w:r>
      </w:ins>
    </w:p>
    <w:p w14:paraId="3249FDDD"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35" w:author="TARELA DUQUE Nicole" w:date="2018-12-12T09:24:00Z"/>
          <w:rFonts w:ascii="Courier New" w:hAnsi="Courier New" w:cs="Courier New"/>
          <w:lang w:val="en-US" w:eastAsia="en-US"/>
        </w:rPr>
      </w:pPr>
      <w:ins w:id="4836" w:author="TARELA DUQUE Nicole" w:date="2018-12-12T09:24:00Z">
        <w:r w:rsidRPr="00A66B4F">
          <w:rPr>
            <w:rFonts w:ascii="Courier New" w:hAnsi="Courier New" w:cs="Courier New"/>
            <w:lang w:val="en-US" w:eastAsia="en-US"/>
          </w:rPr>
          <w:t xml:space="preserve"> </w:t>
        </w:r>
        <w:r>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047B03">
          <w:rPr>
            <w:rFonts w:ascii="Courier New" w:hAnsi="Courier New" w:cs="Courier New"/>
            <w:color w:val="2A00FF"/>
            <w:lang w:val="en-US" w:eastAsia="en-US"/>
          </w:rPr>
          <w:t xml:space="preserve"> </w:t>
        </w:r>
        <w:r w:rsidRPr="00B63F9B">
          <w:rPr>
            <w:rFonts w:ascii="Courier New" w:hAnsi="Courier New" w:cs="Courier New"/>
            <w:color w:val="2A00FF"/>
            <w:lang w:val="en-US" w:eastAsia="en-US"/>
          </w:rPr>
          <w:t>department_</w:t>
        </w:r>
        <w:r w:rsidRPr="00E5674A">
          <w:rPr>
            <w:rFonts w:ascii="Courier New" w:hAnsi="Courier New" w:cs="Courier New"/>
            <w:color w:val="2A00FF"/>
            <w:lang w:val="en-US" w:eastAsia="en-US"/>
          </w:rPr>
          <w:t>id</w:t>
        </w:r>
        <w:r w:rsidRPr="00A66B4F">
          <w:rPr>
            <w:rFonts w:ascii="Courier New" w:hAnsi="Courier New" w:cs="Courier New"/>
            <w:lang w:val="en-US" w:eastAsia="en-US"/>
          </w:rPr>
          <w:t xml:space="preserve">, </w:t>
        </w:r>
        <w:r w:rsidRPr="00047B03">
          <w:rPr>
            <w:rFonts w:ascii="Courier New" w:hAnsi="Courier New" w:cs="Courier New"/>
            <w:b/>
            <w:bCs/>
            <w:color w:val="7F0055"/>
            <w:lang w:val="en-US" w:eastAsia="en-US"/>
          </w:rPr>
          <w:t>this</w:t>
        </w:r>
        <w:r w:rsidRPr="00A66B4F">
          <w:rPr>
            <w:rFonts w:ascii="Courier New" w:hAnsi="Courier New" w:cs="Courier New"/>
            <w:lang w:val="en-US" w:eastAsia="en-US"/>
          </w:rPr>
          <w:t>.</w:t>
        </w:r>
        <w:r w:rsidRPr="00B63F9B">
          <w:rPr>
            <w:rFonts w:ascii="Courier New" w:hAnsi="Courier New" w:cs="Courier New"/>
            <w:color w:val="2A00FF"/>
            <w:lang w:val="en-US" w:eastAsia="en-US"/>
          </w:rPr>
          <w:t>department_</w:t>
        </w:r>
        <w:r w:rsidRPr="00E5674A">
          <w:rPr>
            <w:rFonts w:ascii="Courier New" w:hAnsi="Courier New" w:cs="Courier New"/>
            <w:color w:val="2A00FF"/>
            <w:lang w:val="en-US" w:eastAsia="en-US"/>
          </w:rPr>
          <w:t>name</w:t>
        </w:r>
        <w:r>
          <w:rPr>
            <w:rFonts w:ascii="Courier New" w:hAnsi="Courier New" w:cs="Courier New"/>
            <w:lang w:val="en-US" w:eastAsia="en-US"/>
          </w:rPr>
          <w:t>);</w:t>
        </w:r>
      </w:ins>
    </w:p>
    <w:p w14:paraId="5B9CD9C8"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37" w:author="TARELA DUQUE Nicole" w:date="2018-12-12T09:24:00Z"/>
          <w:rFonts w:ascii="Courier New" w:hAnsi="Courier New" w:cs="Courier New"/>
          <w:lang w:val="en-US" w:eastAsia="en-US"/>
        </w:rPr>
      </w:pPr>
      <w:ins w:id="4838" w:author="TARELA DUQUE Nicole" w:date="2018-12-12T09:24:00Z">
        <w:r>
          <w:rPr>
            <w:rFonts w:ascii="Courier New" w:hAnsi="Courier New" w:cs="Courier New"/>
            <w:lang w:val="en-US" w:eastAsia="en-US"/>
          </w:rPr>
          <w:tab/>
        </w:r>
        <w:r w:rsidRPr="00A66B4F">
          <w:rPr>
            <w:rFonts w:ascii="Courier New" w:hAnsi="Courier New" w:cs="Courier New"/>
            <w:lang w:val="en-US" w:eastAsia="en-US"/>
          </w:rPr>
          <w:t>}</w:t>
        </w:r>
      </w:ins>
    </w:p>
    <w:p w14:paraId="2B5BA6F9" w14:textId="77777777" w:rsidR="00B072C7"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39" w:author="TARELA DUQUE Nicole" w:date="2018-12-12T09:24:00Z"/>
          <w:rFonts w:ascii="Courier New" w:hAnsi="Courier New" w:cs="Courier New"/>
          <w:lang w:val="en-US" w:eastAsia="en-US"/>
        </w:rPr>
      </w:pPr>
      <w:ins w:id="4840" w:author="TARELA DUQUE Nicole" w:date="2018-12-12T09:24:00Z">
        <w:r w:rsidRPr="00A66B4F">
          <w:rPr>
            <w:rFonts w:ascii="Courier New" w:hAnsi="Courier New" w:cs="Courier New"/>
            <w:lang w:val="en-US" w:eastAsia="en-US"/>
          </w:rPr>
          <w:tab/>
        </w:r>
        <w:r w:rsidRPr="00A66B4F">
          <w:rPr>
            <w:rFonts w:ascii="Courier New" w:hAnsi="Courier New" w:cs="Courier New"/>
            <w:lang w:val="en-US" w:eastAsia="en-US"/>
          </w:rPr>
          <w:tab/>
        </w:r>
      </w:ins>
    </w:p>
    <w:p w14:paraId="762165B6"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41" w:author="TARELA DUQUE Nicole" w:date="2018-12-12T09:24:00Z"/>
          <w:rFonts w:ascii="Courier New" w:hAnsi="Courier New" w:cs="Courier New"/>
          <w:lang w:val="en-US" w:eastAsia="en-US"/>
        </w:rPr>
      </w:pPr>
    </w:p>
    <w:p w14:paraId="7A47ED5A"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42" w:author="TARELA DUQUE Nicole" w:date="2018-12-12T09:24:00Z"/>
          <w:rFonts w:ascii="Courier New" w:hAnsi="Courier New" w:cs="Courier New"/>
          <w:lang w:val="en-US" w:eastAsia="en-US"/>
        </w:rPr>
      </w:pPr>
      <w:ins w:id="4843" w:author="TARELA DUQUE Nicole" w:date="2018-12-12T09:24:00Z">
        <w:r>
          <w:rPr>
            <w:rFonts w:ascii="Courier New" w:hAnsi="Courier New" w:cs="Courier New"/>
            <w:lang w:val="en-US" w:eastAsia="en-US"/>
          </w:rPr>
          <w:tab/>
        </w:r>
        <w:r w:rsidRPr="00047B03">
          <w:rPr>
            <w:rFonts w:ascii="Courier New" w:hAnsi="Courier New" w:cs="Courier New"/>
            <w:color w:val="646464"/>
            <w:lang w:val="en-US" w:eastAsia="en-US"/>
          </w:rPr>
          <w:t>@Override</w:t>
        </w:r>
      </w:ins>
    </w:p>
    <w:p w14:paraId="346987D0" w14:textId="77777777"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44" w:author="TARELA DUQUE Nicole" w:date="2018-12-12T09:24:00Z"/>
          <w:rFonts w:ascii="Courier New" w:hAnsi="Courier New" w:cs="Courier New"/>
          <w:lang w:val="en-US" w:eastAsia="en-US"/>
        </w:rPr>
      </w:pPr>
      <w:ins w:id="4845" w:author="TARELA DUQUE Nicole" w:date="2018-12-12T09:24:00Z">
        <w:r>
          <w:rPr>
            <w:rFonts w:ascii="Courier New" w:hAnsi="Courier New" w:cs="Courier New"/>
            <w:lang w:val="en-US" w:eastAsia="en-US"/>
          </w:rPr>
          <w:tab/>
        </w:r>
        <w:r w:rsidRPr="00E5674A">
          <w:rPr>
            <w:rFonts w:ascii="Courier New" w:hAnsi="Courier New" w:cs="Courier New"/>
            <w:b/>
            <w:bCs/>
            <w:color w:val="7F0055"/>
            <w:lang w:val="en-US" w:eastAsia="en-US"/>
          </w:rPr>
          <w:t>public</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 xml:space="preserve"> hashCode() {</w:t>
        </w:r>
      </w:ins>
    </w:p>
    <w:p w14:paraId="4F8C029D" w14:textId="011D8FF0" w:rsidR="00B072C7" w:rsidRPr="00A66B4F"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46" w:author="TARELA DUQUE Nicole" w:date="2018-12-12T09:24:00Z"/>
          <w:rFonts w:ascii="Courier New" w:hAnsi="Courier New" w:cs="Courier New"/>
          <w:lang w:val="en-US" w:eastAsia="en-US"/>
        </w:rPr>
      </w:pPr>
      <w:ins w:id="4847" w:author="TARELA DUQUE Nicole" w:date="2018-12-12T09:24:00Z">
        <w:r>
          <w:rPr>
            <w:rFonts w:ascii="Courier New" w:hAnsi="Courier New" w:cs="Courier New"/>
            <w:lang w:val="en-US" w:eastAsia="en-US"/>
          </w:rPr>
          <w:tab/>
        </w:r>
        <w:r>
          <w:rPr>
            <w:rFonts w:ascii="Courier New" w:hAnsi="Courier New" w:cs="Courier New"/>
            <w:lang w:val="en-US" w:eastAsia="en-US"/>
          </w:rPr>
          <w:tab/>
        </w:r>
        <w:r w:rsidRPr="00E5674A">
          <w:rPr>
            <w:rFonts w:ascii="Courier New" w:hAnsi="Courier New" w:cs="Courier New"/>
            <w:b/>
            <w:bCs/>
            <w:color w:val="7F0055"/>
            <w:lang w:val="en-US" w:eastAsia="en-US"/>
          </w:rPr>
          <w:t>return</w:t>
        </w:r>
        <w:r w:rsidRPr="00A66B4F">
          <w:rPr>
            <w:rFonts w:ascii="Courier New" w:hAnsi="Courier New" w:cs="Courier New"/>
            <w:lang w:val="en-US" w:eastAsia="en-US"/>
          </w:rPr>
          <w:t xml:space="preserve"> (</w:t>
        </w:r>
        <w:r w:rsidRPr="00E5674A">
          <w:rPr>
            <w:rFonts w:ascii="Courier New" w:hAnsi="Courier New" w:cs="Courier New"/>
            <w:b/>
            <w:bCs/>
            <w:color w:val="7F0055"/>
            <w:lang w:val="en-US" w:eastAsia="en-US"/>
          </w:rPr>
          <w:t>int</w:t>
        </w:r>
        <w:r w:rsidRPr="00A66B4F">
          <w:rPr>
            <w:rFonts w:ascii="Courier New" w:hAnsi="Courier New" w:cs="Courier New"/>
            <w:lang w:val="en-US" w:eastAsia="en-US"/>
          </w:rPr>
          <w:t>)</w:t>
        </w:r>
        <w:r w:rsidRPr="00E5674A">
          <w:rPr>
            <w:rFonts w:ascii="Courier New" w:hAnsi="Courier New" w:cs="Courier New"/>
            <w:b/>
            <w:bCs/>
            <w:color w:val="7F0055"/>
            <w:lang w:val="en-US" w:eastAsia="en-US"/>
          </w:rPr>
          <w:t>this</w:t>
        </w:r>
        <w:r w:rsidRPr="00A66B4F">
          <w:rPr>
            <w:rFonts w:ascii="Courier New" w:hAnsi="Courier New" w:cs="Courier New"/>
            <w:lang w:val="en-US" w:eastAsia="en-US"/>
          </w:rPr>
          <w:t>.</w:t>
        </w:r>
        <w:r w:rsidRPr="00B63F9B">
          <w:rPr>
            <w:rFonts w:ascii="Courier New" w:hAnsi="Courier New" w:cs="Courier New"/>
            <w:color w:val="2A00FF"/>
            <w:lang w:val="en-US" w:eastAsia="en-US"/>
          </w:rPr>
          <w:t>department_</w:t>
        </w:r>
      </w:ins>
      <w:ins w:id="4848" w:author="TARELA DUQUE Nicole" w:date="2018-12-12T13:49:00Z">
        <w:r w:rsidR="00CB4C1B">
          <w:rPr>
            <w:rFonts w:ascii="Courier New" w:hAnsi="Courier New" w:cs="Courier New"/>
            <w:color w:val="2A00FF"/>
            <w:lang w:val="en-US" w:eastAsia="en-US"/>
          </w:rPr>
          <w:t>id</w:t>
        </w:r>
      </w:ins>
      <w:ins w:id="4849" w:author="TARELA DUQUE Nicole" w:date="2018-12-12T09:24:00Z">
        <w:r w:rsidRPr="00A66B4F">
          <w:rPr>
            <w:rFonts w:ascii="Courier New" w:hAnsi="Courier New" w:cs="Courier New"/>
            <w:lang w:val="en-US" w:eastAsia="en-US"/>
          </w:rPr>
          <w:t>;</w:t>
        </w:r>
      </w:ins>
    </w:p>
    <w:p w14:paraId="494D28E3" w14:textId="77777777" w:rsidR="00B072C7" w:rsidRPr="00CC1495"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50" w:author="TARELA DUQUE Nicole" w:date="2018-12-12T09:24:00Z"/>
          <w:rFonts w:ascii="Courier New" w:hAnsi="Courier New" w:cs="Courier New"/>
          <w:lang w:val="en-US" w:eastAsia="en-US"/>
        </w:rPr>
      </w:pPr>
      <w:ins w:id="4851" w:author="TARELA DUQUE Nicole" w:date="2018-12-12T09:24:00Z">
        <w:r>
          <w:rPr>
            <w:rFonts w:ascii="Courier New" w:hAnsi="Courier New" w:cs="Courier New"/>
            <w:lang w:val="en-US" w:eastAsia="en-US"/>
          </w:rPr>
          <w:tab/>
        </w:r>
        <w:r w:rsidRPr="00A66B4F">
          <w:rPr>
            <w:rFonts w:ascii="Courier New" w:hAnsi="Courier New" w:cs="Courier New"/>
            <w:lang w:val="en-US" w:eastAsia="en-US"/>
          </w:rPr>
          <w:t>}</w:t>
        </w:r>
      </w:ins>
    </w:p>
    <w:p w14:paraId="30265CDD" w14:textId="77777777" w:rsidR="00B072C7" w:rsidRPr="00B63F9B"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52" w:author="TARELA DUQUE Nicole" w:date="2018-12-12T09:24:00Z"/>
          <w:rFonts w:ascii="Courier New" w:hAnsi="Courier New" w:cs="Courier New"/>
          <w:lang w:val="en-US" w:eastAsia="en-US"/>
        </w:rPr>
      </w:pPr>
    </w:p>
    <w:p w14:paraId="4AC5604D" w14:textId="77777777" w:rsidR="00B072C7" w:rsidRPr="0018149B" w:rsidRDefault="00B072C7" w:rsidP="00B072C7">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53" w:author="TARELA DUQUE Nicole" w:date="2018-12-12T09:24:00Z"/>
          <w:rFonts w:ascii="Courier New" w:hAnsi="Courier New" w:cs="Courier New"/>
          <w:lang w:eastAsia="en-US"/>
        </w:rPr>
      </w:pPr>
      <w:ins w:id="4854" w:author="TARELA DUQUE Nicole" w:date="2018-12-12T09:24:00Z">
        <w:r w:rsidRPr="004C7571">
          <w:rPr>
            <w:rFonts w:ascii="Courier New" w:hAnsi="Courier New" w:cs="Courier New"/>
            <w:lang w:eastAsia="en-US"/>
          </w:rPr>
          <w:t>}</w:t>
        </w:r>
      </w:ins>
    </w:p>
    <w:p w14:paraId="21448D76" w14:textId="77777777" w:rsidR="00047B03" w:rsidRDefault="00047B03" w:rsidP="004C7571">
      <w:pPr>
        <w:rPr>
          <w:ins w:id="4855" w:author="TARELA DUQUE Nicole" w:date="2018-12-12T09:22:00Z"/>
          <w:rFonts w:cs="Courier New"/>
          <w:szCs w:val="18"/>
          <w:lang w:val="en-US"/>
        </w:rPr>
      </w:pPr>
    </w:p>
    <w:p w14:paraId="1BACDA4C" w14:textId="54C1A3FC" w:rsidR="00047B03" w:rsidRDefault="0035177E" w:rsidP="004C7571">
      <w:pPr>
        <w:rPr>
          <w:ins w:id="4856" w:author="TARELA DUQUE Nicole" w:date="2018-12-12T09:34:00Z"/>
          <w:rFonts w:cs="Courier New"/>
          <w:szCs w:val="18"/>
          <w:lang w:val="en-US"/>
        </w:rPr>
      </w:pPr>
      <w:ins w:id="4857" w:author="TARELA DUQUE Nicole" w:date="2018-12-12T09:29:00Z">
        <w:r>
          <w:rPr>
            <w:rFonts w:cs="Courier New"/>
            <w:szCs w:val="18"/>
            <w:lang w:val="en-US"/>
          </w:rPr>
          <w:t xml:space="preserve">Por </w:t>
        </w:r>
      </w:ins>
      <w:ins w:id="4858" w:author="TARELA DUQUE Nicole" w:date="2018-12-12T11:59:00Z">
        <w:r w:rsidR="004840A7">
          <w:rPr>
            <w:rFonts w:cs="Courier New"/>
            <w:szCs w:val="18"/>
            <w:lang w:val="en-US"/>
          </w:rPr>
          <w:t>ú</w:t>
        </w:r>
      </w:ins>
      <w:ins w:id="4859" w:author="TARELA DUQUE Nicole" w:date="2018-12-12T09:29:00Z">
        <w:r>
          <w:rPr>
            <w:rFonts w:cs="Courier New"/>
            <w:szCs w:val="18"/>
            <w:lang w:val="en-US"/>
          </w:rPr>
          <w:t xml:space="preserve">ltimo, la clase del objeto embebido </w:t>
        </w:r>
        <w:r>
          <w:rPr>
            <w:rFonts w:cs="Courier New"/>
            <w:i/>
            <w:szCs w:val="18"/>
            <w:lang w:val="en-US"/>
          </w:rPr>
          <w:t>Manager</w:t>
        </w:r>
        <w:r>
          <w:rPr>
            <w:rFonts w:cs="Courier New"/>
            <w:szCs w:val="18"/>
            <w:lang w:val="en-US"/>
          </w:rPr>
          <w:t xml:space="preserve"> sería así:</w:t>
        </w:r>
      </w:ins>
    </w:p>
    <w:p w14:paraId="1305D379" w14:textId="77777777" w:rsidR="00DC381D" w:rsidRPr="0035177E" w:rsidRDefault="00DC381D" w:rsidP="004C7571">
      <w:pPr>
        <w:rPr>
          <w:ins w:id="4860" w:author="TARELA DUQUE Nicole" w:date="2018-12-11T08:09:00Z"/>
          <w:rFonts w:cs="Courier New"/>
          <w:szCs w:val="18"/>
          <w:lang w:val="en-US"/>
        </w:rPr>
      </w:pPr>
    </w:p>
    <w:p w14:paraId="3EC875E0"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61" w:author="TARELA DUQUE Nicole" w:date="2018-12-11T08:09:00Z"/>
          <w:rFonts w:ascii="Courier New" w:hAnsi="Courier New" w:cs="Courier New"/>
          <w:lang w:eastAsia="en-US"/>
        </w:rPr>
      </w:pPr>
      <w:ins w:id="4862" w:author="TARELA DUQUE Nicole" w:date="2018-12-11T08:09:00Z">
        <w:r w:rsidRPr="001B436B">
          <w:rPr>
            <w:rFonts w:ascii="Courier New" w:hAnsi="Courier New" w:cs="Courier New"/>
            <w:b/>
            <w:bCs/>
            <w:color w:val="7F0055"/>
            <w:lang w:val="en-US" w:eastAsia="en-US"/>
          </w:rPr>
          <w:t>package</w:t>
        </w:r>
        <w:r w:rsidRPr="001B436B">
          <w:rPr>
            <w:rFonts w:ascii="Courier New" w:hAnsi="Courier New" w:cs="Courier New"/>
            <w:lang w:eastAsia="en-US"/>
          </w:rPr>
          <w:t xml:space="preserve"> com.sopra.tutorialchapter3.embebedobject;</w:t>
        </w:r>
      </w:ins>
    </w:p>
    <w:p w14:paraId="2B5EEACB"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63" w:author="TARELA DUQUE Nicole" w:date="2018-12-11T08:09:00Z"/>
          <w:rFonts w:ascii="Courier New" w:hAnsi="Courier New" w:cs="Courier New"/>
          <w:lang w:eastAsia="en-US"/>
        </w:rPr>
      </w:pPr>
    </w:p>
    <w:p w14:paraId="73622E1B"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64" w:author="TARELA DUQUE Nicole" w:date="2018-12-11T08:09:00Z"/>
          <w:rFonts w:ascii="Courier New" w:hAnsi="Courier New" w:cs="Courier New"/>
          <w:lang w:eastAsia="en-US"/>
        </w:rPr>
      </w:pPr>
      <w:ins w:id="4865" w:author="TARELA DUQUE Nicole" w:date="2018-12-11T08:09:00Z">
        <w:r w:rsidRPr="001B436B">
          <w:rPr>
            <w:rFonts w:ascii="Courier New" w:hAnsi="Courier New" w:cs="Courier New"/>
            <w:b/>
            <w:bCs/>
            <w:color w:val="7F0055"/>
            <w:lang w:val="en-US" w:eastAsia="en-US"/>
          </w:rPr>
          <w:t>import</w:t>
        </w:r>
        <w:r w:rsidRPr="001B436B">
          <w:rPr>
            <w:rFonts w:ascii="Courier New" w:hAnsi="Courier New" w:cs="Courier New"/>
            <w:lang w:eastAsia="en-US"/>
          </w:rPr>
          <w:t xml:space="preserve"> javax.persistence.Access;</w:t>
        </w:r>
      </w:ins>
    </w:p>
    <w:p w14:paraId="188FC323"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66" w:author="TARELA DUQUE Nicole" w:date="2018-12-11T08:09:00Z"/>
          <w:rFonts w:ascii="Courier New" w:hAnsi="Courier New" w:cs="Courier New"/>
          <w:lang w:eastAsia="en-US"/>
        </w:rPr>
      </w:pPr>
      <w:ins w:id="4867" w:author="TARELA DUQUE Nicole" w:date="2018-12-11T08:09:00Z">
        <w:r w:rsidRPr="001B436B">
          <w:rPr>
            <w:rFonts w:ascii="Courier New" w:hAnsi="Courier New" w:cs="Courier New"/>
            <w:b/>
            <w:bCs/>
            <w:color w:val="7F0055"/>
            <w:lang w:val="en-US" w:eastAsia="en-US"/>
          </w:rPr>
          <w:t>import</w:t>
        </w:r>
        <w:r w:rsidRPr="001B436B">
          <w:rPr>
            <w:rFonts w:ascii="Courier New" w:hAnsi="Courier New" w:cs="Courier New"/>
            <w:lang w:eastAsia="en-US"/>
          </w:rPr>
          <w:t xml:space="preserve"> javax.persistence.AccessType;</w:t>
        </w:r>
      </w:ins>
    </w:p>
    <w:p w14:paraId="06530C56" w14:textId="7157A4F3" w:rsidR="00B44CC3"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68" w:author="TARELA DUQUE Nicole" w:date="2018-12-12T13:46:00Z"/>
          <w:rFonts w:ascii="Courier New" w:hAnsi="Courier New" w:cs="Courier New"/>
          <w:lang w:eastAsia="en-US"/>
        </w:rPr>
      </w:pPr>
      <w:ins w:id="4869" w:author="TARELA DUQUE Nicole" w:date="2018-12-11T08:09:00Z">
        <w:r w:rsidRPr="001B436B">
          <w:rPr>
            <w:rFonts w:ascii="Courier New" w:hAnsi="Courier New" w:cs="Courier New"/>
            <w:b/>
            <w:bCs/>
            <w:color w:val="7F0055"/>
            <w:lang w:val="en-US" w:eastAsia="en-US"/>
          </w:rPr>
          <w:t>import</w:t>
        </w:r>
        <w:r w:rsidRPr="001B436B">
          <w:rPr>
            <w:rFonts w:ascii="Courier New" w:hAnsi="Courier New" w:cs="Courier New"/>
            <w:lang w:eastAsia="en-US"/>
          </w:rPr>
          <w:t xml:space="preserve"> javax.persistence.Embeddable;</w:t>
        </w:r>
      </w:ins>
    </w:p>
    <w:p w14:paraId="28C3044B" w14:textId="51504566" w:rsidR="00CB4C1B" w:rsidRPr="001B436B" w:rsidRDefault="00CB4C1B" w:rsidP="00CB4C1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70" w:author="TARELA DUQUE Nicole" w:date="2018-12-12T13:46:00Z"/>
          <w:rFonts w:ascii="Courier New" w:hAnsi="Courier New" w:cs="Courier New"/>
          <w:lang w:eastAsia="en-US"/>
        </w:rPr>
      </w:pPr>
      <w:ins w:id="4871" w:author="TARELA DUQUE Nicole" w:date="2018-12-12T13:46:00Z">
        <w:r w:rsidRPr="001B436B">
          <w:rPr>
            <w:rFonts w:ascii="Courier New" w:hAnsi="Courier New" w:cs="Courier New"/>
            <w:b/>
            <w:bCs/>
            <w:color w:val="7F0055"/>
            <w:lang w:val="en-US" w:eastAsia="en-US"/>
          </w:rPr>
          <w:t>import</w:t>
        </w:r>
        <w:r w:rsidRPr="001B436B">
          <w:rPr>
            <w:rFonts w:ascii="Courier New" w:hAnsi="Courier New" w:cs="Courier New"/>
            <w:lang w:eastAsia="en-US"/>
          </w:rPr>
          <w:t xml:space="preserve"> javax.persistence.</w:t>
        </w:r>
        <w:r>
          <w:rPr>
            <w:rFonts w:ascii="Courier New" w:hAnsi="Courier New" w:cs="Courier New"/>
            <w:lang w:eastAsia="en-US"/>
          </w:rPr>
          <w:t>Column</w:t>
        </w:r>
        <w:r w:rsidRPr="001B436B">
          <w:rPr>
            <w:rFonts w:ascii="Courier New" w:hAnsi="Courier New" w:cs="Courier New"/>
            <w:lang w:eastAsia="en-US"/>
          </w:rPr>
          <w:t>;</w:t>
        </w:r>
      </w:ins>
    </w:p>
    <w:p w14:paraId="3B0CE47B" w14:textId="0C22986E"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72" w:author="TARELA DUQUE Nicole" w:date="2018-12-11T08:09:00Z"/>
          <w:rFonts w:ascii="Courier New" w:hAnsi="Courier New" w:cs="Courier New"/>
          <w:lang w:eastAsia="en-US"/>
        </w:rPr>
      </w:pPr>
    </w:p>
    <w:p w14:paraId="78A62716" w14:textId="7480A01F"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73" w:author="TARELA DUQUE Nicole" w:date="2018-12-11T08:09:00Z"/>
          <w:rFonts w:ascii="Courier New" w:hAnsi="Courier New" w:cs="Courier New"/>
          <w:lang w:eastAsia="en-US"/>
        </w:rPr>
      </w:pPr>
      <w:ins w:id="4874" w:author="TARELA DUQUE Nicole" w:date="2018-12-11T08:09:00Z">
        <w:r w:rsidRPr="0035177E">
          <w:rPr>
            <w:rFonts w:ascii="Courier New" w:hAnsi="Courier New" w:cs="Courier New"/>
            <w:color w:val="646464"/>
            <w:lang w:val="en-US" w:eastAsia="en-US"/>
          </w:rPr>
          <w:t>@Embeddable @Access</w:t>
        </w:r>
        <w:r w:rsidRPr="001B436B">
          <w:rPr>
            <w:rFonts w:ascii="Courier New" w:hAnsi="Courier New" w:cs="Courier New"/>
            <w:lang w:eastAsia="en-US"/>
          </w:rPr>
          <w:t>(AccessType.</w:t>
        </w:r>
      </w:ins>
      <w:ins w:id="4875" w:author="TARELA DUQUE Nicole" w:date="2018-12-12T09:33:00Z">
        <w:r w:rsidR="006B349B">
          <w:rPr>
            <w:rFonts w:ascii="Courier New" w:hAnsi="Courier New" w:cs="Courier New"/>
            <w:b/>
            <w:bCs/>
            <w:i/>
            <w:iCs/>
            <w:color w:val="0000C0"/>
            <w:szCs w:val="18"/>
            <w:lang w:eastAsia="en-US"/>
          </w:rPr>
          <w:t>PROPERTY</w:t>
        </w:r>
      </w:ins>
      <w:ins w:id="4876" w:author="TARELA DUQUE Nicole" w:date="2018-12-11T08:09:00Z">
        <w:r w:rsidRPr="001B436B">
          <w:rPr>
            <w:rFonts w:ascii="Courier New" w:hAnsi="Courier New" w:cs="Courier New"/>
            <w:lang w:eastAsia="en-US"/>
          </w:rPr>
          <w:t>)</w:t>
        </w:r>
      </w:ins>
    </w:p>
    <w:p w14:paraId="561232BE" w14:textId="6FD0A17C"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77" w:author="TARELA DUQUE Nicole" w:date="2018-12-11T08:09:00Z"/>
          <w:rFonts w:ascii="Courier New" w:hAnsi="Courier New" w:cs="Courier New"/>
          <w:lang w:eastAsia="en-US"/>
        </w:rPr>
      </w:pPr>
      <w:ins w:id="4878" w:author="TARELA DUQUE Nicole" w:date="2018-12-11T08:09:00Z">
        <w:r w:rsidRPr="00B44CC3">
          <w:rPr>
            <w:rFonts w:ascii="Courier New" w:hAnsi="Courier New" w:cs="Courier New"/>
            <w:b/>
            <w:bCs/>
            <w:color w:val="7F0055"/>
            <w:lang w:val="en-US" w:eastAsia="en-US"/>
          </w:rPr>
          <w:t>public class</w:t>
        </w:r>
        <w:r w:rsidRPr="001B436B">
          <w:rPr>
            <w:rFonts w:ascii="Courier New" w:hAnsi="Courier New" w:cs="Courier New"/>
            <w:lang w:eastAsia="en-US"/>
          </w:rPr>
          <w:t xml:space="preserve"> Manager {</w:t>
        </w:r>
      </w:ins>
    </w:p>
    <w:p w14:paraId="133186AE"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79" w:author="TARELA DUQUE Nicole" w:date="2018-12-11T08:09:00Z"/>
          <w:rFonts w:ascii="Courier New" w:hAnsi="Courier New" w:cs="Courier New"/>
          <w:lang w:eastAsia="en-US"/>
        </w:rPr>
      </w:pPr>
      <w:ins w:id="4880" w:author="TARELA DUQUE Nicole" w:date="2018-12-11T08:09:00Z">
        <w:r w:rsidRPr="001B436B">
          <w:rPr>
            <w:rFonts w:ascii="Courier New" w:hAnsi="Courier New" w:cs="Courier New"/>
            <w:lang w:eastAsia="en-US"/>
          </w:rPr>
          <w:tab/>
        </w:r>
        <w:r w:rsidRPr="00B44CC3">
          <w:rPr>
            <w:rFonts w:ascii="Courier New" w:hAnsi="Courier New" w:cs="Courier New"/>
            <w:b/>
            <w:bCs/>
            <w:color w:val="7F0055"/>
            <w:lang w:val="en-US" w:eastAsia="en-US"/>
          </w:rPr>
          <w:t>private int</w:t>
        </w:r>
        <w:r w:rsidRPr="001B436B">
          <w:rPr>
            <w:rFonts w:ascii="Courier New" w:hAnsi="Courier New" w:cs="Courier New"/>
            <w:lang w:eastAsia="en-US"/>
          </w:rPr>
          <w:t xml:space="preserve"> </w:t>
        </w:r>
        <w:r w:rsidRPr="00B44CC3">
          <w:rPr>
            <w:rFonts w:ascii="Courier New" w:hAnsi="Courier New" w:cs="Courier New"/>
            <w:color w:val="2A00FF"/>
            <w:lang w:val="en-US" w:eastAsia="en-US"/>
          </w:rPr>
          <w:t>id</w:t>
        </w:r>
        <w:r w:rsidRPr="001B436B">
          <w:rPr>
            <w:rFonts w:ascii="Courier New" w:hAnsi="Courier New" w:cs="Courier New"/>
            <w:lang w:eastAsia="en-US"/>
          </w:rPr>
          <w:t>;</w:t>
        </w:r>
      </w:ins>
    </w:p>
    <w:p w14:paraId="6E088B03"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81" w:author="TARELA DUQUE Nicole" w:date="2018-12-11T08:09:00Z"/>
          <w:rFonts w:ascii="Courier New" w:hAnsi="Courier New" w:cs="Courier New"/>
          <w:lang w:eastAsia="en-US"/>
        </w:rPr>
      </w:pPr>
      <w:ins w:id="4882" w:author="TARELA DUQUE Nicole" w:date="2018-12-11T08:09:00Z">
        <w:r w:rsidRPr="001B436B">
          <w:rPr>
            <w:rFonts w:ascii="Courier New" w:hAnsi="Courier New" w:cs="Courier New"/>
            <w:lang w:eastAsia="en-US"/>
          </w:rPr>
          <w:tab/>
        </w:r>
      </w:ins>
    </w:p>
    <w:p w14:paraId="58C9EF12"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83" w:author="TARELA DUQUE Nicole" w:date="2018-12-11T08:09:00Z"/>
          <w:rFonts w:ascii="Courier New" w:hAnsi="Courier New" w:cs="Courier New"/>
          <w:lang w:eastAsia="en-US"/>
        </w:rPr>
      </w:pPr>
      <w:ins w:id="4884" w:author="TARELA DUQUE Nicole" w:date="2018-12-11T08:09:00Z">
        <w:r w:rsidRPr="001B436B">
          <w:rPr>
            <w:rFonts w:ascii="Courier New" w:hAnsi="Courier New" w:cs="Courier New"/>
            <w:lang w:eastAsia="en-US"/>
          </w:rPr>
          <w:tab/>
        </w:r>
        <w:r w:rsidRPr="00B44CC3">
          <w:rPr>
            <w:rFonts w:ascii="Courier New" w:hAnsi="Courier New" w:cs="Courier New"/>
            <w:b/>
            <w:bCs/>
            <w:color w:val="7F0055"/>
            <w:lang w:val="en-US" w:eastAsia="en-US"/>
          </w:rPr>
          <w:t>public</w:t>
        </w:r>
        <w:r w:rsidRPr="001B436B">
          <w:rPr>
            <w:rFonts w:ascii="Courier New" w:hAnsi="Courier New" w:cs="Courier New"/>
            <w:lang w:eastAsia="en-US"/>
          </w:rPr>
          <w:t xml:space="preserve"> Manager() {</w:t>
        </w:r>
      </w:ins>
    </w:p>
    <w:p w14:paraId="55E55E7A"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85" w:author="TARELA DUQUE Nicole" w:date="2018-12-11T08:09:00Z"/>
          <w:rFonts w:ascii="Courier New" w:hAnsi="Courier New" w:cs="Courier New"/>
          <w:lang w:eastAsia="en-US"/>
        </w:rPr>
      </w:pPr>
      <w:ins w:id="4886" w:author="TARELA DUQUE Nicole" w:date="2018-12-11T08:09:00Z">
        <w:r w:rsidRPr="001B436B">
          <w:rPr>
            <w:rFonts w:ascii="Courier New" w:hAnsi="Courier New" w:cs="Courier New"/>
            <w:lang w:eastAsia="en-US"/>
          </w:rPr>
          <w:tab/>
          <w:t>}</w:t>
        </w:r>
      </w:ins>
    </w:p>
    <w:p w14:paraId="5B665F76"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87" w:author="TARELA DUQUE Nicole" w:date="2018-12-11T08:09:00Z"/>
          <w:rFonts w:ascii="Courier New" w:hAnsi="Courier New" w:cs="Courier New"/>
          <w:lang w:eastAsia="en-US"/>
        </w:rPr>
      </w:pPr>
    </w:p>
    <w:p w14:paraId="0169165A"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88" w:author="TARELA DUQUE Nicole" w:date="2018-12-11T08:09:00Z"/>
          <w:rFonts w:ascii="Courier New" w:hAnsi="Courier New" w:cs="Courier New"/>
          <w:lang w:eastAsia="en-US"/>
        </w:rPr>
      </w:pPr>
      <w:ins w:id="4889" w:author="TARELA DUQUE Nicole" w:date="2018-12-11T08:09:00Z">
        <w:r w:rsidRPr="001B436B">
          <w:rPr>
            <w:rFonts w:ascii="Courier New" w:hAnsi="Courier New" w:cs="Courier New"/>
            <w:lang w:eastAsia="en-US"/>
          </w:rPr>
          <w:tab/>
        </w:r>
        <w:r w:rsidRPr="00B44CC3">
          <w:rPr>
            <w:rFonts w:ascii="Courier New" w:hAnsi="Courier New" w:cs="Courier New"/>
            <w:b/>
            <w:bCs/>
            <w:color w:val="7F0055"/>
            <w:lang w:val="en-US" w:eastAsia="en-US"/>
          </w:rPr>
          <w:t>public</w:t>
        </w:r>
        <w:r w:rsidRPr="001B436B">
          <w:rPr>
            <w:rFonts w:ascii="Courier New" w:hAnsi="Courier New" w:cs="Courier New"/>
            <w:lang w:eastAsia="en-US"/>
          </w:rPr>
          <w:t xml:space="preserve"> Manager(</w:t>
        </w:r>
        <w:r w:rsidRPr="00B44CC3">
          <w:rPr>
            <w:rFonts w:ascii="Courier New" w:hAnsi="Courier New" w:cs="Courier New"/>
            <w:b/>
            <w:bCs/>
            <w:color w:val="7F0055"/>
            <w:lang w:val="en-US" w:eastAsia="en-US"/>
          </w:rPr>
          <w:t>int</w:t>
        </w:r>
        <w:r w:rsidRPr="001B436B">
          <w:rPr>
            <w:rFonts w:ascii="Courier New" w:hAnsi="Courier New" w:cs="Courier New"/>
            <w:lang w:eastAsia="en-US"/>
          </w:rPr>
          <w:t xml:space="preserve"> id) {</w:t>
        </w:r>
      </w:ins>
    </w:p>
    <w:p w14:paraId="378B1E10"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0" w:author="TARELA DUQUE Nicole" w:date="2018-12-11T08:09:00Z"/>
          <w:rFonts w:ascii="Courier New" w:hAnsi="Courier New" w:cs="Courier New"/>
          <w:lang w:eastAsia="en-US"/>
        </w:rPr>
      </w:pPr>
      <w:ins w:id="4891" w:author="TARELA DUQUE Nicole" w:date="2018-12-11T08:09:00Z">
        <w:r w:rsidRPr="001B436B">
          <w:rPr>
            <w:rFonts w:ascii="Courier New" w:hAnsi="Courier New" w:cs="Courier New"/>
            <w:lang w:eastAsia="en-US"/>
          </w:rPr>
          <w:tab/>
        </w:r>
        <w:r w:rsidRPr="001B436B">
          <w:rPr>
            <w:rFonts w:ascii="Courier New" w:hAnsi="Courier New" w:cs="Courier New"/>
            <w:lang w:eastAsia="en-US"/>
          </w:rPr>
          <w:tab/>
        </w:r>
        <w:r w:rsidRPr="00B44CC3">
          <w:rPr>
            <w:rFonts w:ascii="Courier New" w:hAnsi="Courier New" w:cs="Courier New"/>
            <w:b/>
            <w:bCs/>
            <w:color w:val="7F0055"/>
            <w:lang w:val="en-US" w:eastAsia="en-US"/>
          </w:rPr>
          <w:t>this</w:t>
        </w:r>
        <w:r w:rsidRPr="001B436B">
          <w:rPr>
            <w:rFonts w:ascii="Courier New" w:hAnsi="Courier New" w:cs="Courier New"/>
            <w:lang w:eastAsia="en-US"/>
          </w:rPr>
          <w:t>.</w:t>
        </w:r>
        <w:r w:rsidRPr="00B44CC3">
          <w:rPr>
            <w:rFonts w:ascii="Courier New" w:hAnsi="Courier New" w:cs="Courier New"/>
            <w:color w:val="2A00FF"/>
            <w:lang w:val="en-US" w:eastAsia="en-US"/>
          </w:rPr>
          <w:t>id</w:t>
        </w:r>
        <w:r w:rsidRPr="001B436B">
          <w:rPr>
            <w:rFonts w:ascii="Courier New" w:hAnsi="Courier New" w:cs="Courier New"/>
            <w:lang w:eastAsia="en-US"/>
          </w:rPr>
          <w:t xml:space="preserve"> = id;</w:t>
        </w:r>
      </w:ins>
    </w:p>
    <w:p w14:paraId="6F0D1B76"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2" w:author="TARELA DUQUE Nicole" w:date="2018-12-11T08:09:00Z"/>
          <w:rFonts w:ascii="Courier New" w:hAnsi="Courier New" w:cs="Courier New"/>
          <w:lang w:eastAsia="en-US"/>
        </w:rPr>
      </w:pPr>
      <w:ins w:id="4893" w:author="TARELA DUQUE Nicole" w:date="2018-12-11T08:09:00Z">
        <w:r w:rsidRPr="001B436B">
          <w:rPr>
            <w:rFonts w:ascii="Courier New" w:hAnsi="Courier New" w:cs="Courier New"/>
            <w:lang w:eastAsia="en-US"/>
          </w:rPr>
          <w:tab/>
          <w:t>}</w:t>
        </w:r>
      </w:ins>
    </w:p>
    <w:p w14:paraId="64E36664"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4" w:author="TARELA DUQUE Nicole" w:date="2018-12-11T08:09:00Z"/>
          <w:rFonts w:ascii="Courier New" w:hAnsi="Courier New" w:cs="Courier New"/>
          <w:lang w:eastAsia="en-US"/>
        </w:rPr>
      </w:pPr>
    </w:p>
    <w:p w14:paraId="02DBF328" w14:textId="612D6F19"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5" w:author="TARELA DUQUE Nicole" w:date="2018-12-11T08:09:00Z"/>
          <w:rFonts w:ascii="Courier New" w:hAnsi="Courier New" w:cs="Courier New"/>
          <w:lang w:eastAsia="en-US"/>
        </w:rPr>
      </w:pPr>
      <w:ins w:id="4896" w:author="TARELA DUQUE Nicole" w:date="2018-12-11T08:09:00Z">
        <w:r w:rsidRPr="001B436B">
          <w:rPr>
            <w:rFonts w:ascii="Courier New" w:hAnsi="Courier New" w:cs="Courier New"/>
            <w:lang w:eastAsia="en-US"/>
          </w:rPr>
          <w:tab/>
        </w:r>
        <w:r w:rsidRPr="00B44CC3">
          <w:rPr>
            <w:rFonts w:ascii="Courier New" w:hAnsi="Courier New" w:cs="Courier New"/>
            <w:b/>
            <w:bCs/>
            <w:color w:val="7F0055"/>
            <w:lang w:val="en-US" w:eastAsia="en-US"/>
          </w:rPr>
          <w:t>public</w:t>
        </w:r>
        <w:r w:rsidRPr="001B436B">
          <w:rPr>
            <w:rFonts w:ascii="Courier New" w:hAnsi="Courier New" w:cs="Courier New"/>
            <w:lang w:eastAsia="en-US"/>
          </w:rPr>
          <w:t xml:space="preserve"> </w:t>
        </w:r>
        <w:r w:rsidRPr="00B44CC3">
          <w:rPr>
            <w:rFonts w:ascii="Courier New" w:hAnsi="Courier New" w:cs="Courier New"/>
            <w:b/>
            <w:bCs/>
            <w:color w:val="7F0055"/>
            <w:lang w:val="en-US" w:eastAsia="en-US"/>
          </w:rPr>
          <w:t>int</w:t>
        </w:r>
        <w:r w:rsidR="006B349B">
          <w:rPr>
            <w:rFonts w:ascii="Courier New" w:hAnsi="Courier New" w:cs="Courier New"/>
            <w:lang w:eastAsia="en-US"/>
          </w:rPr>
          <w:t xml:space="preserve"> getManager_i</w:t>
        </w:r>
        <w:r w:rsidRPr="001B436B">
          <w:rPr>
            <w:rFonts w:ascii="Courier New" w:hAnsi="Courier New" w:cs="Courier New"/>
            <w:lang w:eastAsia="en-US"/>
          </w:rPr>
          <w:t>d() {</w:t>
        </w:r>
      </w:ins>
    </w:p>
    <w:p w14:paraId="4B0BFD6D"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7" w:author="TARELA DUQUE Nicole" w:date="2018-12-11T08:09:00Z"/>
          <w:rFonts w:ascii="Courier New" w:hAnsi="Courier New" w:cs="Courier New"/>
          <w:lang w:eastAsia="en-US"/>
        </w:rPr>
      </w:pPr>
      <w:ins w:id="4898" w:author="TARELA DUQUE Nicole" w:date="2018-12-11T08:09:00Z">
        <w:r w:rsidRPr="001B436B">
          <w:rPr>
            <w:rFonts w:ascii="Courier New" w:hAnsi="Courier New" w:cs="Courier New"/>
            <w:lang w:eastAsia="en-US"/>
          </w:rPr>
          <w:lastRenderedPageBreak/>
          <w:tab/>
        </w:r>
        <w:r w:rsidRPr="001B436B">
          <w:rPr>
            <w:rFonts w:ascii="Courier New" w:hAnsi="Courier New" w:cs="Courier New"/>
            <w:lang w:eastAsia="en-US"/>
          </w:rPr>
          <w:tab/>
        </w:r>
        <w:r w:rsidRPr="00B44CC3">
          <w:rPr>
            <w:rFonts w:ascii="Courier New" w:hAnsi="Courier New" w:cs="Courier New"/>
            <w:b/>
            <w:bCs/>
            <w:color w:val="7F0055"/>
            <w:lang w:val="en-US" w:eastAsia="en-US"/>
          </w:rPr>
          <w:t>return</w:t>
        </w:r>
        <w:r w:rsidRPr="001B436B">
          <w:rPr>
            <w:rFonts w:ascii="Courier New" w:hAnsi="Courier New" w:cs="Courier New"/>
            <w:lang w:eastAsia="en-US"/>
          </w:rPr>
          <w:t xml:space="preserve"> </w:t>
        </w:r>
        <w:r w:rsidRPr="00B44CC3">
          <w:rPr>
            <w:rFonts w:ascii="Courier New" w:hAnsi="Courier New" w:cs="Courier New"/>
            <w:color w:val="2A00FF"/>
            <w:lang w:val="en-US" w:eastAsia="en-US"/>
          </w:rPr>
          <w:t>id</w:t>
        </w:r>
        <w:r w:rsidRPr="001B436B">
          <w:rPr>
            <w:rFonts w:ascii="Courier New" w:hAnsi="Courier New" w:cs="Courier New"/>
            <w:lang w:eastAsia="en-US"/>
          </w:rPr>
          <w:t>;</w:t>
        </w:r>
      </w:ins>
    </w:p>
    <w:p w14:paraId="26062BC6"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899" w:author="TARELA DUQUE Nicole" w:date="2018-12-11T08:09:00Z"/>
          <w:rFonts w:ascii="Courier New" w:hAnsi="Courier New" w:cs="Courier New"/>
          <w:lang w:eastAsia="en-US"/>
        </w:rPr>
      </w:pPr>
      <w:ins w:id="4900" w:author="TARELA DUQUE Nicole" w:date="2018-12-11T08:09:00Z">
        <w:r w:rsidRPr="001B436B">
          <w:rPr>
            <w:rFonts w:ascii="Courier New" w:hAnsi="Courier New" w:cs="Courier New"/>
            <w:lang w:eastAsia="en-US"/>
          </w:rPr>
          <w:tab/>
          <w:t>}</w:t>
        </w:r>
      </w:ins>
    </w:p>
    <w:p w14:paraId="55CA07FF"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01" w:author="TARELA DUQUE Nicole" w:date="2018-12-11T08:09:00Z"/>
          <w:rFonts w:ascii="Courier New" w:hAnsi="Courier New" w:cs="Courier New"/>
          <w:lang w:eastAsia="en-US"/>
        </w:rPr>
      </w:pPr>
    </w:p>
    <w:p w14:paraId="42A19CE6" w14:textId="0DDA6A63"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02" w:author="TARELA DUQUE Nicole" w:date="2018-12-11T08:09:00Z"/>
          <w:rFonts w:ascii="Courier New" w:hAnsi="Courier New" w:cs="Courier New"/>
          <w:lang w:eastAsia="en-US"/>
        </w:rPr>
      </w:pPr>
      <w:ins w:id="4903" w:author="TARELA DUQUE Nicole" w:date="2018-12-11T08:09:00Z">
        <w:r w:rsidRPr="001B436B">
          <w:rPr>
            <w:rFonts w:ascii="Courier New" w:hAnsi="Courier New" w:cs="Courier New"/>
            <w:lang w:eastAsia="en-US"/>
          </w:rPr>
          <w:tab/>
        </w:r>
        <w:r w:rsidRPr="00B44CC3">
          <w:rPr>
            <w:rFonts w:ascii="Courier New" w:hAnsi="Courier New" w:cs="Courier New"/>
            <w:b/>
            <w:bCs/>
            <w:color w:val="7F0055"/>
            <w:lang w:val="en-US" w:eastAsia="en-US"/>
          </w:rPr>
          <w:t>public</w:t>
        </w:r>
        <w:r w:rsidR="006B349B">
          <w:rPr>
            <w:rFonts w:ascii="Courier New" w:hAnsi="Courier New" w:cs="Courier New"/>
            <w:lang w:eastAsia="en-US"/>
          </w:rPr>
          <w:t xml:space="preserve"> void setManager_i</w:t>
        </w:r>
        <w:r w:rsidRPr="001B436B">
          <w:rPr>
            <w:rFonts w:ascii="Courier New" w:hAnsi="Courier New" w:cs="Courier New"/>
            <w:lang w:eastAsia="en-US"/>
          </w:rPr>
          <w:t>d(</w:t>
        </w:r>
        <w:r w:rsidRPr="00B44CC3">
          <w:rPr>
            <w:rFonts w:ascii="Courier New" w:hAnsi="Courier New" w:cs="Courier New"/>
            <w:b/>
            <w:bCs/>
            <w:color w:val="7F0055"/>
            <w:lang w:val="en-US" w:eastAsia="en-US"/>
          </w:rPr>
          <w:t>int</w:t>
        </w:r>
        <w:r w:rsidRPr="001B436B">
          <w:rPr>
            <w:rFonts w:ascii="Courier New" w:hAnsi="Courier New" w:cs="Courier New"/>
            <w:lang w:eastAsia="en-US"/>
          </w:rPr>
          <w:t xml:space="preserve"> id) {</w:t>
        </w:r>
      </w:ins>
    </w:p>
    <w:p w14:paraId="4D0D0689" w14:textId="77777777" w:rsidR="00B44CC3" w:rsidRPr="001B436B"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04" w:author="TARELA DUQUE Nicole" w:date="2018-12-11T08:09:00Z"/>
          <w:rFonts w:ascii="Courier New" w:hAnsi="Courier New" w:cs="Courier New"/>
          <w:lang w:eastAsia="en-US"/>
        </w:rPr>
      </w:pPr>
      <w:ins w:id="4905" w:author="TARELA DUQUE Nicole" w:date="2018-12-11T08:09:00Z">
        <w:r w:rsidRPr="001B436B">
          <w:rPr>
            <w:rFonts w:ascii="Courier New" w:hAnsi="Courier New" w:cs="Courier New"/>
            <w:lang w:eastAsia="en-US"/>
          </w:rPr>
          <w:tab/>
        </w:r>
        <w:r w:rsidRPr="001B436B">
          <w:rPr>
            <w:rFonts w:ascii="Courier New" w:hAnsi="Courier New" w:cs="Courier New"/>
            <w:lang w:eastAsia="en-US"/>
          </w:rPr>
          <w:tab/>
        </w:r>
        <w:r w:rsidRPr="00B44CC3">
          <w:rPr>
            <w:rFonts w:ascii="Courier New" w:hAnsi="Courier New" w:cs="Courier New"/>
            <w:b/>
            <w:bCs/>
            <w:color w:val="7F0055"/>
            <w:lang w:val="en-US" w:eastAsia="en-US"/>
          </w:rPr>
          <w:t>this</w:t>
        </w:r>
        <w:r w:rsidRPr="001B436B">
          <w:rPr>
            <w:rFonts w:ascii="Courier New" w:hAnsi="Courier New" w:cs="Courier New"/>
            <w:lang w:eastAsia="en-US"/>
          </w:rPr>
          <w:t>.</w:t>
        </w:r>
        <w:r w:rsidRPr="00B44CC3">
          <w:rPr>
            <w:rFonts w:ascii="Courier New" w:hAnsi="Courier New" w:cs="Courier New"/>
            <w:color w:val="2A00FF"/>
            <w:lang w:val="en-US" w:eastAsia="en-US"/>
          </w:rPr>
          <w:t>id</w:t>
        </w:r>
        <w:r w:rsidRPr="001B436B">
          <w:rPr>
            <w:rFonts w:ascii="Courier New" w:hAnsi="Courier New" w:cs="Courier New"/>
            <w:lang w:eastAsia="en-US"/>
          </w:rPr>
          <w:t xml:space="preserve"> = id;</w:t>
        </w:r>
      </w:ins>
    </w:p>
    <w:p w14:paraId="07C08D97" w14:textId="318B0B3F" w:rsidR="00B44CC3"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06" w:author="TARELA DUQUE Nicole" w:date="2018-12-11T08:10:00Z"/>
          <w:rFonts w:ascii="Courier New" w:hAnsi="Courier New" w:cs="Courier New"/>
          <w:lang w:eastAsia="en-US"/>
        </w:rPr>
      </w:pPr>
      <w:ins w:id="4907" w:author="TARELA DUQUE Nicole" w:date="2018-12-11T08:09:00Z">
        <w:r w:rsidRPr="001B436B">
          <w:rPr>
            <w:rFonts w:ascii="Courier New" w:hAnsi="Courier New" w:cs="Courier New"/>
            <w:lang w:eastAsia="en-US"/>
          </w:rPr>
          <w:tab/>
          <w:t>}</w:t>
        </w:r>
      </w:ins>
    </w:p>
    <w:p w14:paraId="3E3B380B" w14:textId="706240AE" w:rsidR="00B44CC3" w:rsidRDefault="00B44CC3" w:rsidP="00B44CC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08" w:author="TARELA DUQUE Nicole" w:date="2018-12-11T08:09:00Z"/>
          <w:rFonts w:ascii="Courier New" w:hAnsi="Courier New" w:cs="Courier New"/>
          <w:lang w:eastAsia="en-US"/>
        </w:rPr>
      </w:pPr>
      <w:ins w:id="4909" w:author="TARELA DUQUE Nicole" w:date="2018-12-11T08:10:00Z">
        <w:r>
          <w:rPr>
            <w:rFonts w:ascii="Courier New" w:hAnsi="Courier New" w:cs="Courier New"/>
            <w:lang w:eastAsia="en-US"/>
          </w:rPr>
          <w:t>}</w:t>
        </w:r>
      </w:ins>
    </w:p>
    <w:p w14:paraId="4DF2722F" w14:textId="77777777" w:rsidR="00B44CC3" w:rsidRDefault="00B44CC3" w:rsidP="004C7571">
      <w:pPr>
        <w:rPr>
          <w:ins w:id="4910" w:author="TARELA DUQUE Nicole" w:date="2018-12-10T17:25:00Z"/>
          <w:rFonts w:cs="Courier New"/>
          <w:szCs w:val="18"/>
          <w:lang w:val="en-US"/>
        </w:rPr>
      </w:pPr>
    </w:p>
    <w:p w14:paraId="4C9C9030" w14:textId="06EB471D" w:rsidR="001B436B" w:rsidRDefault="0035177E" w:rsidP="004C7571">
      <w:pPr>
        <w:rPr>
          <w:ins w:id="4911" w:author="TARELA DUQUE Nicole" w:date="2018-12-12T09:42:00Z"/>
          <w:rFonts w:cs="Courier New"/>
          <w:szCs w:val="18"/>
          <w:lang w:val="en-US"/>
        </w:rPr>
      </w:pPr>
      <w:ins w:id="4912" w:author="TARELA DUQUE Nicole" w:date="2018-12-12T09:29:00Z">
        <w:r>
          <w:rPr>
            <w:rFonts w:cs="Courier New"/>
            <w:szCs w:val="18"/>
            <w:lang w:val="en-US"/>
          </w:rPr>
          <w:t xml:space="preserve">Se observa que </w:t>
        </w:r>
      </w:ins>
      <w:ins w:id="4913" w:author="TARELA DUQUE Nicole" w:date="2018-12-12T09:30:00Z">
        <w:r>
          <w:rPr>
            <w:rFonts w:cs="Courier New"/>
            <w:szCs w:val="18"/>
            <w:lang w:val="en-US"/>
          </w:rPr>
          <w:t xml:space="preserve">gracias al acceso por propiedad (método </w:t>
        </w:r>
        <w:r>
          <w:rPr>
            <w:rFonts w:cs="Courier New"/>
            <w:i/>
            <w:szCs w:val="18"/>
            <w:lang w:val="en-US"/>
          </w:rPr>
          <w:t>getter</w:t>
        </w:r>
        <w:r>
          <w:rPr>
            <w:rFonts w:cs="Courier New"/>
            <w:szCs w:val="18"/>
            <w:lang w:val="en-US"/>
          </w:rPr>
          <w:t xml:space="preserve">), se puede accede a la columna adecuada sin hace ruso de la anotación </w:t>
        </w:r>
        <w:r>
          <w:rPr>
            <w:rFonts w:cs="Courier New"/>
            <w:i/>
            <w:szCs w:val="18"/>
            <w:lang w:val="en-US"/>
          </w:rPr>
          <w:t>@Column</w:t>
        </w:r>
        <w:r>
          <w:rPr>
            <w:rFonts w:cs="Courier New"/>
            <w:szCs w:val="18"/>
            <w:lang w:val="en-US"/>
          </w:rPr>
          <w:t>.</w:t>
        </w:r>
      </w:ins>
    </w:p>
    <w:p w14:paraId="0B13D059" w14:textId="68B855AD" w:rsidR="00382D39" w:rsidRDefault="00C25884" w:rsidP="00382D39">
      <w:pPr>
        <w:pStyle w:val="Ttulo2"/>
        <w:rPr>
          <w:ins w:id="4914" w:author="TARELA DUQUE Nicole" w:date="2018-12-12T09:44:00Z"/>
        </w:rPr>
      </w:pPr>
      <w:bookmarkStart w:id="4915" w:name="_Toc532387539"/>
      <w:ins w:id="4916" w:author="TARELA DUQUE Nicole" w:date="2018-12-12T09:44:00Z">
        <w:r>
          <w:t>Método main() para comprobar funcionamiento</w:t>
        </w:r>
        <w:bookmarkEnd w:id="4915"/>
      </w:ins>
    </w:p>
    <w:p w14:paraId="5A0D7A7F" w14:textId="77777777" w:rsidR="00986E02" w:rsidRDefault="00C25884" w:rsidP="00C25884">
      <w:pPr>
        <w:rPr>
          <w:ins w:id="4917" w:author="TARELA DUQUE Nicole" w:date="2018-12-12T09:56:00Z"/>
          <w:lang w:val="fr-FR"/>
        </w:rPr>
      </w:pPr>
      <w:ins w:id="4918" w:author="TARELA DUQUE Nicole" w:date="2018-12-12T09:45:00Z">
        <w:r>
          <w:rPr>
            <w:lang w:val="fr-FR"/>
          </w:rPr>
          <w:t xml:space="preserve">Por último, con el objetivo de comprobar que la base de datos responde a todo lo creado en Java, se creará en un paquete nuevo la clase </w:t>
        </w:r>
        <w:r>
          <w:rPr>
            <w:i/>
            <w:lang w:val="fr-FR"/>
          </w:rPr>
          <w:t>Program</w:t>
        </w:r>
        <w:r>
          <w:rPr>
            <w:lang w:val="fr-FR"/>
          </w:rPr>
          <w:t xml:space="preserve"> que contendrá un método </w:t>
        </w:r>
        <w:r>
          <w:rPr>
            <w:i/>
            <w:lang w:val="fr-FR"/>
          </w:rPr>
          <w:t>main()</w:t>
        </w:r>
      </w:ins>
      <w:ins w:id="4919" w:author="TARELA DUQUE Nicole" w:date="2018-12-12T09:46:00Z">
        <w:r>
          <w:rPr>
            <w:lang w:val="fr-FR"/>
          </w:rPr>
          <w:t xml:space="preserve"> de prueba en el cual se creará un empleado (y luego se comprobará en la base de datos que el identificador se genera correctamente). Este tambi</w:t>
        </w:r>
      </w:ins>
      <w:ins w:id="4920" w:author="TARELA DUQUE Nicole" w:date="2018-12-12T09:47:00Z">
        <w:r>
          <w:rPr>
            <w:lang w:val="fr-FR"/>
          </w:rPr>
          <w:t xml:space="preserve">én hará la misma comprobación con </w:t>
        </w:r>
        <w:r>
          <w:rPr>
            <w:i/>
            <w:lang w:val="fr-FR"/>
          </w:rPr>
          <w:t>Department</w:t>
        </w:r>
        <w:r>
          <w:rPr>
            <w:lang w:val="fr-FR"/>
          </w:rPr>
          <w:t xml:space="preserve">. </w:t>
        </w:r>
      </w:ins>
    </w:p>
    <w:p w14:paraId="02BBB75A" w14:textId="20A8AFE5" w:rsidR="00C25884" w:rsidRDefault="00C25884" w:rsidP="00C25884">
      <w:pPr>
        <w:rPr>
          <w:ins w:id="4921" w:author="TARELA DUQUE Nicole" w:date="2018-12-12T09:56:00Z"/>
          <w:lang w:val="fr-FR"/>
        </w:rPr>
      </w:pPr>
      <w:ins w:id="4922" w:author="TARELA DUQUE Nicole" w:date="2018-12-12T09:47:00Z">
        <w:r>
          <w:rPr>
            <w:lang w:val="fr-FR"/>
          </w:rPr>
          <w:t xml:space="preserve">Además, se comprobará que </w:t>
        </w:r>
      </w:ins>
      <w:ins w:id="4923" w:author="TARELA DUQUE Nicole" w:date="2018-12-12T09:54:00Z">
        <w:r w:rsidR="00986E02">
          <w:rPr>
            <w:lang w:val="fr-FR"/>
          </w:rPr>
          <w:t>se puede obtener información de un empleado existente en la base de datos a partir de la sobreescritura del m</w:t>
        </w:r>
      </w:ins>
      <w:ins w:id="4924" w:author="TARELA DUQUE Nicole" w:date="2018-12-12T09:55:00Z">
        <w:r w:rsidR="00986E02">
          <w:rPr>
            <w:lang w:val="fr-FR"/>
          </w:rPr>
          <w:t xml:space="preserve">étodo </w:t>
        </w:r>
        <w:r w:rsidR="00986E02">
          <w:rPr>
            <w:i/>
            <w:lang w:val="fr-FR"/>
          </w:rPr>
          <w:t>toString</w:t>
        </w:r>
        <w:r w:rsidR="00986E02">
          <w:rPr>
            <w:lang w:val="fr-FR"/>
          </w:rPr>
          <w:t xml:space="preserve"> que tienen las entindades. Este método se ha diseñado para que devuelva el id, el nombre, el apellido, el salario, el id del manager al que pertenece (el objeto embebido) y el id del departmaneto al que pertenece (la entidad relacionada).</w:t>
        </w:r>
      </w:ins>
    </w:p>
    <w:p w14:paraId="0E0FCB7A" w14:textId="2AB4F615" w:rsidR="00986E02" w:rsidRDefault="00986E02" w:rsidP="00986E02">
      <w:pPr>
        <w:rPr>
          <w:ins w:id="4925" w:author="TARELA DUQUE Nicole" w:date="2018-12-12T09:58:00Z"/>
          <w:lang w:val="fr-FR"/>
        </w:rPr>
      </w:pPr>
      <w:ins w:id="4926" w:author="TARELA DUQUE Nicole" w:date="2018-12-12T09:58:00Z">
        <w:r>
          <w:rPr>
            <w:lang w:val="fr-FR"/>
          </w:rPr>
          <w:t xml:space="preserve">Tener en cuenta que en </w:t>
        </w:r>
      </w:ins>
      <w:ins w:id="4927" w:author="TARELA DUQUE Nicole" w:date="2018-12-12T10:02:00Z">
        <w:r>
          <w:rPr>
            <w:lang w:val="fr-FR"/>
          </w:rPr>
          <w:t xml:space="preserve">"xx" irá el nombre de la unidad de persistencia que se haya escogido en </w:t>
        </w:r>
        <w:r w:rsidRPr="00986E02">
          <w:rPr>
            <w:i/>
            <w:lang w:val="fr-FR"/>
          </w:rPr>
          <w:t>persistance.xml</w:t>
        </w:r>
      </w:ins>
      <w:ins w:id="4928" w:author="TARELA DUQUE Nicole" w:date="2018-12-12T10:03:00Z">
        <w:r>
          <w:rPr>
            <w:lang w:val="fr-FR"/>
          </w:rPr>
          <w:t>.</w:t>
        </w:r>
      </w:ins>
    </w:p>
    <w:p w14:paraId="17CE9A54"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29" w:author="TARELA DUQUE Nicole" w:date="2018-12-12T09:58:00Z"/>
          <w:rFonts w:ascii="Courier New" w:hAnsi="Courier New" w:cs="Courier New"/>
          <w:lang w:eastAsia="en-US"/>
        </w:rPr>
      </w:pPr>
      <w:ins w:id="4930" w:author="TARELA DUQUE Nicole" w:date="2018-12-12T09:58:00Z">
        <w:r w:rsidRPr="00986E02">
          <w:rPr>
            <w:rFonts w:ascii="Courier New" w:hAnsi="Courier New" w:cs="Courier New"/>
            <w:b/>
            <w:bCs/>
            <w:color w:val="7F0055"/>
            <w:lang w:val="en-US" w:eastAsia="en-US"/>
          </w:rPr>
          <w:t>package</w:t>
        </w:r>
        <w:r w:rsidRPr="00986E02">
          <w:rPr>
            <w:rFonts w:ascii="Courier New" w:hAnsi="Courier New" w:cs="Courier New"/>
            <w:lang w:eastAsia="en-US"/>
          </w:rPr>
          <w:t xml:space="preserve"> com.sopra.tutorialchapter3.program;</w:t>
        </w:r>
      </w:ins>
    </w:p>
    <w:p w14:paraId="6C0359E3"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1" w:author="TARELA DUQUE Nicole" w:date="2018-12-12T09:58:00Z"/>
          <w:rFonts w:ascii="Courier New" w:hAnsi="Courier New" w:cs="Courier New"/>
          <w:lang w:eastAsia="en-US"/>
        </w:rPr>
      </w:pPr>
    </w:p>
    <w:p w14:paraId="579C3D58"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2" w:author="TARELA DUQUE Nicole" w:date="2018-12-12T09:58:00Z"/>
          <w:rFonts w:ascii="Courier New" w:hAnsi="Courier New" w:cs="Courier New"/>
          <w:lang w:eastAsia="en-US"/>
        </w:rPr>
      </w:pPr>
      <w:ins w:id="4933"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java.text.ParseException;</w:t>
        </w:r>
      </w:ins>
    </w:p>
    <w:p w14:paraId="1FEA37C1"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4" w:author="TARELA DUQUE Nicole" w:date="2018-12-12T09:58:00Z"/>
          <w:rFonts w:ascii="Courier New" w:hAnsi="Courier New" w:cs="Courier New"/>
          <w:lang w:eastAsia="en-US"/>
        </w:rPr>
      </w:pPr>
      <w:ins w:id="4935"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java.text.SimpleDateFormat;</w:t>
        </w:r>
      </w:ins>
    </w:p>
    <w:p w14:paraId="72B343C2" w14:textId="1F4B8FB3" w:rsidR="00D332B4"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6" w:author="TARELA DUQUE Nicole" w:date="2018-12-12T09:58:00Z"/>
          <w:rFonts w:ascii="Courier New" w:hAnsi="Courier New" w:cs="Courier New"/>
          <w:lang w:eastAsia="en-US"/>
        </w:rPr>
      </w:pPr>
      <w:ins w:id="4937"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java.util.Date;</w:t>
        </w:r>
      </w:ins>
    </w:p>
    <w:p w14:paraId="2DD19130"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8" w:author="TARELA DUQUE Nicole" w:date="2018-12-12T09:58:00Z"/>
          <w:rFonts w:ascii="Courier New" w:hAnsi="Courier New" w:cs="Courier New"/>
          <w:lang w:eastAsia="en-US"/>
        </w:rPr>
      </w:pPr>
    </w:p>
    <w:p w14:paraId="5BBB9F19"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39" w:author="TARELA DUQUE Nicole" w:date="2018-12-12T09:58:00Z"/>
          <w:rFonts w:ascii="Courier New" w:hAnsi="Courier New" w:cs="Courier New"/>
          <w:lang w:eastAsia="en-US"/>
        </w:rPr>
      </w:pPr>
      <w:ins w:id="4940"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javax.persistence.EntityManager;</w:t>
        </w:r>
      </w:ins>
    </w:p>
    <w:p w14:paraId="47D378EB"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41" w:author="TARELA DUQUE Nicole" w:date="2018-12-12T09:58:00Z"/>
          <w:rFonts w:ascii="Courier New" w:hAnsi="Courier New" w:cs="Courier New"/>
          <w:lang w:eastAsia="en-US"/>
        </w:rPr>
      </w:pPr>
      <w:ins w:id="4942"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javax.persistence.EntityManagerFactory;</w:t>
        </w:r>
      </w:ins>
    </w:p>
    <w:p w14:paraId="16D2AC5C"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43" w:author="TARELA DUQUE Nicole" w:date="2018-12-12T09:58:00Z"/>
          <w:rFonts w:ascii="Courier New" w:hAnsi="Courier New" w:cs="Courier New"/>
          <w:lang w:eastAsia="en-US"/>
        </w:rPr>
      </w:pPr>
      <w:ins w:id="4944"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javax.persistence.Persistence;</w:t>
        </w:r>
      </w:ins>
    </w:p>
    <w:p w14:paraId="2B2B08DC"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45" w:author="TARELA DUQUE Nicole" w:date="2018-12-12T09:58:00Z"/>
          <w:rFonts w:ascii="Courier New" w:hAnsi="Courier New" w:cs="Courier New"/>
          <w:lang w:eastAsia="en-US"/>
        </w:rPr>
      </w:pPr>
      <w:ins w:id="4946"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com.sopra.tutorialchapter3.ent</w:t>
        </w:r>
        <w:bookmarkStart w:id="4947" w:name="_GoBack"/>
        <w:bookmarkEnd w:id="4947"/>
        <w:r w:rsidRPr="00986E02">
          <w:rPr>
            <w:rFonts w:ascii="Courier New" w:hAnsi="Courier New" w:cs="Courier New"/>
            <w:lang w:eastAsia="en-US"/>
          </w:rPr>
          <w:t>ity.Department;</w:t>
        </w:r>
      </w:ins>
    </w:p>
    <w:p w14:paraId="2CFFA5AE"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48" w:author="TARELA DUQUE Nicole" w:date="2018-12-12T09:58:00Z"/>
          <w:rFonts w:ascii="Courier New" w:hAnsi="Courier New" w:cs="Courier New"/>
          <w:lang w:eastAsia="en-US"/>
        </w:rPr>
      </w:pPr>
      <w:ins w:id="4949" w:author="TARELA DUQUE Nicole" w:date="2018-12-12T09:58:00Z">
        <w:r w:rsidRPr="00986E02">
          <w:rPr>
            <w:rFonts w:ascii="Courier New" w:hAnsi="Courier New" w:cs="Courier New"/>
            <w:b/>
            <w:bCs/>
            <w:color w:val="7F0055"/>
            <w:lang w:val="en-US" w:eastAsia="en-US"/>
          </w:rPr>
          <w:t>import</w:t>
        </w:r>
        <w:r w:rsidRPr="00986E02">
          <w:rPr>
            <w:rFonts w:ascii="Courier New" w:hAnsi="Courier New" w:cs="Courier New"/>
            <w:lang w:eastAsia="en-US"/>
          </w:rPr>
          <w:t xml:space="preserve"> com.sopra.tutorialchapter3.entity.Employee;</w:t>
        </w:r>
      </w:ins>
    </w:p>
    <w:p w14:paraId="6683E22B" w14:textId="3117B5DA" w:rsidR="00986E02" w:rsidRDefault="00D332B4"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50" w:author="TARELA DUQUE Nicole" w:date="2018-12-12T14:14:00Z"/>
          <w:rFonts w:ascii="Courier New" w:hAnsi="Courier New" w:cs="Courier New"/>
          <w:lang w:eastAsia="en-US"/>
        </w:rPr>
      </w:pPr>
      <w:ins w:id="4951" w:author="TARELA DUQUE Nicole" w:date="2018-12-12T14:14:00Z">
        <w:r w:rsidRPr="00D332B4">
          <w:rPr>
            <w:rFonts w:ascii="Courier New" w:hAnsi="Courier New" w:cs="Courier New"/>
            <w:b/>
            <w:bCs/>
            <w:color w:val="7F0055"/>
            <w:lang w:val="en-US" w:eastAsia="en-US"/>
          </w:rPr>
          <w:t>import</w:t>
        </w:r>
        <w:r w:rsidRPr="00D332B4">
          <w:rPr>
            <w:rFonts w:ascii="Courier New" w:hAnsi="Courier New" w:cs="Courier New"/>
            <w:lang w:eastAsia="en-US"/>
          </w:rPr>
          <w:t xml:space="preserve"> com.sopra.tutorialchapter3.embededobject.Manager;</w:t>
        </w:r>
      </w:ins>
    </w:p>
    <w:p w14:paraId="788A1500" w14:textId="77777777" w:rsidR="00D332B4" w:rsidRPr="00986E02" w:rsidRDefault="00D332B4"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52" w:author="TARELA DUQUE Nicole" w:date="2018-12-12T09:58:00Z"/>
          <w:rFonts w:ascii="Courier New" w:hAnsi="Courier New" w:cs="Courier New"/>
          <w:lang w:eastAsia="en-US"/>
        </w:rPr>
      </w:pPr>
    </w:p>
    <w:p w14:paraId="6C888347"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53" w:author="TARELA DUQUE Nicole" w:date="2018-12-12T09:58:00Z"/>
          <w:rFonts w:ascii="Courier New" w:hAnsi="Courier New" w:cs="Courier New"/>
          <w:lang w:eastAsia="en-US"/>
        </w:rPr>
      </w:pPr>
      <w:ins w:id="4954" w:author="TARELA DUQUE Nicole" w:date="2018-12-12T09:58:00Z">
        <w:r w:rsidRPr="00986E02">
          <w:rPr>
            <w:rFonts w:ascii="Courier New" w:hAnsi="Courier New" w:cs="Courier New"/>
            <w:b/>
            <w:bCs/>
            <w:color w:val="7F0055"/>
            <w:lang w:val="en-US" w:eastAsia="en-US"/>
          </w:rPr>
          <w:t>public</w:t>
        </w:r>
        <w:r w:rsidRPr="00986E02">
          <w:rPr>
            <w:rFonts w:ascii="Courier New" w:hAnsi="Courier New" w:cs="Courier New"/>
            <w:lang w:eastAsia="en-US"/>
          </w:rPr>
          <w:t xml:space="preserve"> </w:t>
        </w:r>
        <w:r w:rsidRPr="00986E02">
          <w:rPr>
            <w:rFonts w:ascii="Courier New" w:hAnsi="Courier New" w:cs="Courier New"/>
            <w:b/>
            <w:bCs/>
            <w:color w:val="7F0055"/>
            <w:lang w:val="en-US" w:eastAsia="en-US"/>
          </w:rPr>
          <w:t>class</w:t>
        </w:r>
        <w:r w:rsidRPr="00986E02">
          <w:rPr>
            <w:rFonts w:ascii="Courier New" w:hAnsi="Courier New" w:cs="Courier New"/>
            <w:lang w:eastAsia="en-US"/>
          </w:rPr>
          <w:t xml:space="preserve"> Program {</w:t>
        </w:r>
      </w:ins>
    </w:p>
    <w:p w14:paraId="4C213E11"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55" w:author="TARELA DUQUE Nicole" w:date="2018-12-12T09:58:00Z"/>
          <w:rFonts w:ascii="Courier New" w:hAnsi="Courier New" w:cs="Courier New"/>
          <w:lang w:eastAsia="en-US"/>
        </w:rPr>
      </w:pPr>
      <w:ins w:id="4956" w:author="TARELA DUQUE Nicole" w:date="2018-12-12T09:58:00Z">
        <w:r w:rsidRPr="00986E02">
          <w:rPr>
            <w:rFonts w:ascii="Courier New" w:hAnsi="Courier New" w:cs="Courier New"/>
            <w:lang w:eastAsia="en-US"/>
          </w:rPr>
          <w:tab/>
        </w:r>
        <w:r w:rsidRPr="00986E02">
          <w:rPr>
            <w:rFonts w:ascii="Courier New" w:hAnsi="Courier New" w:cs="Courier New"/>
            <w:b/>
            <w:bCs/>
            <w:color w:val="7F0055"/>
            <w:lang w:val="en-US" w:eastAsia="en-US"/>
          </w:rPr>
          <w:t>public</w:t>
        </w:r>
        <w:r w:rsidRPr="00986E02">
          <w:rPr>
            <w:rFonts w:ascii="Courier New" w:hAnsi="Courier New" w:cs="Courier New"/>
            <w:lang w:eastAsia="en-US"/>
          </w:rPr>
          <w:t xml:space="preserve"> </w:t>
        </w:r>
        <w:r w:rsidRPr="00986E02">
          <w:rPr>
            <w:rFonts w:ascii="Courier New" w:hAnsi="Courier New" w:cs="Courier New"/>
            <w:b/>
            <w:bCs/>
            <w:color w:val="7F0055"/>
            <w:lang w:val="en-US" w:eastAsia="en-US"/>
          </w:rPr>
          <w:t>static</w:t>
        </w:r>
        <w:r w:rsidRPr="00986E02">
          <w:rPr>
            <w:rFonts w:ascii="Courier New" w:hAnsi="Courier New" w:cs="Courier New"/>
            <w:lang w:eastAsia="en-US"/>
          </w:rPr>
          <w:t xml:space="preserve"> </w:t>
        </w:r>
        <w:r w:rsidRPr="00986E02">
          <w:rPr>
            <w:rFonts w:ascii="Courier New" w:hAnsi="Courier New" w:cs="Courier New"/>
            <w:b/>
            <w:bCs/>
            <w:color w:val="7F0055"/>
            <w:lang w:val="en-US" w:eastAsia="en-US"/>
          </w:rPr>
          <w:t>void</w:t>
        </w:r>
        <w:r w:rsidRPr="00986E02">
          <w:rPr>
            <w:rFonts w:ascii="Courier New" w:hAnsi="Courier New" w:cs="Courier New"/>
            <w:lang w:eastAsia="en-US"/>
          </w:rPr>
          <w:t xml:space="preserve"> main(String[] args) {</w:t>
        </w:r>
      </w:ins>
    </w:p>
    <w:p w14:paraId="3256F502" w14:textId="02DB579E"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57" w:author="TARELA DUQUE Nicole" w:date="2018-12-12T09:58:00Z"/>
          <w:rFonts w:ascii="Courier New" w:hAnsi="Courier New" w:cs="Courier New"/>
          <w:lang w:eastAsia="en-US"/>
        </w:rPr>
      </w:pPr>
      <w:ins w:id="4958"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EntityManagerFactory emf = Persistence.createEntityManagerFactory(</w:t>
        </w:r>
        <w:r w:rsidRPr="00986E02">
          <w:rPr>
            <w:rFonts w:ascii="Courier New" w:hAnsi="Courier New" w:cs="Courier New"/>
            <w:color w:val="2A00FF"/>
            <w:lang w:val="en-US" w:eastAsia="en-US"/>
          </w:rPr>
          <w:t>"</w:t>
        </w:r>
      </w:ins>
      <w:ins w:id="4959" w:author="TARELA DUQUE Nicole" w:date="2018-12-12T10:01:00Z">
        <w:r>
          <w:rPr>
            <w:rFonts w:ascii="Courier New" w:hAnsi="Courier New" w:cs="Courier New"/>
            <w:color w:val="2A00FF"/>
            <w:lang w:val="en-US" w:eastAsia="en-US"/>
          </w:rPr>
          <w:t>xx</w:t>
        </w:r>
      </w:ins>
      <w:ins w:id="4960" w:author="TARELA DUQUE Nicole" w:date="2018-12-12T09:58:00Z">
        <w:r w:rsidRPr="00986E02">
          <w:rPr>
            <w:rFonts w:ascii="Courier New" w:hAnsi="Courier New" w:cs="Courier New"/>
            <w:color w:val="2A00FF"/>
            <w:lang w:val="en-US" w:eastAsia="en-US"/>
          </w:rPr>
          <w:t>"</w:t>
        </w:r>
        <w:r w:rsidRPr="00986E02">
          <w:rPr>
            <w:rFonts w:ascii="Courier New" w:hAnsi="Courier New" w:cs="Courier New"/>
            <w:lang w:eastAsia="en-US"/>
          </w:rPr>
          <w:t>);</w:t>
        </w:r>
      </w:ins>
    </w:p>
    <w:p w14:paraId="4D02179B"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61" w:author="TARELA DUQUE Nicole" w:date="2018-12-12T09:58:00Z"/>
          <w:rFonts w:ascii="Courier New" w:hAnsi="Courier New" w:cs="Courier New"/>
          <w:lang w:eastAsia="en-US"/>
        </w:rPr>
      </w:pPr>
      <w:ins w:id="4962"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EntityManager em = emf.createEntityManager();</w:t>
        </w:r>
      </w:ins>
    </w:p>
    <w:p w14:paraId="645072E4"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63" w:author="TARELA DUQUE Nicole" w:date="2018-12-12T09:58:00Z"/>
          <w:rFonts w:ascii="Courier New" w:hAnsi="Courier New" w:cs="Courier New"/>
          <w:lang w:eastAsia="en-US"/>
        </w:rPr>
      </w:pPr>
      <w:ins w:id="4964"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em.getTransaction().begin();</w:t>
        </w:r>
      </w:ins>
    </w:p>
    <w:p w14:paraId="30258E3F" w14:textId="721A7B98" w:rsidR="00986E02" w:rsidRDefault="00C0069D"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65" w:author="TARELA DUQUE Nicole" w:date="2018-12-12T14:13:00Z"/>
          <w:rFonts w:ascii="Courier New" w:hAnsi="Courier New" w:cs="Courier New"/>
          <w:lang w:eastAsia="en-US"/>
        </w:rPr>
      </w:pPr>
      <w:ins w:id="4966" w:author="TARELA DUQUE Nicole" w:date="2018-12-12T09:58:00Z">
        <w:r>
          <w:rPr>
            <w:rFonts w:ascii="Courier New" w:hAnsi="Courier New" w:cs="Courier New"/>
            <w:lang w:eastAsia="en-US"/>
          </w:rPr>
          <w:tab/>
        </w:r>
        <w:r>
          <w:rPr>
            <w:rFonts w:ascii="Courier New" w:hAnsi="Courier New" w:cs="Courier New"/>
            <w:lang w:eastAsia="en-US"/>
          </w:rPr>
          <w:tab/>
        </w:r>
      </w:ins>
    </w:p>
    <w:p w14:paraId="7D04699B" w14:textId="39BFEBEE" w:rsidR="00D332B4" w:rsidRDefault="00D332B4"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67" w:author="TARELA DUQUE Nicole" w:date="2018-12-12T14:13:00Z"/>
          <w:rFonts w:ascii="Courier New" w:hAnsi="Courier New" w:cs="Courier New"/>
          <w:lang w:eastAsia="en-US"/>
        </w:rPr>
      </w:pPr>
      <w:ins w:id="4968" w:author="TARELA DUQUE Nicole" w:date="2018-12-12T14:13:00Z">
        <w:r>
          <w:rPr>
            <w:rFonts w:ascii="Courier New" w:hAnsi="Courier New" w:cs="Courier New"/>
            <w:lang w:eastAsia="en-US"/>
          </w:rPr>
          <w:tab/>
        </w:r>
        <w:r>
          <w:rPr>
            <w:rFonts w:ascii="Courier New" w:hAnsi="Courier New" w:cs="Courier New"/>
            <w:lang w:eastAsia="en-US"/>
          </w:rPr>
          <w:tab/>
        </w:r>
        <w:r w:rsidRPr="00C0069D">
          <w:rPr>
            <w:rFonts w:ascii="Courier New" w:hAnsi="Courier New" w:cs="Courier New"/>
            <w:color w:val="3F7F7F"/>
            <w:szCs w:val="18"/>
            <w:lang w:val="en-US" w:eastAsia="en-US"/>
          </w:rPr>
          <w:t xml:space="preserve">//Crear </w:t>
        </w:r>
        <w:r>
          <w:rPr>
            <w:rFonts w:ascii="Courier New" w:hAnsi="Courier New" w:cs="Courier New"/>
            <w:color w:val="3F7F7F"/>
            <w:szCs w:val="18"/>
            <w:lang w:val="en-US" w:eastAsia="en-US"/>
          </w:rPr>
          <w:t>objeto Manager</w:t>
        </w:r>
      </w:ins>
    </w:p>
    <w:p w14:paraId="6E247DC9" w14:textId="76CC1EA4" w:rsidR="00D332B4" w:rsidRPr="00D332B4" w:rsidRDefault="00D332B4" w:rsidP="00D332B4">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69" w:author="TARELA DUQUE Nicole" w:date="2018-12-12T14:13:00Z"/>
          <w:rFonts w:ascii="Courier New" w:hAnsi="Courier New" w:cs="Courier New"/>
          <w:lang w:eastAsia="en-US"/>
        </w:rPr>
      </w:pPr>
      <w:ins w:id="4970" w:author="TARELA DUQUE Nicole" w:date="2018-12-12T14:13:00Z">
        <w:r>
          <w:rPr>
            <w:rFonts w:ascii="Courier New" w:hAnsi="Courier New" w:cs="Courier New"/>
            <w:lang w:eastAsia="en-US"/>
          </w:rPr>
          <w:tab/>
        </w:r>
        <w:r>
          <w:rPr>
            <w:rFonts w:ascii="Courier New" w:hAnsi="Courier New" w:cs="Courier New"/>
            <w:lang w:eastAsia="en-US"/>
          </w:rPr>
          <w:tab/>
        </w:r>
        <w:r w:rsidRPr="00D332B4">
          <w:rPr>
            <w:rFonts w:ascii="Courier New" w:hAnsi="Courier New" w:cs="Courier New"/>
            <w:lang w:eastAsia="en-US"/>
          </w:rPr>
          <w:t>Manager m = new Manager();</w:t>
        </w:r>
      </w:ins>
    </w:p>
    <w:p w14:paraId="22D62EE6" w14:textId="7C861925" w:rsidR="00D332B4" w:rsidRDefault="00D332B4" w:rsidP="00D332B4">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71" w:author="TARELA DUQUE Nicole" w:date="2018-12-12T14:13:00Z"/>
          <w:rFonts w:ascii="Courier New" w:hAnsi="Courier New" w:cs="Courier New"/>
          <w:lang w:eastAsia="en-US"/>
        </w:rPr>
      </w:pPr>
      <w:ins w:id="4972" w:author="TARELA DUQUE Nicole" w:date="2018-12-12T14:13:00Z">
        <w:r w:rsidRPr="00D332B4">
          <w:rPr>
            <w:rFonts w:ascii="Courier New" w:hAnsi="Courier New" w:cs="Courier New"/>
            <w:lang w:eastAsia="en-US"/>
          </w:rPr>
          <w:tab/>
        </w:r>
        <w:r w:rsidRPr="00D332B4">
          <w:rPr>
            <w:rFonts w:ascii="Courier New" w:hAnsi="Courier New" w:cs="Courier New"/>
            <w:lang w:eastAsia="en-US"/>
          </w:rPr>
          <w:tab/>
          <w:t>m.setManager_id(100);</w:t>
        </w:r>
      </w:ins>
    </w:p>
    <w:p w14:paraId="3F7F9CD3" w14:textId="77777777" w:rsidR="00D332B4" w:rsidRDefault="00D332B4" w:rsidP="00D332B4">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73" w:author="TARELA DUQUE Nicole" w:date="2018-12-12T11:45:00Z"/>
          <w:rFonts w:ascii="Courier New" w:hAnsi="Courier New" w:cs="Courier New"/>
          <w:lang w:eastAsia="en-US"/>
        </w:rPr>
      </w:pPr>
    </w:p>
    <w:p w14:paraId="4071DC00" w14:textId="4C381BD6" w:rsidR="00C0069D" w:rsidRPr="00986E02" w:rsidRDefault="00C0069D"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74" w:author="TARELA DUQUE Nicole" w:date="2018-12-12T09:58:00Z"/>
          <w:rFonts w:ascii="Courier New" w:hAnsi="Courier New" w:cs="Courier New"/>
          <w:lang w:eastAsia="en-US"/>
        </w:rPr>
      </w:pPr>
      <w:ins w:id="4975" w:author="TARELA DUQUE Nicole" w:date="2018-12-12T11:45:00Z">
        <w:r>
          <w:rPr>
            <w:rFonts w:ascii="Courier New" w:hAnsi="Courier New" w:cs="Courier New"/>
            <w:lang w:eastAsia="en-US"/>
          </w:rPr>
          <w:tab/>
        </w:r>
        <w:r>
          <w:rPr>
            <w:rFonts w:ascii="Courier New" w:hAnsi="Courier New" w:cs="Courier New"/>
            <w:lang w:eastAsia="en-US"/>
          </w:rPr>
          <w:tab/>
        </w:r>
        <w:r w:rsidRPr="00C0069D">
          <w:rPr>
            <w:rFonts w:ascii="Courier New" w:hAnsi="Courier New" w:cs="Courier New"/>
            <w:color w:val="3F7F7F"/>
            <w:szCs w:val="18"/>
            <w:lang w:val="en-US" w:eastAsia="en-US"/>
          </w:rPr>
          <w:t>//Crear empleado</w:t>
        </w:r>
      </w:ins>
    </w:p>
    <w:p w14:paraId="2BCEC18F"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76" w:author="TARELA DUQUE Nicole" w:date="2018-12-12T09:58:00Z"/>
          <w:rFonts w:ascii="Courier New" w:hAnsi="Courier New" w:cs="Courier New"/>
          <w:lang w:eastAsia="en-US"/>
        </w:rPr>
      </w:pPr>
      <w:ins w:id="4977"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Employee aa= </w:t>
        </w:r>
        <w:r w:rsidRPr="00986E02">
          <w:rPr>
            <w:rFonts w:ascii="Courier New" w:hAnsi="Courier New" w:cs="Courier New"/>
            <w:b/>
            <w:bCs/>
            <w:color w:val="7F0055"/>
            <w:lang w:val="en-US" w:eastAsia="en-US"/>
          </w:rPr>
          <w:t>new</w:t>
        </w:r>
        <w:r w:rsidRPr="00986E02">
          <w:rPr>
            <w:rFonts w:ascii="Courier New" w:hAnsi="Courier New" w:cs="Courier New"/>
            <w:lang w:eastAsia="en-US"/>
          </w:rPr>
          <w:t xml:space="preserve"> Employee();</w:t>
        </w:r>
      </w:ins>
    </w:p>
    <w:p w14:paraId="35E4470B"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78" w:author="TARELA DUQUE Nicole" w:date="2018-12-12T09:58:00Z"/>
          <w:rFonts w:ascii="Courier New" w:hAnsi="Courier New" w:cs="Courier New"/>
          <w:lang w:eastAsia="en-US"/>
        </w:rPr>
      </w:pPr>
      <w:ins w:id="4979"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aa.setName(</w:t>
        </w:r>
        <w:r w:rsidRPr="00986E02">
          <w:rPr>
            <w:rFonts w:ascii="Courier New" w:hAnsi="Courier New" w:cs="Courier New"/>
            <w:color w:val="2A00FF"/>
            <w:lang w:val="en-US" w:eastAsia="en-US"/>
          </w:rPr>
          <w:t>"Javier"</w:t>
        </w:r>
        <w:r w:rsidRPr="00986E02">
          <w:rPr>
            <w:rFonts w:ascii="Courier New" w:hAnsi="Courier New" w:cs="Courier New"/>
            <w:lang w:eastAsia="en-US"/>
          </w:rPr>
          <w:t>);</w:t>
        </w:r>
      </w:ins>
    </w:p>
    <w:p w14:paraId="11863E66"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80" w:author="TARELA DUQUE Nicole" w:date="2018-12-12T09:58:00Z"/>
          <w:rFonts w:ascii="Courier New" w:hAnsi="Courier New" w:cs="Courier New"/>
          <w:lang w:eastAsia="en-US"/>
        </w:rPr>
      </w:pPr>
      <w:ins w:id="4981"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aa.setSurname(</w:t>
        </w:r>
        <w:r w:rsidRPr="00986E02">
          <w:rPr>
            <w:rFonts w:ascii="Courier New" w:hAnsi="Courier New" w:cs="Courier New"/>
            <w:color w:val="2A00FF"/>
            <w:lang w:val="en-US" w:eastAsia="en-US"/>
          </w:rPr>
          <w:t>"Martinez"</w:t>
        </w:r>
        <w:r w:rsidRPr="00986E02">
          <w:rPr>
            <w:rFonts w:ascii="Courier New" w:hAnsi="Courier New" w:cs="Courier New"/>
            <w:lang w:eastAsia="en-US"/>
          </w:rPr>
          <w:t>);</w:t>
        </w:r>
      </w:ins>
    </w:p>
    <w:p w14:paraId="66149AE1" w14:textId="4B23F961"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82" w:author="TARELA DUQUE Nicole" w:date="2018-12-12T09:58:00Z"/>
          <w:rFonts w:ascii="Courier New" w:hAnsi="Courier New" w:cs="Courier New"/>
          <w:lang w:eastAsia="en-US"/>
        </w:rPr>
      </w:pPr>
      <w:ins w:id="4983"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aa.setEmail(</w:t>
        </w:r>
        <w:r w:rsidR="00C0069D">
          <w:rPr>
            <w:rFonts w:ascii="Courier New" w:hAnsi="Courier New" w:cs="Courier New"/>
            <w:color w:val="2A00FF"/>
            <w:lang w:val="en-US" w:eastAsia="en-US"/>
          </w:rPr>
          <w:t>"jav</w:t>
        </w:r>
        <w:r w:rsidRPr="00986E02">
          <w:rPr>
            <w:rFonts w:ascii="Courier New" w:hAnsi="Courier New" w:cs="Courier New"/>
            <w:color w:val="2A00FF"/>
            <w:lang w:val="en-US" w:eastAsia="en-US"/>
          </w:rPr>
          <w:t>9@soprasteria.com"</w:t>
        </w:r>
        <w:r w:rsidRPr="00986E02">
          <w:rPr>
            <w:rFonts w:ascii="Courier New" w:hAnsi="Courier New" w:cs="Courier New"/>
            <w:lang w:eastAsia="en-US"/>
          </w:rPr>
          <w:t>);</w:t>
        </w:r>
      </w:ins>
    </w:p>
    <w:p w14:paraId="3F86A30C"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84" w:author="TARELA DUQUE Nicole" w:date="2018-12-12T09:58:00Z"/>
          <w:rFonts w:ascii="Courier New" w:hAnsi="Courier New" w:cs="Courier New"/>
          <w:lang w:eastAsia="en-US"/>
        </w:rPr>
      </w:pPr>
      <w:ins w:id="4985"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aa.setJobId(</w:t>
        </w:r>
        <w:r w:rsidRPr="00986E02">
          <w:rPr>
            <w:rFonts w:ascii="Courier New" w:hAnsi="Courier New" w:cs="Courier New"/>
            <w:color w:val="2A00FF"/>
            <w:lang w:val="en-US" w:eastAsia="en-US"/>
          </w:rPr>
          <w:t>"AD_PRES"</w:t>
        </w:r>
        <w:r w:rsidRPr="00986E02">
          <w:rPr>
            <w:rFonts w:ascii="Courier New" w:hAnsi="Courier New" w:cs="Courier New"/>
            <w:lang w:eastAsia="en-US"/>
          </w:rPr>
          <w:t>);</w:t>
        </w:r>
      </w:ins>
    </w:p>
    <w:p w14:paraId="2B29E01F"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86" w:author="TARELA DUQUE Nicole" w:date="2018-12-12T09:58:00Z"/>
          <w:rFonts w:ascii="Courier New" w:hAnsi="Courier New" w:cs="Courier New"/>
          <w:lang w:eastAsia="en-US"/>
        </w:rPr>
      </w:pPr>
      <w:ins w:id="4987"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aa.setSalary(2000L);</w:t>
        </w:r>
      </w:ins>
    </w:p>
    <w:p w14:paraId="0087DA29"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88" w:author="TARELA DUQUE Nicole" w:date="2018-12-12T09:58:00Z"/>
          <w:rFonts w:ascii="Courier New" w:hAnsi="Courier New" w:cs="Courier New"/>
          <w:lang w:eastAsia="en-US"/>
        </w:rPr>
      </w:pPr>
      <w:ins w:id="4989"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String pattern = </w:t>
        </w:r>
        <w:r w:rsidRPr="00986E02">
          <w:rPr>
            <w:rFonts w:ascii="Courier New" w:hAnsi="Courier New" w:cs="Courier New"/>
            <w:color w:val="2A00FF"/>
            <w:lang w:val="en-US" w:eastAsia="en-US"/>
          </w:rPr>
          <w:t>"yyyy-MM-dd"</w:t>
        </w:r>
        <w:r w:rsidRPr="00986E02">
          <w:rPr>
            <w:rFonts w:ascii="Courier New" w:hAnsi="Courier New" w:cs="Courier New"/>
            <w:lang w:eastAsia="en-US"/>
          </w:rPr>
          <w:t xml:space="preserve">; </w:t>
        </w:r>
      </w:ins>
    </w:p>
    <w:p w14:paraId="76C902A6"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90" w:author="TARELA DUQUE Nicole" w:date="2018-12-12T09:58:00Z"/>
          <w:rFonts w:ascii="Courier New" w:hAnsi="Courier New" w:cs="Courier New"/>
          <w:lang w:eastAsia="en-US"/>
        </w:rPr>
      </w:pPr>
      <w:ins w:id="4991"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SimpleDateFormat simpleDateFormat = new SimpleDateFormat(pattern); </w:t>
        </w:r>
      </w:ins>
    </w:p>
    <w:p w14:paraId="18779D82"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92" w:author="TARELA DUQUE Nicole" w:date="2018-12-12T09:58:00Z"/>
          <w:rFonts w:ascii="Courier New" w:hAnsi="Courier New" w:cs="Courier New"/>
          <w:lang w:eastAsia="en-US"/>
        </w:rPr>
      </w:pPr>
      <w:ins w:id="4993" w:author="TARELA DUQUE Nicole" w:date="2018-12-12T09:58:00Z">
        <w:r w:rsidRPr="00986E02">
          <w:rPr>
            <w:rFonts w:ascii="Courier New" w:hAnsi="Courier New" w:cs="Courier New"/>
            <w:lang w:eastAsia="en-US"/>
          </w:rPr>
          <w:lastRenderedPageBreak/>
          <w:tab/>
        </w:r>
        <w:r w:rsidRPr="00986E02">
          <w:rPr>
            <w:rFonts w:ascii="Courier New" w:hAnsi="Courier New" w:cs="Courier New"/>
            <w:lang w:eastAsia="en-US"/>
          </w:rPr>
          <w:tab/>
          <w:t>Date hireDate=</w:t>
        </w:r>
        <w:r w:rsidRPr="00986E02">
          <w:rPr>
            <w:rFonts w:ascii="Courier New" w:hAnsi="Courier New" w:cs="Courier New"/>
            <w:b/>
            <w:bCs/>
            <w:color w:val="7F0055"/>
            <w:lang w:val="en-US" w:eastAsia="en-US"/>
          </w:rPr>
          <w:t>null</w:t>
        </w:r>
        <w:r w:rsidRPr="00986E02">
          <w:rPr>
            <w:rFonts w:ascii="Courier New" w:hAnsi="Courier New" w:cs="Courier New"/>
            <w:lang w:eastAsia="en-US"/>
          </w:rPr>
          <w:t>;</w:t>
        </w:r>
      </w:ins>
    </w:p>
    <w:p w14:paraId="3FE24557"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94" w:author="TARELA DUQUE Nicole" w:date="2018-12-12T09:58:00Z"/>
          <w:rFonts w:ascii="Courier New" w:hAnsi="Courier New" w:cs="Courier New"/>
          <w:lang w:eastAsia="en-US"/>
        </w:rPr>
      </w:pPr>
      <w:ins w:id="4995"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r w:rsidRPr="00986E02">
          <w:rPr>
            <w:rFonts w:ascii="Courier New" w:hAnsi="Courier New" w:cs="Courier New"/>
            <w:b/>
            <w:bCs/>
            <w:color w:val="7F0055"/>
            <w:lang w:val="en-US" w:eastAsia="en-US"/>
          </w:rPr>
          <w:t>try</w:t>
        </w:r>
        <w:r w:rsidRPr="00986E02">
          <w:rPr>
            <w:rFonts w:ascii="Courier New" w:hAnsi="Courier New" w:cs="Courier New"/>
            <w:lang w:eastAsia="en-US"/>
          </w:rPr>
          <w:t xml:space="preserve"> {</w:t>
        </w:r>
      </w:ins>
    </w:p>
    <w:p w14:paraId="668AEE86"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96" w:author="TARELA DUQUE Nicole" w:date="2018-12-12T09:58:00Z"/>
          <w:rFonts w:ascii="Courier New" w:hAnsi="Courier New" w:cs="Courier New"/>
          <w:lang w:eastAsia="en-US"/>
        </w:rPr>
      </w:pPr>
      <w:ins w:id="4997"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r w:rsidRPr="00986E02">
          <w:rPr>
            <w:rFonts w:ascii="Courier New" w:hAnsi="Courier New" w:cs="Courier New"/>
            <w:lang w:eastAsia="en-US"/>
          </w:rPr>
          <w:tab/>
          <w:t>hireDate = simpleDateFormat.parse(</w:t>
        </w:r>
        <w:r w:rsidRPr="00986E02">
          <w:rPr>
            <w:rFonts w:ascii="Courier New" w:hAnsi="Courier New" w:cs="Courier New"/>
            <w:color w:val="2A00FF"/>
            <w:lang w:val="en-US" w:eastAsia="en-US"/>
          </w:rPr>
          <w:t>"2018-09-09"</w:t>
        </w:r>
        <w:r w:rsidRPr="00986E02">
          <w:rPr>
            <w:rFonts w:ascii="Courier New" w:hAnsi="Courier New" w:cs="Courier New"/>
            <w:lang w:eastAsia="en-US"/>
          </w:rPr>
          <w:t>);</w:t>
        </w:r>
      </w:ins>
    </w:p>
    <w:p w14:paraId="7AED754D"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4998" w:author="TARELA DUQUE Nicole" w:date="2018-12-12T09:58:00Z"/>
          <w:rFonts w:ascii="Courier New" w:hAnsi="Courier New" w:cs="Courier New"/>
          <w:lang w:eastAsia="en-US"/>
        </w:rPr>
      </w:pPr>
      <w:ins w:id="4999"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 </w:t>
        </w:r>
        <w:r w:rsidRPr="00986E02">
          <w:rPr>
            <w:rFonts w:ascii="Courier New" w:hAnsi="Courier New" w:cs="Courier New"/>
            <w:b/>
            <w:bCs/>
            <w:color w:val="7F0055"/>
            <w:lang w:val="en-US" w:eastAsia="en-US"/>
          </w:rPr>
          <w:t>catch</w:t>
        </w:r>
        <w:r w:rsidRPr="00986E02">
          <w:rPr>
            <w:rFonts w:ascii="Courier New" w:hAnsi="Courier New" w:cs="Courier New"/>
            <w:lang w:eastAsia="en-US"/>
          </w:rPr>
          <w:t xml:space="preserve"> (ParseException e) {</w:t>
        </w:r>
      </w:ins>
    </w:p>
    <w:p w14:paraId="02B9F706"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00" w:author="TARELA DUQUE Nicole" w:date="2018-12-12T09:58:00Z"/>
          <w:rFonts w:ascii="Courier New" w:hAnsi="Courier New" w:cs="Courier New"/>
          <w:lang w:eastAsia="en-US"/>
        </w:rPr>
      </w:pPr>
      <w:ins w:id="5001"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r w:rsidRPr="00986E02">
          <w:rPr>
            <w:rFonts w:ascii="Courier New" w:hAnsi="Courier New" w:cs="Courier New"/>
            <w:lang w:eastAsia="en-US"/>
          </w:rPr>
          <w:tab/>
          <w:t>e.printStackTrace();</w:t>
        </w:r>
      </w:ins>
    </w:p>
    <w:p w14:paraId="334651F6"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02" w:author="TARELA DUQUE Nicole" w:date="2018-12-12T09:58:00Z"/>
          <w:rFonts w:ascii="Courier New" w:hAnsi="Courier New" w:cs="Courier New"/>
          <w:lang w:eastAsia="en-US"/>
        </w:rPr>
      </w:pPr>
      <w:ins w:id="5003"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 </w:t>
        </w:r>
      </w:ins>
    </w:p>
    <w:p w14:paraId="2BC3075D" w14:textId="6FADE004" w:rsid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04" w:author="TARELA DUQUE Nicole" w:date="2018-12-12T14:13:00Z"/>
          <w:rFonts w:ascii="Courier New" w:hAnsi="Courier New" w:cs="Courier New"/>
          <w:lang w:eastAsia="en-US"/>
        </w:rPr>
      </w:pPr>
      <w:ins w:id="5005"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aa.setHireDate(hireDate);</w:t>
        </w:r>
      </w:ins>
    </w:p>
    <w:p w14:paraId="7C77E3C6" w14:textId="62A7D2EF" w:rsidR="00D332B4" w:rsidRPr="00986E02" w:rsidRDefault="00D332B4"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06" w:author="TARELA DUQUE Nicole" w:date="2018-12-12T09:58:00Z"/>
          <w:rFonts w:ascii="Courier New" w:hAnsi="Courier New" w:cs="Courier New"/>
          <w:lang w:eastAsia="en-US"/>
        </w:rPr>
      </w:pPr>
      <w:ins w:id="5007" w:author="TARELA DUQUE Nicole" w:date="2018-12-12T14:13:00Z">
        <w:r>
          <w:rPr>
            <w:rFonts w:ascii="Courier New" w:hAnsi="Courier New" w:cs="Courier New"/>
            <w:lang w:eastAsia="en-US"/>
          </w:rPr>
          <w:tab/>
        </w:r>
        <w:r>
          <w:rPr>
            <w:rFonts w:ascii="Courier New" w:hAnsi="Courier New" w:cs="Courier New"/>
            <w:lang w:eastAsia="en-US"/>
          </w:rPr>
          <w:tab/>
        </w:r>
        <w:r w:rsidRPr="00D332B4">
          <w:rPr>
            <w:rFonts w:ascii="Courier New" w:hAnsi="Courier New" w:cs="Courier New"/>
            <w:lang w:eastAsia="en-US"/>
          </w:rPr>
          <w:t>aa.setManagerId(m);</w:t>
        </w:r>
      </w:ins>
    </w:p>
    <w:p w14:paraId="73FE3FB7" w14:textId="617C12F5" w:rsidR="00986E02" w:rsidRPr="00986E02" w:rsidRDefault="00C0069D"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08" w:author="TARELA DUQUE Nicole" w:date="2018-12-12T09:58:00Z"/>
          <w:rFonts w:ascii="Courier New" w:hAnsi="Courier New" w:cs="Courier New"/>
          <w:lang w:eastAsia="en-US"/>
        </w:rPr>
      </w:pPr>
      <w:ins w:id="5009" w:author="TARELA DUQUE Nicole" w:date="2018-12-12T09:58:00Z">
        <w:r>
          <w:rPr>
            <w:rFonts w:ascii="Courier New" w:hAnsi="Courier New" w:cs="Courier New"/>
            <w:lang w:eastAsia="en-US"/>
          </w:rPr>
          <w:tab/>
        </w:r>
        <w:r>
          <w:rPr>
            <w:rFonts w:ascii="Courier New" w:hAnsi="Courier New" w:cs="Courier New"/>
            <w:lang w:eastAsia="en-US"/>
          </w:rPr>
          <w:tab/>
        </w:r>
        <w:r w:rsidR="00986E02" w:rsidRPr="00986E02">
          <w:rPr>
            <w:rFonts w:ascii="Courier New" w:hAnsi="Courier New" w:cs="Courier New"/>
            <w:lang w:eastAsia="en-US"/>
          </w:rPr>
          <w:t>em.persist(aa);</w:t>
        </w:r>
      </w:ins>
    </w:p>
    <w:p w14:paraId="7BDF53E0"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10" w:author="TARELA DUQUE Nicole" w:date="2018-12-12T09:58:00Z"/>
          <w:rFonts w:ascii="Courier New" w:hAnsi="Courier New" w:cs="Courier New"/>
          <w:lang w:eastAsia="en-US"/>
        </w:rPr>
      </w:pPr>
      <w:ins w:id="5011" w:author="TARELA DUQUE Nicole" w:date="2018-12-12T09:58:00Z">
        <w:r w:rsidRPr="00986E02">
          <w:rPr>
            <w:rFonts w:ascii="Courier New" w:hAnsi="Courier New" w:cs="Courier New"/>
            <w:lang w:eastAsia="en-US"/>
          </w:rPr>
          <w:tab/>
        </w:r>
      </w:ins>
    </w:p>
    <w:p w14:paraId="41A1B714" w14:textId="421F0FD5"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12" w:author="TARELA DUQUE Nicole" w:date="2018-12-12T09:58:00Z"/>
          <w:rFonts w:ascii="Courier New" w:hAnsi="Courier New" w:cs="Courier New"/>
          <w:lang w:eastAsia="en-US"/>
        </w:rPr>
      </w:pPr>
      <w:ins w:id="5013"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r w:rsidRPr="00C0069D">
          <w:rPr>
            <w:rFonts w:ascii="Courier New" w:hAnsi="Courier New" w:cs="Courier New"/>
            <w:color w:val="3F7F7F"/>
            <w:szCs w:val="18"/>
            <w:lang w:val="en-US" w:eastAsia="en-US"/>
          </w:rPr>
          <w:t>//</w:t>
        </w:r>
      </w:ins>
      <w:ins w:id="5014" w:author="TARELA DUQUE Nicole" w:date="2018-12-12T11:46:00Z">
        <w:r w:rsidR="00C0069D">
          <w:rPr>
            <w:rFonts w:ascii="Courier New" w:hAnsi="Courier New" w:cs="Courier New"/>
            <w:color w:val="3F7F7F"/>
            <w:szCs w:val="18"/>
            <w:lang w:val="en-US" w:eastAsia="en-US"/>
          </w:rPr>
          <w:t>Crear departmaneto</w:t>
        </w:r>
      </w:ins>
    </w:p>
    <w:p w14:paraId="73F95A19"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15" w:author="TARELA DUQUE Nicole" w:date="2018-12-12T09:58:00Z"/>
          <w:rFonts w:ascii="Courier New" w:hAnsi="Courier New" w:cs="Courier New"/>
          <w:lang w:eastAsia="en-US"/>
        </w:rPr>
      </w:pPr>
      <w:ins w:id="5016"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 xml:space="preserve">Department d = </w:t>
        </w:r>
        <w:r w:rsidRPr="00986E02">
          <w:rPr>
            <w:rFonts w:ascii="Courier New" w:hAnsi="Courier New" w:cs="Courier New"/>
            <w:b/>
            <w:bCs/>
            <w:color w:val="7F0055"/>
            <w:lang w:val="en-US" w:eastAsia="en-US"/>
          </w:rPr>
          <w:t>new</w:t>
        </w:r>
        <w:r w:rsidRPr="00986E02">
          <w:rPr>
            <w:rFonts w:ascii="Courier New" w:hAnsi="Courier New" w:cs="Courier New"/>
            <w:lang w:eastAsia="en-US"/>
          </w:rPr>
          <w:t xml:space="preserve"> Department();</w:t>
        </w:r>
      </w:ins>
    </w:p>
    <w:p w14:paraId="40025722" w14:textId="23C526A6" w:rsid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17" w:author="TARELA DUQUE Nicole" w:date="2018-12-12T14:13:00Z"/>
          <w:rFonts w:ascii="Courier New" w:hAnsi="Courier New" w:cs="Courier New"/>
          <w:lang w:eastAsia="en-US"/>
        </w:rPr>
      </w:pPr>
      <w:ins w:id="5018"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d.setName(</w:t>
        </w:r>
        <w:r w:rsidRPr="00986E02">
          <w:rPr>
            <w:rFonts w:ascii="Courier New" w:hAnsi="Courier New" w:cs="Courier New"/>
            <w:color w:val="2A00FF"/>
            <w:lang w:val="en-US" w:eastAsia="en-US"/>
          </w:rPr>
          <w:t>"IT"</w:t>
        </w:r>
        <w:r w:rsidRPr="00986E02">
          <w:rPr>
            <w:rFonts w:ascii="Courier New" w:hAnsi="Courier New" w:cs="Courier New"/>
            <w:lang w:eastAsia="en-US"/>
          </w:rPr>
          <w:t>);</w:t>
        </w:r>
      </w:ins>
    </w:p>
    <w:p w14:paraId="5D687D6D" w14:textId="6B5A53C4" w:rsidR="00D332B4" w:rsidRPr="00986E02" w:rsidRDefault="00D332B4"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19" w:author="TARELA DUQUE Nicole" w:date="2018-12-12T09:58:00Z"/>
          <w:rFonts w:ascii="Courier New" w:hAnsi="Courier New" w:cs="Courier New"/>
          <w:lang w:eastAsia="en-US"/>
        </w:rPr>
      </w:pPr>
      <w:ins w:id="5020" w:author="TARELA DUQUE Nicole" w:date="2018-12-12T14:13:00Z">
        <w:r>
          <w:rPr>
            <w:rFonts w:ascii="Courier New" w:hAnsi="Courier New" w:cs="Courier New"/>
            <w:lang w:eastAsia="en-US"/>
          </w:rPr>
          <w:tab/>
        </w:r>
        <w:r>
          <w:rPr>
            <w:rFonts w:ascii="Courier New" w:hAnsi="Courier New" w:cs="Courier New"/>
            <w:lang w:eastAsia="en-US"/>
          </w:rPr>
          <w:tab/>
        </w:r>
      </w:ins>
      <w:ins w:id="5021" w:author="TARELA DUQUE Nicole" w:date="2018-12-12T14:14:00Z">
        <w:r w:rsidRPr="00D332B4">
          <w:rPr>
            <w:rFonts w:ascii="Courier New" w:hAnsi="Courier New" w:cs="Courier New"/>
            <w:lang w:eastAsia="en-US"/>
          </w:rPr>
          <w:t>d.setManagerId(m);</w:t>
        </w:r>
      </w:ins>
    </w:p>
    <w:p w14:paraId="34D59C7A" w14:textId="4E6507DE" w:rsidR="00986E02" w:rsidRPr="00986E02" w:rsidRDefault="00C0069D"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22" w:author="TARELA DUQUE Nicole" w:date="2018-12-12T09:58:00Z"/>
          <w:rFonts w:ascii="Courier New" w:hAnsi="Courier New" w:cs="Courier New"/>
          <w:lang w:eastAsia="en-US"/>
        </w:rPr>
      </w:pPr>
      <w:ins w:id="5023" w:author="TARELA DUQUE Nicole" w:date="2018-12-12T09:58:00Z">
        <w:r>
          <w:rPr>
            <w:rFonts w:ascii="Courier New" w:hAnsi="Courier New" w:cs="Courier New"/>
            <w:lang w:eastAsia="en-US"/>
          </w:rPr>
          <w:tab/>
        </w:r>
        <w:r>
          <w:rPr>
            <w:rFonts w:ascii="Courier New" w:hAnsi="Courier New" w:cs="Courier New"/>
            <w:lang w:eastAsia="en-US"/>
          </w:rPr>
          <w:tab/>
        </w:r>
        <w:r w:rsidR="00986E02" w:rsidRPr="00986E02">
          <w:rPr>
            <w:rFonts w:ascii="Courier New" w:hAnsi="Courier New" w:cs="Courier New"/>
            <w:lang w:eastAsia="en-US"/>
          </w:rPr>
          <w:t>em.persist(d);</w:t>
        </w:r>
      </w:ins>
    </w:p>
    <w:p w14:paraId="01E0C818" w14:textId="20295BE5" w:rsid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24" w:author="TARELA DUQUE Nicole" w:date="2018-12-12T11:46:00Z"/>
          <w:rFonts w:ascii="Courier New" w:hAnsi="Courier New" w:cs="Courier New"/>
          <w:lang w:eastAsia="en-US"/>
        </w:rPr>
      </w:pPr>
      <w:ins w:id="5025"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ins>
    </w:p>
    <w:p w14:paraId="741DC5B8" w14:textId="4B462275" w:rsidR="00C0069D" w:rsidRPr="00986E02" w:rsidRDefault="00C0069D" w:rsidP="00C0069D">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firstLine="709"/>
        <w:jc w:val="left"/>
        <w:rPr>
          <w:ins w:id="5026" w:author="TARELA DUQUE Nicole" w:date="2018-12-12T09:58:00Z"/>
          <w:rFonts w:ascii="Courier New" w:hAnsi="Courier New" w:cs="Courier New"/>
          <w:lang w:eastAsia="en-US"/>
        </w:rPr>
      </w:pPr>
      <w:ins w:id="5027" w:author="TARELA DUQUE Nicole" w:date="2018-12-12T11:46:00Z">
        <w:r>
          <w:rPr>
            <w:rFonts w:ascii="Courier New" w:hAnsi="Courier New" w:cs="Courier New"/>
            <w:color w:val="3F7F7F"/>
            <w:szCs w:val="18"/>
            <w:lang w:val="en-US" w:eastAsia="en-US"/>
          </w:rPr>
          <w:tab/>
        </w:r>
        <w:r w:rsidRPr="00C0069D">
          <w:rPr>
            <w:rFonts w:ascii="Courier New" w:hAnsi="Courier New" w:cs="Courier New"/>
            <w:color w:val="3F7F7F"/>
            <w:szCs w:val="18"/>
            <w:lang w:val="en-US" w:eastAsia="en-US"/>
          </w:rPr>
          <w:t>//</w:t>
        </w:r>
        <w:r>
          <w:rPr>
            <w:rFonts w:ascii="Courier New" w:hAnsi="Courier New" w:cs="Courier New"/>
            <w:color w:val="3F7F7F"/>
            <w:szCs w:val="18"/>
            <w:lang w:val="en-US" w:eastAsia="en-US"/>
          </w:rPr>
          <w:t>Encontrar empleado</w:t>
        </w:r>
      </w:ins>
    </w:p>
    <w:p w14:paraId="2768F70B"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28" w:author="TARELA DUQUE Nicole" w:date="2018-12-12T09:58:00Z"/>
          <w:rFonts w:ascii="Courier New" w:hAnsi="Courier New" w:cs="Courier New"/>
          <w:lang w:eastAsia="en-US"/>
        </w:rPr>
      </w:pPr>
      <w:ins w:id="5029"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Employee found=em.find(Employee.</w:t>
        </w:r>
        <w:r w:rsidRPr="00986E02">
          <w:rPr>
            <w:rFonts w:ascii="Courier New" w:hAnsi="Courier New" w:cs="Courier New"/>
            <w:b/>
            <w:bCs/>
            <w:color w:val="7F0055"/>
            <w:lang w:val="en-US" w:eastAsia="en-US"/>
          </w:rPr>
          <w:t>class</w:t>
        </w:r>
        <w:r w:rsidRPr="00986E02">
          <w:rPr>
            <w:rFonts w:ascii="Courier New" w:hAnsi="Courier New" w:cs="Courier New"/>
            <w:lang w:eastAsia="en-US"/>
          </w:rPr>
          <w:t>, 104L);</w:t>
        </w:r>
      </w:ins>
    </w:p>
    <w:p w14:paraId="37FD7095" w14:textId="178B680D" w:rsidR="00986E02" w:rsidRPr="00986E02" w:rsidRDefault="00986E02" w:rsidP="00D332B4">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30" w:author="TARELA DUQUE Nicole" w:date="2018-12-12T09:58:00Z"/>
          <w:rFonts w:ascii="Courier New" w:hAnsi="Courier New" w:cs="Courier New"/>
          <w:lang w:eastAsia="en-US"/>
        </w:rPr>
      </w:pPr>
      <w:ins w:id="5031"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System.</w:t>
        </w:r>
        <w:r w:rsidRPr="00C0069D">
          <w:rPr>
            <w:rFonts w:ascii="Courier New" w:hAnsi="Courier New" w:cs="Courier New"/>
            <w:b/>
            <w:bCs/>
            <w:i/>
            <w:iCs/>
            <w:color w:val="0000C0"/>
            <w:szCs w:val="18"/>
            <w:lang w:eastAsia="en-US"/>
          </w:rPr>
          <w:t>out</w:t>
        </w:r>
        <w:r w:rsidR="00D332B4">
          <w:rPr>
            <w:rFonts w:ascii="Courier New" w:hAnsi="Courier New" w:cs="Courier New"/>
            <w:lang w:eastAsia="en-US"/>
          </w:rPr>
          <w:t>.println(found);</w:t>
        </w:r>
      </w:ins>
    </w:p>
    <w:p w14:paraId="10D4C971"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32" w:author="TARELA DUQUE Nicole" w:date="2018-12-12T09:58:00Z"/>
          <w:rFonts w:ascii="Courier New" w:hAnsi="Courier New" w:cs="Courier New"/>
          <w:lang w:eastAsia="en-US"/>
        </w:rPr>
      </w:pPr>
      <w:ins w:id="5033"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r>
      </w:ins>
    </w:p>
    <w:p w14:paraId="4E40A833"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34" w:author="TARELA DUQUE Nicole" w:date="2018-12-12T09:58:00Z"/>
          <w:rFonts w:ascii="Courier New" w:hAnsi="Courier New" w:cs="Courier New"/>
          <w:lang w:eastAsia="en-US"/>
        </w:rPr>
      </w:pPr>
      <w:ins w:id="5035"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em.getTransaction().commit();</w:t>
        </w:r>
        <w:r w:rsidRPr="00986E02">
          <w:rPr>
            <w:rFonts w:ascii="Courier New" w:hAnsi="Courier New" w:cs="Courier New"/>
            <w:lang w:eastAsia="en-US"/>
          </w:rPr>
          <w:tab/>
        </w:r>
        <w:r w:rsidRPr="00986E02">
          <w:rPr>
            <w:rFonts w:ascii="Courier New" w:hAnsi="Courier New" w:cs="Courier New"/>
            <w:lang w:eastAsia="en-US"/>
          </w:rPr>
          <w:tab/>
        </w:r>
      </w:ins>
    </w:p>
    <w:p w14:paraId="2181968E"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36" w:author="TARELA DUQUE Nicole" w:date="2018-12-12T09:58:00Z"/>
          <w:rFonts w:ascii="Courier New" w:hAnsi="Courier New" w:cs="Courier New"/>
          <w:lang w:eastAsia="en-US"/>
        </w:rPr>
      </w:pPr>
      <w:ins w:id="5037"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em.close();</w:t>
        </w:r>
      </w:ins>
    </w:p>
    <w:p w14:paraId="037979E4"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38" w:author="TARELA DUQUE Nicole" w:date="2018-12-12T09:58:00Z"/>
          <w:rFonts w:ascii="Courier New" w:hAnsi="Courier New" w:cs="Courier New"/>
          <w:lang w:eastAsia="en-US"/>
        </w:rPr>
      </w:pPr>
      <w:ins w:id="5039" w:author="TARELA DUQUE Nicole" w:date="2018-12-12T09:58:00Z">
        <w:r w:rsidRPr="00986E02">
          <w:rPr>
            <w:rFonts w:ascii="Courier New" w:hAnsi="Courier New" w:cs="Courier New"/>
            <w:lang w:eastAsia="en-US"/>
          </w:rPr>
          <w:tab/>
        </w:r>
        <w:r w:rsidRPr="00986E02">
          <w:rPr>
            <w:rFonts w:ascii="Courier New" w:hAnsi="Courier New" w:cs="Courier New"/>
            <w:lang w:eastAsia="en-US"/>
          </w:rPr>
          <w:tab/>
          <w:t>emf.close();</w:t>
        </w:r>
      </w:ins>
    </w:p>
    <w:p w14:paraId="6645CB0F" w14:textId="77777777" w:rsidR="00986E02" w:rsidRP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40" w:author="TARELA DUQUE Nicole" w:date="2018-12-12T09:58:00Z"/>
          <w:rFonts w:ascii="Courier New" w:hAnsi="Courier New" w:cs="Courier New"/>
          <w:lang w:eastAsia="en-US"/>
        </w:rPr>
      </w:pPr>
      <w:ins w:id="5041" w:author="TARELA DUQUE Nicole" w:date="2018-12-12T09:58:00Z">
        <w:r w:rsidRPr="00986E02">
          <w:rPr>
            <w:rFonts w:ascii="Courier New" w:hAnsi="Courier New" w:cs="Courier New"/>
            <w:lang w:eastAsia="en-US"/>
          </w:rPr>
          <w:tab/>
          <w:t>}</w:t>
        </w:r>
      </w:ins>
    </w:p>
    <w:p w14:paraId="3D1B331E" w14:textId="1E8BF73C" w:rsidR="00986E02" w:rsidRDefault="00986E02" w:rsidP="00986E02">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ind w:left="0"/>
        <w:jc w:val="left"/>
        <w:rPr>
          <w:ins w:id="5042" w:author="TARELA DUQUE Nicole" w:date="2018-12-12T09:58:00Z"/>
          <w:rFonts w:ascii="Courier New" w:hAnsi="Courier New" w:cs="Courier New"/>
          <w:lang w:eastAsia="en-US"/>
        </w:rPr>
      </w:pPr>
      <w:ins w:id="5043" w:author="TARELA DUQUE Nicole" w:date="2018-12-12T09:58:00Z">
        <w:r w:rsidRPr="00986E02">
          <w:rPr>
            <w:rFonts w:ascii="Courier New" w:hAnsi="Courier New" w:cs="Courier New"/>
            <w:lang w:eastAsia="en-US"/>
          </w:rPr>
          <w:t>}</w:t>
        </w:r>
      </w:ins>
    </w:p>
    <w:p w14:paraId="74EF05D9" w14:textId="77777777" w:rsidR="00986E02" w:rsidRPr="00986E02" w:rsidRDefault="00986E02" w:rsidP="00C25884">
      <w:pPr>
        <w:rPr>
          <w:lang w:val="fr-FR"/>
        </w:rPr>
      </w:pPr>
    </w:p>
    <w:sectPr w:rsidR="00986E02" w:rsidRPr="00986E02" w:rsidSect="000E4807">
      <w:headerReference w:type="even" r:id="rId38"/>
      <w:headerReference w:type="default" r:id="rId39"/>
      <w:footerReference w:type="even" r:id="rId40"/>
      <w:footerReference w:type="default" r:id="rId41"/>
      <w:headerReference w:type="first" r:id="rId42"/>
      <w:footerReference w:type="first" r:id="rId43"/>
      <w:pgSz w:w="11907" w:h="16840" w:code="9"/>
      <w:pgMar w:top="1871" w:right="794" w:bottom="1797" w:left="1134" w:header="454" w:footer="737"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14D8C" w14:textId="77777777" w:rsidR="00CB4C1B" w:rsidRPr="007E7140" w:rsidRDefault="00CB4C1B">
      <w:r w:rsidRPr="007E7140">
        <w:separator/>
      </w:r>
    </w:p>
  </w:endnote>
  <w:endnote w:type="continuationSeparator" w:id="0">
    <w:p w14:paraId="17721DA5" w14:textId="77777777" w:rsidR="00CB4C1B" w:rsidRPr="007E7140" w:rsidRDefault="00CB4C1B">
      <w:r w:rsidRPr="007E714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Fax">
    <w:panose1 w:val="02060602050505020204"/>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RmrsbbYnmjylCvvcsjBwswjrTheSans">
    <w:panose1 w:val="00000000000000000000"/>
    <w:charset w:val="00"/>
    <w:family w:val="roman"/>
    <w:notTrueType/>
    <w:pitch w:val="default"/>
    <w:sig w:usb0="00000003" w:usb1="00000000" w:usb2="00000000" w:usb3="00000000" w:csb0="00000001" w:csb1="00000000"/>
  </w:font>
  <w:font w:name="KnckqtTjylqpYxnthkHwbldpUtopiaS">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1D5EA" w14:textId="77777777" w:rsidR="00CB4C1B" w:rsidRDefault="00CB4C1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CB47" w14:textId="4F7A877D" w:rsidR="00CB4C1B" w:rsidRPr="007E7140" w:rsidRDefault="00CB4C1B" w:rsidP="000E4807">
    <w:pPr>
      <w:pStyle w:val="StylepourPieddepage"/>
      <w:ind w:left="0"/>
    </w:pPr>
    <w:r w:rsidRPr="007E7140">
      <w:rPr>
        <w:noProof/>
        <w:lang w:eastAsia="es-ES"/>
      </w:rPr>
      <mc:AlternateContent>
        <mc:Choice Requires="wps">
          <w:drawing>
            <wp:anchor distT="0" distB="0" distL="114300" distR="114300" simplePos="0" relativeHeight="251659264" behindDoc="0" locked="0" layoutInCell="1" allowOverlap="1" wp14:anchorId="2763CB4F" wp14:editId="2763CB50">
              <wp:simplePos x="0" y="0"/>
              <wp:positionH relativeFrom="column">
                <wp:posOffset>-6350</wp:posOffset>
              </wp:positionH>
              <wp:positionV relativeFrom="paragraph">
                <wp:posOffset>113030</wp:posOffset>
              </wp:positionV>
              <wp:extent cx="5972175" cy="0"/>
              <wp:effectExtent l="12700" t="8255" r="6350" b="10795"/>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2CE64" id="Connecteur droit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9pt" to="469.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" strokecolor="#cf022b" strokeweight=".5pt"/>
          </w:pict>
        </mc:Fallback>
      </mc:AlternateContent>
    </w:r>
    <w:r w:rsidRPr="007E7140">
      <w:rPr>
        <w:noProof/>
        <w:lang w:eastAsia="es-ES"/>
      </w:rPr>
      <w:drawing>
        <wp:anchor distT="0" distB="0" distL="114300" distR="114300" simplePos="0" relativeHeight="251660288" behindDoc="0" locked="0" layoutInCell="1" allowOverlap="1" wp14:anchorId="2763CB51" wp14:editId="2763CB52">
          <wp:simplePos x="0" y="0"/>
          <wp:positionH relativeFrom="column">
            <wp:posOffset>5965825</wp:posOffset>
          </wp:positionH>
          <wp:positionV relativeFrom="paragraph">
            <wp:posOffset>-48260</wp:posOffset>
          </wp:positionV>
          <wp:extent cx="431800" cy="316865"/>
          <wp:effectExtent l="0" t="0" r="6350" b="6985"/>
          <wp:wrapSquare wrapText="bothSides"/>
          <wp:docPr id="1" name="Image 1" descr="SOPRASTERIA_signe_CMJN_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PRASTERIA_signe_CMJN_ex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1800" cy="316865"/>
                  </a:xfrm>
                  <a:prstGeom prst="rect">
                    <a:avLst/>
                  </a:prstGeom>
                  <a:noFill/>
                  <a:ln>
                    <a:noFill/>
                  </a:ln>
                </pic:spPr>
              </pic:pic>
            </a:graphicData>
          </a:graphic>
          <wp14:sizeRelH relativeFrom="page">
            <wp14:pctWidth>0</wp14:pctWidth>
          </wp14:sizeRelH>
          <wp14:sizeRelV relativeFrom="page">
            <wp14:pctHeight>0</wp14:pctHeight>
          </wp14:sizeRelV>
        </wp:anchor>
      </w:drawing>
    </w:r>
    <w:del w:id="5053" w:author="COLMENA MATEOS Adrian" w:date="2018-11-26T16:16:00Z">
      <w:r w:rsidRPr="007E7140" w:rsidDel="00D008DC">
        <w:delText>© S</w:delText>
      </w:r>
    </w:del>
    <w:ins w:id="5054" w:author="COLMENA MATEOS Adrian" w:date="2018-11-26T16:16:00Z">
      <w:r w:rsidRPr="007E7140" w:rsidDel="00D008DC">
        <w:t xml:space="preserve"> </w:t>
      </w:r>
    </w:ins>
    <w:del w:id="5055" w:author="COLMENA MATEOS Adrian" w:date="2018-11-26T16:16:00Z">
      <w:r w:rsidRPr="007E7140" w:rsidDel="00D008DC">
        <w:delText xml:space="preserve">opra Steria Group, </w:delText>
      </w:r>
      <w:r w:rsidRPr="007E7140" w:rsidDel="00D008DC">
        <w:fldChar w:fldCharType="begin"/>
      </w:r>
      <w:r w:rsidRPr="007E7140" w:rsidDel="00D008DC">
        <w:delInstrText xml:space="preserve"> DATE \@ "yyyy" \* MERGEFORMAT </w:delInstrText>
      </w:r>
      <w:r w:rsidRPr="007E7140" w:rsidDel="00D008DC">
        <w:fldChar w:fldCharType="separate"/>
      </w:r>
      <w:r w:rsidDel="00D008DC">
        <w:rPr>
          <w:noProof/>
        </w:rPr>
        <w:delText>2018</w:delText>
      </w:r>
      <w:r w:rsidRPr="007E7140" w:rsidDel="00D008DC">
        <w:fldChar w:fldCharType="end"/>
      </w:r>
      <w:r w:rsidRPr="007E7140" w:rsidDel="00D008DC">
        <w:delText xml:space="preserve"> /Modèle : </w:delText>
      </w:r>
      <w:r w:rsidRPr="007E7140" w:rsidDel="00D008DC">
        <w:fldChar w:fldCharType="begin"/>
      </w:r>
      <w:r w:rsidRPr="007E7140" w:rsidDel="00D008DC">
        <w:delInstrText xml:space="preserve"> DOCPROPERTY  DOCSPROP_osqveditor </w:delInstrText>
      </w:r>
      <w:r w:rsidRPr="007E7140" w:rsidDel="00D008DC">
        <w:fldChar w:fldCharType="separate"/>
      </w:r>
      <w:r w:rsidDel="00D008DC">
        <w:delText>EN_eMREQ-SRS</w:delText>
      </w:r>
      <w:r w:rsidRPr="007E7140" w:rsidDel="00D008DC">
        <w:fldChar w:fldCharType="end"/>
      </w:r>
      <w:r w:rsidRPr="007E7140" w:rsidDel="00D008DC">
        <w:delText>-V</w:delText>
      </w:r>
      <w:r w:rsidRPr="007E7140" w:rsidDel="00D008DC">
        <w:fldChar w:fldCharType="begin"/>
      </w:r>
      <w:r w:rsidRPr="007E7140" w:rsidDel="00D008DC">
        <w:delInstrText xml:space="preserve"> DOCPROPERTY  DOCSPROP_osqvmaj </w:delInstrText>
      </w:r>
      <w:r w:rsidRPr="007E7140" w:rsidDel="00D008DC">
        <w:fldChar w:fldCharType="separate"/>
      </w:r>
      <w:r w:rsidDel="00D008DC">
        <w:delText>1.2</w:delText>
      </w:r>
      <w:r w:rsidRPr="007E7140" w:rsidDel="00D008DC">
        <w:fldChar w:fldCharType="end"/>
      </w:r>
      <w:r w:rsidRPr="007E7140" w:rsidDel="00D008DC">
        <w:delText>-</w:delText>
      </w:r>
      <w:r w:rsidRPr="007E7140" w:rsidDel="00D008DC">
        <w:fldChar w:fldCharType="begin"/>
      </w:r>
      <w:r w:rsidRPr="007E7140" w:rsidDel="00D008DC">
        <w:delInstrText xml:space="preserve"> DOCPROPERTY  DOCSPROP_osqvmin </w:delInstrText>
      </w:r>
      <w:r w:rsidRPr="007E7140" w:rsidDel="00D008DC">
        <w:fldChar w:fldCharType="separate"/>
      </w:r>
      <w:r w:rsidDel="00D008DC">
        <w:delText>4</w:delText>
      </w:r>
      <w:r w:rsidRPr="007E7140" w:rsidDel="00D008DC">
        <w:fldChar w:fldCharType="end"/>
      </w:r>
      <w:r w:rsidRPr="007E7140" w:rsidDel="00D008DC">
        <w:delText>/</w:delText>
      </w:r>
      <w:r w:rsidRPr="007E7140" w:rsidDel="00D008DC">
        <w:fldChar w:fldCharType="begin"/>
      </w:r>
      <w:r w:rsidRPr="007E7140" w:rsidDel="00D008DC">
        <w:delInstrText xml:space="preserve"> DOCPROPERTY  DOCSPROP_osqvyear </w:delInstrText>
      </w:r>
      <w:r w:rsidRPr="007E7140" w:rsidDel="00D008DC">
        <w:fldChar w:fldCharType="separate"/>
      </w:r>
      <w:r w:rsidDel="00D008DC">
        <w:delText>2016</w:delText>
      </w:r>
      <w:r w:rsidRPr="007E7140" w:rsidDel="00D008DC">
        <w:fldChar w:fldCharType="end"/>
      </w:r>
      <w:r w:rsidRPr="007E7140" w:rsidDel="00D008DC">
        <w:delText xml:space="preserve">/ </w:delText>
      </w:r>
      <w:r w:rsidDel="00D008DC">
        <w:fldChar w:fldCharType="begin"/>
      </w:r>
      <w:r w:rsidDel="00D008DC">
        <w:delInstrText xml:space="preserve"> DOCPROPERTY  DOCSLABEL_version  \* MERGEFORMAT </w:delInstrText>
      </w:r>
      <w:r w:rsidDel="00D008DC">
        <w:fldChar w:fldCharType="separate"/>
      </w:r>
      <w:r w:rsidDel="00D008DC">
        <w:delText>Version</w:delText>
      </w:r>
      <w:r w:rsidDel="00D008DC">
        <w:fldChar w:fldCharType="end"/>
      </w:r>
      <w:r w:rsidRPr="007E7140" w:rsidDel="00D008DC">
        <w:delText xml:space="preserve">: </w:delText>
      </w:r>
      <w:r w:rsidDel="00D008DC">
        <w:fldChar w:fldCharType="begin"/>
      </w:r>
      <w:r w:rsidDel="00D008DC">
        <w:delInstrText xml:space="preserve"> DOCPROPERTY  DOCSPROP_version  \* MERGEFORMAT </w:delInstrText>
      </w:r>
      <w:r w:rsidDel="00D008DC">
        <w:fldChar w:fldCharType="separate"/>
      </w:r>
      <w:r w:rsidDel="00D008DC">
        <w:delText>1.00</w:delText>
      </w:r>
      <w:r w:rsidDel="00D008DC">
        <w:fldChar w:fldCharType="end"/>
      </w:r>
      <w:r w:rsidRPr="007E7140" w:rsidDel="00D008DC">
        <w:delText xml:space="preserve"> / </w:delText>
      </w:r>
      <w:r w:rsidDel="00D008DC">
        <w:fldChar w:fldCharType="begin"/>
      </w:r>
      <w:r w:rsidDel="00D008DC">
        <w:delInstrText xml:space="preserve"> DOCPROPERTY  DOCSLABEL_status  \* MERGEFORMAT </w:delInstrText>
      </w:r>
      <w:r w:rsidDel="00D008DC">
        <w:fldChar w:fldCharType="separate"/>
      </w:r>
      <w:r w:rsidDel="00D008DC">
        <w:delText xml:space="preserve">État </w:delText>
      </w:r>
      <w:r w:rsidDel="00D008DC">
        <w:fldChar w:fldCharType="end"/>
      </w:r>
      <w:r w:rsidRPr="007E7140" w:rsidDel="00D008DC">
        <w:delText xml:space="preserve"> </w:delText>
      </w:r>
      <w:r w:rsidDel="00D008DC">
        <w:fldChar w:fldCharType="begin"/>
      </w:r>
      <w:r w:rsidDel="00D008DC">
        <w:delInstrText xml:space="preserve"> DOCPROPERTY  DOCSPROP_status  \* MERGEFORMAT </w:delInstrText>
      </w:r>
      <w:r w:rsidDel="00D008DC">
        <w:fldChar w:fldCharType="separate"/>
      </w:r>
      <w:r w:rsidDel="00D008DC">
        <w:delText>Projet</w:delText>
      </w:r>
      <w:r w:rsidDel="00D008DC">
        <w:fldChar w:fldCharType="end"/>
      </w:r>
      <w:r w:rsidRPr="007E7140" w:rsidDel="00D008DC">
        <w:delText xml:space="preserve"> / Ref. : </w:delText>
      </w:r>
      <w:r w:rsidDel="00D008DC">
        <w:fldChar w:fldCharType="begin"/>
      </w:r>
      <w:r w:rsidDel="00D008DC">
        <w:delInstrText xml:space="preserve"> DOCPROPERTY  DOCSPROP_reference  \* MERGEFORMAT </w:delInstrText>
      </w:r>
      <w:r w:rsidDel="00D008DC">
        <w:fldChar w:fldCharType="separate"/>
      </w:r>
      <w:r w:rsidDel="00D008DC">
        <w:delText>20170124-170150-esgomez</w:delText>
      </w:r>
      <w:r w:rsidDel="00D008DC">
        <w:fldChar w:fldCharType="end"/>
      </w:r>
    </w:del>
  </w:p>
  <w:p w14:paraId="2763CB48" w14:textId="4B59447F" w:rsidR="00CB4C1B" w:rsidRPr="007E7140" w:rsidRDefault="00CB4C1B" w:rsidP="00D008DC">
    <w:pPr>
      <w:pStyle w:val="StylepourPieddepage"/>
      <w:ind w:left="0"/>
    </w:pPr>
    <w:r w:rsidRPr="007E7140">
      <w:fldChar w:fldCharType="begin"/>
    </w:r>
    <w:r w:rsidRPr="007E7140">
      <w:instrText xml:space="preserve"> PAGE  \* MERGEFORMAT </w:instrText>
    </w:r>
    <w:r w:rsidRPr="007E7140">
      <w:fldChar w:fldCharType="separate"/>
    </w:r>
    <w:r w:rsidR="00D332B4">
      <w:rPr>
        <w:noProof/>
      </w:rPr>
      <w:t>26</w:t>
    </w:r>
    <w:r w:rsidRPr="007E7140">
      <w:fldChar w:fldCharType="end"/>
    </w:r>
    <w:r w:rsidRPr="007E7140">
      <w:t>/</w:t>
    </w:r>
    <w:r>
      <w:rPr>
        <w:noProof/>
      </w:rPr>
      <w:fldChar w:fldCharType="begin"/>
    </w:r>
    <w:r>
      <w:rPr>
        <w:noProof/>
      </w:rPr>
      <w:instrText xml:space="preserve"> NUMPAGES  \* MERGEFORMAT </w:instrText>
    </w:r>
    <w:r>
      <w:rPr>
        <w:noProof/>
      </w:rPr>
      <w:fldChar w:fldCharType="separate"/>
    </w:r>
    <w:r w:rsidR="00D332B4">
      <w:rPr>
        <w:noProof/>
      </w:rPr>
      <w:t>26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CB4D" w14:textId="70D5A76D" w:rsidR="00CB4C1B" w:rsidRPr="007E7140" w:rsidRDefault="00CB4C1B" w:rsidP="000E4807">
    <w:pPr>
      <w:pStyle w:val="StylepourPieddepage"/>
      <w:ind w:left="0"/>
    </w:pPr>
    <w:r w:rsidRPr="007E7140">
      <w:rPr>
        <w:noProof/>
        <w:lang w:eastAsia="es-ES"/>
      </w:rPr>
      <w:drawing>
        <wp:anchor distT="0" distB="0" distL="114300" distR="114300" simplePos="0" relativeHeight="251663360" behindDoc="0" locked="0" layoutInCell="1" allowOverlap="1" wp14:anchorId="2763CB53" wp14:editId="2763CB54">
          <wp:simplePos x="0" y="0"/>
          <wp:positionH relativeFrom="column">
            <wp:posOffset>4697730</wp:posOffset>
          </wp:positionH>
          <wp:positionV relativeFrom="paragraph">
            <wp:posOffset>-118110</wp:posOffset>
          </wp:positionV>
          <wp:extent cx="1746250" cy="449580"/>
          <wp:effectExtent l="0" t="0" r="6350" b="7620"/>
          <wp:wrapSquare wrapText="bothSides"/>
          <wp:docPr id="4" name="Image 4" descr="SOPRASTERIA_logo_CMJ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PRASTERIA_logo_CMJN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25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140">
      <w:rPr>
        <w:noProof/>
        <w:lang w:eastAsia="es-ES"/>
      </w:rPr>
      <mc:AlternateContent>
        <mc:Choice Requires="wps">
          <w:drawing>
            <wp:anchor distT="0" distB="0" distL="114300" distR="114300" simplePos="0" relativeHeight="251662336" behindDoc="0" locked="0" layoutInCell="1" allowOverlap="1" wp14:anchorId="2763CB55" wp14:editId="2763CB56">
              <wp:simplePos x="0" y="0"/>
              <wp:positionH relativeFrom="column">
                <wp:posOffset>-6350</wp:posOffset>
              </wp:positionH>
              <wp:positionV relativeFrom="paragraph">
                <wp:posOffset>111760</wp:posOffset>
              </wp:positionV>
              <wp:extent cx="5568950" cy="1270"/>
              <wp:effectExtent l="0" t="0" r="0" b="0"/>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0" cy="127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5F700" id="Connecteur droit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8pt" to="43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" strokecolor="#cf022b" strokeweight=".5pt"/>
          </w:pict>
        </mc:Fallback>
      </mc:AlternateContent>
    </w:r>
    <w:del w:id="5061" w:author="COLMENA MATEOS Adrian" w:date="2018-11-26T16:20:00Z">
      <w:r w:rsidRPr="007E7140" w:rsidDel="00D008DC">
        <w:delText>©</w:delText>
      </w:r>
    </w:del>
    <w:ins w:id="5062" w:author="COLMENA MATEOS Adrian" w:date="2018-11-26T16:20:00Z">
      <w:r w:rsidRPr="007E7140" w:rsidDel="00D008DC">
        <w:t xml:space="preserve"> </w:t>
      </w:r>
    </w:ins>
    <w:del w:id="5063" w:author="COLMENA MATEOS Adrian" w:date="2018-11-26T16:20:00Z">
      <w:r w:rsidRPr="007E7140" w:rsidDel="00D008DC">
        <w:delText xml:space="preserve"> Sopra Steria Group, </w:delText>
      </w:r>
      <w:r w:rsidRPr="007E7140" w:rsidDel="00D008DC">
        <w:fldChar w:fldCharType="begin"/>
      </w:r>
      <w:r w:rsidRPr="007E7140" w:rsidDel="00D008DC">
        <w:delInstrText xml:space="preserve"> DATE \@ "yyyy" \* MERGEFORMAT </w:delInstrText>
      </w:r>
      <w:r w:rsidRPr="007E7140" w:rsidDel="00D008DC">
        <w:fldChar w:fldCharType="separate"/>
      </w:r>
      <w:r w:rsidDel="00D008DC">
        <w:rPr>
          <w:noProof/>
        </w:rPr>
        <w:delText>2018</w:delText>
      </w:r>
      <w:r w:rsidRPr="007E7140" w:rsidDel="00D008DC">
        <w:fldChar w:fldCharType="end"/>
      </w:r>
      <w:r w:rsidRPr="007E7140" w:rsidDel="00D008DC">
        <w:delText xml:space="preserve"> /</w:delText>
      </w:r>
      <w:r w:rsidRPr="007E7140" w:rsidDel="00D008DC">
        <w:fldChar w:fldCharType="begin"/>
      </w:r>
      <w:r w:rsidRPr="007E7140" w:rsidDel="00D008DC">
        <w:delInstrText xml:space="preserve"> DOCPROPERTY  DOCSLABEL_template </w:delInstrText>
      </w:r>
      <w:r w:rsidRPr="007E7140" w:rsidDel="00D008DC">
        <w:fldChar w:fldCharType="separate"/>
      </w:r>
      <w:r w:rsidDel="00D008DC">
        <w:delText>Template</w:delText>
      </w:r>
      <w:r w:rsidRPr="007E7140" w:rsidDel="00D008DC">
        <w:fldChar w:fldCharType="end"/>
      </w:r>
      <w:r w:rsidRPr="007E7140" w:rsidDel="00D008DC">
        <w:delText xml:space="preserve"> : </w:delText>
      </w:r>
      <w:r w:rsidRPr="007E7140" w:rsidDel="00D008DC">
        <w:fldChar w:fldCharType="begin"/>
      </w:r>
      <w:r w:rsidRPr="007E7140" w:rsidDel="00D008DC">
        <w:delInstrText xml:space="preserve"> DOCPROPERTY  DOCSPROP_osqveditor </w:delInstrText>
      </w:r>
      <w:r w:rsidRPr="007E7140" w:rsidDel="00D008DC">
        <w:fldChar w:fldCharType="separate"/>
      </w:r>
      <w:r w:rsidDel="00D008DC">
        <w:delText>EN_eMREQ-SRS</w:delText>
      </w:r>
      <w:r w:rsidRPr="007E7140" w:rsidDel="00D008DC">
        <w:fldChar w:fldCharType="end"/>
      </w:r>
      <w:r w:rsidRPr="007E7140" w:rsidDel="00D008DC">
        <w:delText>-V</w:delText>
      </w:r>
      <w:r w:rsidRPr="007E7140" w:rsidDel="00D008DC">
        <w:fldChar w:fldCharType="begin"/>
      </w:r>
      <w:r w:rsidRPr="007E7140" w:rsidDel="00D008DC">
        <w:delInstrText xml:space="preserve"> DOCPROPERTY  DOCSPROP_osqvmaj </w:delInstrText>
      </w:r>
      <w:r w:rsidRPr="007E7140" w:rsidDel="00D008DC">
        <w:fldChar w:fldCharType="separate"/>
      </w:r>
      <w:r w:rsidDel="00D008DC">
        <w:delText>1.2</w:delText>
      </w:r>
      <w:r w:rsidRPr="007E7140" w:rsidDel="00D008DC">
        <w:fldChar w:fldCharType="end"/>
      </w:r>
      <w:r w:rsidRPr="007E7140" w:rsidDel="00D008DC">
        <w:delText>-</w:delText>
      </w:r>
      <w:r w:rsidRPr="007E7140" w:rsidDel="00D008DC">
        <w:fldChar w:fldCharType="begin"/>
      </w:r>
      <w:r w:rsidRPr="007E7140" w:rsidDel="00D008DC">
        <w:delInstrText xml:space="preserve"> DOCPROPERTY  DOCSPROP_osqvmin </w:delInstrText>
      </w:r>
      <w:r w:rsidRPr="007E7140" w:rsidDel="00D008DC">
        <w:fldChar w:fldCharType="separate"/>
      </w:r>
      <w:r w:rsidDel="00D008DC">
        <w:delText>4</w:delText>
      </w:r>
      <w:r w:rsidRPr="007E7140" w:rsidDel="00D008DC">
        <w:fldChar w:fldCharType="end"/>
      </w:r>
      <w:r w:rsidRPr="007E7140" w:rsidDel="00D008DC">
        <w:delText>/</w:delText>
      </w:r>
      <w:r w:rsidRPr="007E7140" w:rsidDel="00D008DC">
        <w:fldChar w:fldCharType="begin"/>
      </w:r>
      <w:r w:rsidRPr="007E7140" w:rsidDel="00D008DC">
        <w:delInstrText xml:space="preserve"> DOCPROPERTY  DOCSPROP_osqvyear </w:delInstrText>
      </w:r>
      <w:r w:rsidRPr="007E7140" w:rsidDel="00D008DC">
        <w:fldChar w:fldCharType="separate"/>
      </w:r>
      <w:r w:rsidDel="00D008DC">
        <w:delText>2016</w:delText>
      </w:r>
      <w:r w:rsidRPr="007E7140" w:rsidDel="00D008DC">
        <w:fldChar w:fldCharType="end"/>
      </w:r>
      <w:r w:rsidRPr="007E7140" w:rsidDel="00D008DC">
        <w:delText xml:space="preserve">/ </w:delText>
      </w:r>
      <w:r w:rsidDel="00D008DC">
        <w:fldChar w:fldCharType="begin"/>
      </w:r>
      <w:r w:rsidDel="00D008DC">
        <w:delInstrText xml:space="preserve"> DOCPROPERTY  DOCSLABEL_version  \* MERGEFORMAT </w:delInstrText>
      </w:r>
      <w:r w:rsidDel="00D008DC">
        <w:fldChar w:fldCharType="separate"/>
      </w:r>
      <w:r w:rsidDel="00D008DC">
        <w:delText>Version</w:delText>
      </w:r>
      <w:r w:rsidDel="00D008DC">
        <w:fldChar w:fldCharType="end"/>
      </w:r>
      <w:r w:rsidRPr="007E7140" w:rsidDel="00D008DC">
        <w:delText xml:space="preserve">: </w:delText>
      </w:r>
      <w:r w:rsidDel="00D008DC">
        <w:fldChar w:fldCharType="begin"/>
      </w:r>
      <w:r w:rsidDel="00D008DC">
        <w:delInstrText xml:space="preserve"> DOCPROPERTY  DOCSPROP_version  \* MERGEFORMAT </w:delInstrText>
      </w:r>
      <w:r w:rsidDel="00D008DC">
        <w:fldChar w:fldCharType="separate"/>
      </w:r>
      <w:r w:rsidDel="00D008DC">
        <w:delText>1.00</w:delText>
      </w:r>
      <w:r w:rsidDel="00D008DC">
        <w:fldChar w:fldCharType="end"/>
      </w:r>
      <w:r w:rsidRPr="007E7140" w:rsidDel="00D008DC">
        <w:delText xml:space="preserve"> / </w:delText>
      </w:r>
      <w:r w:rsidDel="00D008DC">
        <w:fldChar w:fldCharType="begin"/>
      </w:r>
      <w:r w:rsidDel="00D008DC">
        <w:delInstrText xml:space="preserve"> DOCPROPERTY  DOCSLABEL_status  \* MERGEFORMAT </w:delInstrText>
      </w:r>
      <w:r w:rsidDel="00D008DC">
        <w:fldChar w:fldCharType="separate"/>
      </w:r>
      <w:r w:rsidDel="00D008DC">
        <w:delText xml:space="preserve">État </w:delText>
      </w:r>
      <w:r w:rsidDel="00D008DC">
        <w:fldChar w:fldCharType="end"/>
      </w:r>
      <w:r w:rsidRPr="007E7140" w:rsidDel="00D008DC">
        <w:delText xml:space="preserve"> </w:delText>
      </w:r>
      <w:r w:rsidDel="00D008DC">
        <w:fldChar w:fldCharType="begin"/>
      </w:r>
      <w:r w:rsidDel="00D008DC">
        <w:delInstrText xml:space="preserve"> DOCPROPERTY  DOCSPROP_status  \* MERGEFORMAT </w:delInstrText>
      </w:r>
      <w:r w:rsidDel="00D008DC">
        <w:fldChar w:fldCharType="separate"/>
      </w:r>
      <w:r w:rsidDel="00D008DC">
        <w:delText>Projet</w:delText>
      </w:r>
      <w:r w:rsidDel="00D008DC">
        <w:fldChar w:fldCharType="end"/>
      </w:r>
      <w:r w:rsidRPr="007E7140" w:rsidDel="00D008DC">
        <w:delText xml:space="preserve"> / Ref. : </w:delText>
      </w:r>
      <w:r w:rsidDel="00D008DC">
        <w:fldChar w:fldCharType="begin"/>
      </w:r>
      <w:r w:rsidDel="00D008DC">
        <w:delInstrText xml:space="preserve"> DOCPROPERTY  DOCSPROP_reference  \* MERGEFORMAT </w:delInstrText>
      </w:r>
      <w:r w:rsidDel="00D008DC">
        <w:fldChar w:fldCharType="separate"/>
      </w:r>
      <w:r w:rsidDel="00D008DC">
        <w:delText>20170124-170150-esgomez</w:delText>
      </w:r>
      <w:r w:rsidDel="00D008DC">
        <w:fldChar w:fldCharType="end"/>
      </w:r>
    </w:del>
  </w:p>
  <w:p w14:paraId="2763CB4E" w14:textId="3A489112" w:rsidR="00CB4C1B" w:rsidRPr="007E7140" w:rsidRDefault="00CB4C1B" w:rsidP="00D008DC">
    <w:pPr>
      <w:pStyle w:val="StylepourPieddepage"/>
      <w:ind w:left="0"/>
    </w:pPr>
    <w:r w:rsidRPr="007E7140">
      <w:fldChar w:fldCharType="begin"/>
    </w:r>
    <w:r w:rsidRPr="007E7140">
      <w:instrText xml:space="preserve"> PAGE  \* MERGEFORMAT </w:instrText>
    </w:r>
    <w:r w:rsidRPr="007E7140">
      <w:fldChar w:fldCharType="separate"/>
    </w:r>
    <w:r w:rsidR="00D332B4">
      <w:rPr>
        <w:noProof/>
      </w:rPr>
      <w:t>1</w:t>
    </w:r>
    <w:r w:rsidRPr="007E7140">
      <w:fldChar w:fldCharType="end"/>
    </w:r>
    <w:r w:rsidRPr="007E7140">
      <w:t>/</w:t>
    </w:r>
    <w:r>
      <w:rPr>
        <w:noProof/>
      </w:rPr>
      <w:fldChar w:fldCharType="begin"/>
    </w:r>
    <w:r>
      <w:rPr>
        <w:noProof/>
      </w:rPr>
      <w:instrText xml:space="preserve"> NUMPAGES  \* MERGEFORMAT </w:instrText>
    </w:r>
    <w:r>
      <w:rPr>
        <w:noProof/>
      </w:rPr>
      <w:fldChar w:fldCharType="separate"/>
    </w:r>
    <w:r w:rsidR="00D332B4">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C6362" w14:textId="77777777" w:rsidR="00CB4C1B" w:rsidRPr="007E7140" w:rsidRDefault="00CB4C1B"/>
  </w:footnote>
  <w:footnote w:type="continuationSeparator" w:id="0">
    <w:p w14:paraId="7AC727D5" w14:textId="77777777" w:rsidR="00CB4C1B" w:rsidRPr="007E7140" w:rsidRDefault="00CB4C1B"/>
  </w:footnote>
  <w:footnote w:type="continuationNotice" w:id="1">
    <w:p w14:paraId="2BE6CACE" w14:textId="77777777" w:rsidR="00CB4C1B" w:rsidRPr="007E7140" w:rsidRDefault="00CB4C1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D36C3" w14:textId="77777777" w:rsidR="00CB4C1B" w:rsidRDefault="00CB4C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CB43" w14:textId="3E813742" w:rsidR="00CB4C1B" w:rsidRPr="00D008DC" w:rsidDel="00D008DC" w:rsidRDefault="00CB4C1B" w:rsidP="000E4807">
    <w:pPr>
      <w:pStyle w:val="En-ttedroit"/>
      <w:rPr>
        <w:del w:id="5044" w:author="COLMENA MATEOS Adrian" w:date="2018-11-26T16:16:00Z"/>
      </w:rPr>
    </w:pPr>
    <w:r w:rsidRPr="007E7140">
      <w:tab/>
    </w:r>
    <w:ins w:id="5045" w:author="COLMENA MATEOS Adrian" w:date="2018-11-26T16:17:00Z">
      <w:r w:rsidRPr="00D008DC">
        <w:t>Formación Sopra/</w:t>
      </w:r>
    </w:ins>
    <w:del w:id="5046" w:author="COLMENA MATEOS Adrian" w:date="2018-11-26T16:16:00Z">
      <w:r w:rsidRPr="00D008DC" w:rsidDel="00D008DC">
        <w:fldChar w:fldCharType="begin"/>
      </w:r>
      <w:r w:rsidRPr="00D008DC" w:rsidDel="00D008DC">
        <w:delInstrText xml:space="preserve"> DOCPROPERTY  DOCSPROP_title  \* MERGEFORMAT </w:delInstrText>
      </w:r>
      <w:r w:rsidRPr="00D008DC" w:rsidDel="00D008DC">
        <w:fldChar w:fldCharType="separate"/>
      </w:r>
      <w:r w:rsidRPr="00D008DC" w:rsidDel="00D008DC">
        <w:delText>Spécifications des besoins de la solution - GEMIS</w:delText>
      </w:r>
      <w:r w:rsidRPr="00D008DC" w:rsidDel="00D008DC">
        <w:fldChar w:fldCharType="end"/>
      </w:r>
    </w:del>
  </w:p>
  <w:p w14:paraId="2763CB44" w14:textId="4C6BF1EE" w:rsidR="00CB4C1B" w:rsidRPr="00D008DC" w:rsidRDefault="00CB4C1B" w:rsidP="00D008DC">
    <w:pPr>
      <w:pStyle w:val="En-ttedroit"/>
    </w:pPr>
    <w:del w:id="5047" w:author="COLMENA MATEOS Adrian" w:date="2018-11-26T16:16:00Z">
      <w:r w:rsidRPr="00D008DC" w:rsidDel="00D008DC">
        <w:tab/>
        <w:delText>CSV/</w:delText>
      </w:r>
      <w:r w:rsidRPr="00D008DC" w:rsidDel="00D008DC">
        <w:fldChar w:fldCharType="begin"/>
      </w:r>
      <w:r w:rsidRPr="00D008DC" w:rsidDel="00D008DC">
        <w:delInstrText xml:space="preserve"> DOCPROPERTY  DOCSPROP_project  \* MERGEFORMAT </w:delInstrText>
      </w:r>
      <w:r w:rsidRPr="00D008DC" w:rsidDel="00D008DC">
        <w:fldChar w:fldCharType="separate"/>
      </w:r>
      <w:r w:rsidRPr="00D008DC" w:rsidDel="00D008DC">
        <w:delText>GEMIS</w:delText>
      </w:r>
      <w:r w:rsidRPr="00D008DC" w:rsidDel="00D008DC">
        <w:fldChar w:fldCharType="end"/>
      </w:r>
    </w:del>
    <w:ins w:id="5048" w:author="COLMENA MATEOS Adrian" w:date="2018-11-26T16:16:00Z">
      <w:r w:rsidRPr="00D008DC">
        <w:t>Tutorial JPA</w:t>
      </w:r>
    </w:ins>
  </w:p>
  <w:p w14:paraId="2763CB45" w14:textId="086DFCE0" w:rsidR="00CB4C1B" w:rsidRPr="00D008DC" w:rsidRDefault="00CB4C1B" w:rsidP="000E4807">
    <w:pPr>
      <w:pBdr>
        <w:bottom w:val="single" w:sz="2" w:space="0" w:color="999999"/>
      </w:pBdr>
      <w:tabs>
        <w:tab w:val="right" w:pos="9960"/>
      </w:tabs>
      <w:spacing w:before="0" w:line="240" w:lineRule="auto"/>
      <w:ind w:left="0"/>
      <w:rPr>
        <w:rFonts w:ascii="Century Gothic" w:hAnsi="Century Gothic"/>
        <w:color w:val="999999"/>
        <w:sz w:val="16"/>
        <w:szCs w:val="16"/>
      </w:rPr>
    </w:pPr>
    <w:del w:id="5049" w:author="COLMENA MATEOS Adrian" w:date="2018-11-26T16:16:00Z">
      <w:r w:rsidRPr="00D008DC" w:rsidDel="00D008DC">
        <w:rPr>
          <w:rStyle w:val="En-ttegaucheCar"/>
          <w:lang w:val="es-ES"/>
        </w:rPr>
        <w:delText xml:space="preserve">09 </w:delText>
      </w:r>
    </w:del>
    <w:ins w:id="5050" w:author="COLMENA MATEOS Adrian" w:date="2018-11-26T16:16:00Z">
      <w:r w:rsidRPr="00D008DC">
        <w:rPr>
          <w:rStyle w:val="En-ttegaucheCar"/>
          <w:lang w:val="es-ES"/>
        </w:rPr>
        <w:t xml:space="preserve">21 </w:t>
      </w:r>
    </w:ins>
    <w:r w:rsidRPr="00D008DC">
      <w:rPr>
        <w:rStyle w:val="En-ttegaucheCar"/>
        <w:lang w:val="es-ES"/>
      </w:rPr>
      <w:t xml:space="preserve">de </w:t>
    </w:r>
    <w:del w:id="5051" w:author="COLMENA MATEOS Adrian" w:date="2018-11-26T16:16:00Z">
      <w:r w:rsidRPr="00D008DC" w:rsidDel="00D008DC">
        <w:rPr>
          <w:rStyle w:val="En-ttegaucheCar"/>
          <w:lang w:val="es-ES"/>
        </w:rPr>
        <w:delText xml:space="preserve">mars </w:delText>
      </w:r>
    </w:del>
    <w:ins w:id="5052" w:author="COLMENA MATEOS Adrian" w:date="2018-11-26T16:16:00Z">
      <w:r w:rsidRPr="00D008DC">
        <w:rPr>
          <w:rStyle w:val="En-ttegaucheCar"/>
          <w:lang w:val="es-ES"/>
        </w:rPr>
        <w:t xml:space="preserve">noviembre </w:t>
      </w:r>
    </w:ins>
    <w:r w:rsidRPr="00D008DC">
      <w:rPr>
        <w:rStyle w:val="En-ttegaucheCar"/>
        <w:lang w:val="es-ES"/>
      </w:rPr>
      <w:t>de 2018</w:t>
    </w:r>
    <w:r w:rsidRPr="00D008DC">
      <w:rPr>
        <w:rFonts w:ascii="Century Gothic" w:hAnsi="Century Gothic"/>
        <w:color w:val="999999"/>
        <w:sz w:val="16"/>
        <w:szCs w:val="16"/>
      </w:rPr>
      <w:t xml:space="preserve"> </w:t>
    </w:r>
    <w:r w:rsidRPr="00D008DC">
      <w:rPr>
        <w:rStyle w:val="ConfidentielpourEn-tteCar"/>
        <w:color w:val="CF022B"/>
        <w:lang w:val="es-ES"/>
      </w:rPr>
      <w:fldChar w:fldCharType="begin"/>
    </w:r>
    <w:r w:rsidRPr="00D008DC">
      <w:rPr>
        <w:rStyle w:val="ConfidentielpourEn-tteCar"/>
        <w:color w:val="CF022B"/>
        <w:lang w:val="es-ES"/>
      </w:rPr>
      <w:instrText xml:space="preserve"> DOCPROPERTY  DOCSCHAR_splitconfidential </w:instrText>
    </w:r>
    <w:r w:rsidRPr="00D008DC">
      <w:rPr>
        <w:rStyle w:val="ConfidentielpourEn-tteCar"/>
        <w:color w:val="CF022B"/>
        <w:lang w:val="es-ES"/>
      </w:rPr>
      <w:fldChar w:fldCharType="end"/>
    </w:r>
    <w:r w:rsidRPr="00D008DC">
      <w:rPr>
        <w:rStyle w:val="ConfidentielpourEn-tteCar"/>
        <w:color w:val="CF022B"/>
        <w:lang w:val="es-ES"/>
      </w:rPr>
      <w:t xml:space="preserve"> </w:t>
    </w:r>
    <w:r w:rsidRPr="00D008DC">
      <w:rPr>
        <w:rStyle w:val="ConfidentielpourEn-tteCar"/>
        <w:color w:val="CF022B"/>
        <w:lang w:val="es-ES"/>
      </w:rPr>
      <w:fldChar w:fldCharType="begin"/>
    </w:r>
    <w:r w:rsidRPr="00D008DC">
      <w:rPr>
        <w:rStyle w:val="ConfidentielpourEn-tteCar"/>
        <w:color w:val="CF022B"/>
        <w:lang w:val="es-ES"/>
      </w:rPr>
      <w:instrText xml:space="preserve"> DOCPROPERTY  DOCSPROP_confidential  \* MERGEFORMAT </w:instrText>
    </w:r>
    <w:r w:rsidRPr="00D008DC">
      <w:rPr>
        <w:rStyle w:val="ConfidentielpourEn-tteCar"/>
        <w:color w:val="CF022B"/>
        <w:lang w:val="es-ES"/>
      </w:rPr>
      <w:fldChar w:fldCharType="end"/>
    </w:r>
    <w:r w:rsidRPr="00D008DC">
      <w:rPr>
        <w:rFonts w:ascii="Century Gothic" w:hAnsi="Century Gothic"/>
        <w:color w:val="999999"/>
        <w:sz w:val="16"/>
        <w:szCs w:val="16"/>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CB49" w14:textId="04D7E458" w:rsidR="00CB4C1B" w:rsidRPr="007E7140" w:rsidDel="00F67B9B" w:rsidRDefault="00CB4C1B" w:rsidP="00F07596">
    <w:pPr>
      <w:pStyle w:val="En-ttedroit"/>
      <w:jc w:val="right"/>
      <w:rPr>
        <w:del w:id="5056" w:author="COLMENA MATEOS Adrian" w:date="2018-11-26T17:00:00Z"/>
      </w:rPr>
    </w:pPr>
    <w:r w:rsidRPr="007E7140">
      <w:tab/>
    </w:r>
    <w:del w:id="5057" w:author="COLMENA MATEOS Adrian" w:date="2018-11-26T17:00:00Z">
      <w:r w:rsidDel="00F67B9B">
        <w:fldChar w:fldCharType="begin"/>
      </w:r>
      <w:r w:rsidDel="00F67B9B">
        <w:delInstrText xml:space="preserve"> DOCPROPERTY  DOCSPROP_title  \* MERGEFORMAT </w:delInstrText>
      </w:r>
      <w:r w:rsidDel="00F67B9B">
        <w:fldChar w:fldCharType="separate"/>
      </w:r>
      <w:r w:rsidDel="00F67B9B">
        <w:delText>Spécifications des besoins de la solution - GEMIS</w:delText>
      </w:r>
      <w:r w:rsidDel="00F67B9B">
        <w:fldChar w:fldCharType="end"/>
      </w:r>
    </w:del>
  </w:p>
  <w:p w14:paraId="2763CB4A" w14:textId="1DBD0F41" w:rsidR="00CB4C1B" w:rsidRPr="007E7140" w:rsidRDefault="00CB4C1B" w:rsidP="00F67B9B">
    <w:pPr>
      <w:pStyle w:val="En-ttedroit"/>
      <w:jc w:val="right"/>
    </w:pPr>
    <w:del w:id="5058" w:author="COLMENA MATEOS Adrian" w:date="2018-11-26T17:00:00Z">
      <w:r w:rsidRPr="007E7140" w:rsidDel="00F67B9B">
        <w:tab/>
        <w:delText>CSV</w:delText>
      </w:r>
      <w:r w:rsidRPr="007E7140" w:rsidDel="00F67B9B">
        <w:fldChar w:fldCharType="begin"/>
      </w:r>
      <w:r w:rsidRPr="007E7140" w:rsidDel="00F67B9B">
        <w:delInstrText xml:space="preserve"> DOCPROPERTY  DOCSCHAR_splitproject </w:delInstrText>
      </w:r>
      <w:r w:rsidRPr="007E7140" w:rsidDel="00F67B9B">
        <w:fldChar w:fldCharType="separate"/>
      </w:r>
      <w:r w:rsidDel="00F67B9B">
        <w:delText xml:space="preserve"> / </w:delText>
      </w:r>
      <w:r w:rsidRPr="007E7140" w:rsidDel="00F67B9B">
        <w:fldChar w:fldCharType="end"/>
      </w:r>
      <w:r w:rsidDel="00F67B9B">
        <w:fldChar w:fldCharType="begin"/>
      </w:r>
      <w:r w:rsidDel="00F67B9B">
        <w:delInstrText xml:space="preserve"> DOCPROPERTY  DOCSPROP_project  \* MERGEFORMAT </w:delInstrText>
      </w:r>
      <w:r w:rsidDel="00F67B9B">
        <w:fldChar w:fldCharType="separate"/>
      </w:r>
      <w:r w:rsidDel="00F67B9B">
        <w:delText>GEMIS</w:delText>
      </w:r>
      <w:r w:rsidDel="00F67B9B">
        <w:fldChar w:fldCharType="end"/>
      </w:r>
    </w:del>
    <w:ins w:id="5059" w:author="COLMENA MATEOS Adrian" w:date="2018-11-26T17:00:00Z">
      <w:r>
        <w:t>Formaci</w:t>
      </w:r>
    </w:ins>
    <w:ins w:id="5060" w:author="COLMENA MATEOS Adrian" w:date="2018-11-26T17:01:00Z">
      <w:r>
        <w:t>ón Sopra/Tutorial JPA</w:t>
      </w:r>
    </w:ins>
  </w:p>
  <w:p w14:paraId="2763CB4B" w14:textId="77777777" w:rsidR="00CB4C1B" w:rsidRPr="007E7140" w:rsidRDefault="00CB4C1B" w:rsidP="00BE768C">
    <w:pPr>
      <w:pStyle w:val="En-ttedroit"/>
    </w:pPr>
    <w:r w:rsidRPr="007E7140">
      <w:rPr>
        <w:rStyle w:val="En-ttegaucheCar"/>
      </w:rPr>
      <w:t xml:space="preserve">09 de </w:t>
    </w:r>
    <w:r>
      <w:rPr>
        <w:rStyle w:val="En-ttegaucheCar"/>
      </w:rPr>
      <w:t>mars</w:t>
    </w:r>
    <w:r w:rsidRPr="007E7140">
      <w:rPr>
        <w:rStyle w:val="En-ttegaucheCar"/>
      </w:rPr>
      <w:t xml:space="preserve"> de 2018</w:t>
    </w:r>
    <w:r w:rsidRPr="007E7140">
      <w:rPr>
        <w:color w:val="999999"/>
      </w:rPr>
      <w:t xml:space="preserve"> </w:t>
    </w:r>
  </w:p>
  <w:p w14:paraId="2763CB4C" w14:textId="77777777" w:rsidR="00CB4C1B" w:rsidRPr="007E7140" w:rsidRDefault="00CB4C1B" w:rsidP="000E48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E00EDE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A6E94"/>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F01E48"/>
    <w:multiLevelType w:val="multilevel"/>
    <w:tmpl w:val="13DAE582"/>
    <w:lvl w:ilvl="0">
      <w:start w:val="1"/>
      <w:numFmt w:val="none"/>
      <w:pStyle w:val="Ttulo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tulo1"/>
      <w:lvlText w:val="%2."/>
      <w:lvlJc w:val="left"/>
      <w:pPr>
        <w:tabs>
          <w:tab w:val="num" w:pos="0"/>
        </w:tabs>
        <w:ind w:left="0" w:firstLine="0"/>
      </w:pPr>
      <w:rPr>
        <w:rFonts w:ascii="Century Gothic" w:hAnsi="Century Gothic" w:hint="default"/>
        <w:color w:val="E51519"/>
        <w:sz w:val="32"/>
        <w:szCs w:val="32"/>
      </w:rPr>
    </w:lvl>
    <w:lvl w:ilvl="2">
      <w:start w:val="1"/>
      <w:numFmt w:val="decimal"/>
      <w:pStyle w:val="Ttulo2"/>
      <w:lvlText w:val="%2.%3."/>
      <w:lvlJc w:val="left"/>
      <w:pPr>
        <w:tabs>
          <w:tab w:val="num" w:pos="0"/>
        </w:tabs>
        <w:ind w:left="0" w:firstLine="0"/>
      </w:pPr>
      <w:rPr>
        <w:rFonts w:hint="default"/>
      </w:rPr>
    </w:lvl>
    <w:lvl w:ilvl="3">
      <w:start w:val="1"/>
      <w:numFmt w:val="decimal"/>
      <w:pStyle w:val="Ttulo3"/>
      <w:lvlText w:val="%2.%3.%4."/>
      <w:lvlJc w:val="left"/>
      <w:pPr>
        <w:tabs>
          <w:tab w:val="num" w:pos="1247"/>
        </w:tabs>
        <w:ind w:left="1247" w:hanging="687"/>
      </w:pPr>
      <w:rPr>
        <w:rFonts w:ascii="Century Gothic" w:hAnsi="Century Gothic" w:hint="default"/>
        <w:b w:val="0"/>
        <w:i w:val="0"/>
        <w:sz w:val="24"/>
        <w:szCs w:val="24"/>
      </w:rPr>
    </w:lvl>
    <w:lvl w:ilvl="4">
      <w:start w:val="1"/>
      <w:numFmt w:val="lowerLetter"/>
      <w:lvlText w:val="%5."/>
      <w:lvlJc w:val="right"/>
      <w:pPr>
        <w:tabs>
          <w:tab w:val="num" w:pos="1247"/>
        </w:tabs>
        <w:ind w:left="1247" w:hanging="56"/>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pStyle w:val="Ttulo7"/>
      <w:suff w:val="nothing"/>
      <w:lvlText w:val=""/>
      <w:lvlJc w:val="left"/>
      <w:pPr>
        <w:ind w:left="1520" w:firstLine="0"/>
      </w:pPr>
      <w:rPr>
        <w:rFonts w:hint="default"/>
      </w:rPr>
    </w:lvl>
    <w:lvl w:ilvl="8">
      <w:start w:val="1"/>
      <w:numFmt w:val="none"/>
      <w:pStyle w:val="Ttulo8"/>
      <w:suff w:val="nothing"/>
      <w:lvlText w:val=""/>
      <w:lvlJc w:val="left"/>
      <w:pPr>
        <w:ind w:left="1520" w:firstLine="0"/>
      </w:pPr>
      <w:rPr>
        <w:rFonts w:hint="default"/>
      </w:rPr>
    </w:lvl>
  </w:abstractNum>
  <w:abstractNum w:abstractNumId="3" w15:restartNumberingAfterBreak="0">
    <w:nsid w:val="0AF343C2"/>
    <w:multiLevelType w:val="hybridMultilevel"/>
    <w:tmpl w:val="C30C1ADE"/>
    <w:lvl w:ilvl="0" w:tplc="FFFFFFFF">
      <w:start w:val="1"/>
      <w:numFmt w:val="bullet"/>
      <w:pStyle w:val="Listaconvietas"/>
      <w:lvlText w:val=""/>
      <w:lvlJc w:val="left"/>
      <w:pPr>
        <w:tabs>
          <w:tab w:val="num" w:pos="1589"/>
        </w:tabs>
        <w:ind w:left="1589" w:hanging="360"/>
      </w:pPr>
      <w:rPr>
        <w:rFonts w:ascii="Wingdings" w:hAnsi="Wingdings" w:hint="default"/>
        <w:color w:val="E51519"/>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tentative="1">
      <w:start w:val="1"/>
      <w:numFmt w:val="bullet"/>
      <w:lvlText w:val=""/>
      <w:lvlJc w:val="left"/>
      <w:pPr>
        <w:tabs>
          <w:tab w:val="num" w:pos="2309"/>
        </w:tabs>
        <w:ind w:left="2309" w:hanging="360"/>
      </w:pPr>
      <w:rPr>
        <w:rFonts w:ascii="Wingdings" w:hAnsi="Wingdings" w:hint="default"/>
      </w:rPr>
    </w:lvl>
    <w:lvl w:ilvl="3" w:tplc="FFFFFFFF" w:tentative="1">
      <w:start w:val="1"/>
      <w:numFmt w:val="bullet"/>
      <w:lvlText w:val=""/>
      <w:lvlJc w:val="left"/>
      <w:pPr>
        <w:tabs>
          <w:tab w:val="num" w:pos="3029"/>
        </w:tabs>
        <w:ind w:left="3029" w:hanging="360"/>
      </w:pPr>
      <w:rPr>
        <w:rFonts w:ascii="Symbol" w:hAnsi="Symbol" w:hint="default"/>
      </w:rPr>
    </w:lvl>
    <w:lvl w:ilvl="4" w:tplc="FFFFFFFF" w:tentative="1">
      <w:start w:val="1"/>
      <w:numFmt w:val="bullet"/>
      <w:lvlText w:val="o"/>
      <w:lvlJc w:val="left"/>
      <w:pPr>
        <w:tabs>
          <w:tab w:val="num" w:pos="3749"/>
        </w:tabs>
        <w:ind w:left="3749" w:hanging="360"/>
      </w:pPr>
      <w:rPr>
        <w:rFonts w:ascii="Courier New" w:hAnsi="Courier New" w:cs="Courier New" w:hint="default"/>
      </w:rPr>
    </w:lvl>
    <w:lvl w:ilvl="5" w:tplc="FFFFFFFF" w:tentative="1">
      <w:start w:val="1"/>
      <w:numFmt w:val="bullet"/>
      <w:lvlText w:val=""/>
      <w:lvlJc w:val="left"/>
      <w:pPr>
        <w:tabs>
          <w:tab w:val="num" w:pos="4469"/>
        </w:tabs>
        <w:ind w:left="4469" w:hanging="360"/>
      </w:pPr>
      <w:rPr>
        <w:rFonts w:ascii="Wingdings" w:hAnsi="Wingdings" w:hint="default"/>
      </w:rPr>
    </w:lvl>
    <w:lvl w:ilvl="6" w:tplc="FFFFFFFF" w:tentative="1">
      <w:start w:val="1"/>
      <w:numFmt w:val="bullet"/>
      <w:lvlText w:val=""/>
      <w:lvlJc w:val="left"/>
      <w:pPr>
        <w:tabs>
          <w:tab w:val="num" w:pos="5189"/>
        </w:tabs>
        <w:ind w:left="5189" w:hanging="360"/>
      </w:pPr>
      <w:rPr>
        <w:rFonts w:ascii="Symbol" w:hAnsi="Symbol" w:hint="default"/>
      </w:rPr>
    </w:lvl>
    <w:lvl w:ilvl="7" w:tplc="FFFFFFFF" w:tentative="1">
      <w:start w:val="1"/>
      <w:numFmt w:val="bullet"/>
      <w:lvlText w:val="o"/>
      <w:lvlJc w:val="left"/>
      <w:pPr>
        <w:tabs>
          <w:tab w:val="num" w:pos="5909"/>
        </w:tabs>
        <w:ind w:left="5909" w:hanging="360"/>
      </w:pPr>
      <w:rPr>
        <w:rFonts w:ascii="Courier New" w:hAnsi="Courier New" w:cs="Courier New" w:hint="default"/>
      </w:rPr>
    </w:lvl>
    <w:lvl w:ilvl="8" w:tplc="FFFFFFFF" w:tentative="1">
      <w:start w:val="1"/>
      <w:numFmt w:val="bullet"/>
      <w:lvlText w:val=""/>
      <w:lvlJc w:val="left"/>
      <w:pPr>
        <w:tabs>
          <w:tab w:val="num" w:pos="6629"/>
        </w:tabs>
        <w:ind w:left="6629" w:hanging="360"/>
      </w:pPr>
      <w:rPr>
        <w:rFonts w:ascii="Wingdings" w:hAnsi="Wingdings" w:hint="default"/>
      </w:rPr>
    </w:lvl>
  </w:abstractNum>
  <w:abstractNum w:abstractNumId="4" w15:restartNumberingAfterBreak="0">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5" w15:restartNumberingAfterBreak="0">
    <w:nsid w:val="0B8F1063"/>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6C7A49"/>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CB7258"/>
    <w:multiLevelType w:val="hybridMultilevel"/>
    <w:tmpl w:val="43EADB8A"/>
    <w:lvl w:ilvl="0" w:tplc="2B4C5256">
      <w:numFmt w:val="bullet"/>
      <w:lvlText w:val="-"/>
      <w:lvlJc w:val="left"/>
      <w:pPr>
        <w:ind w:left="921" w:hanging="360"/>
      </w:pPr>
      <w:rPr>
        <w:rFonts w:ascii="Verdana" w:eastAsia="Times New Roman" w:hAnsi="Verdana" w:cs="Times New Roman" w:hint="default"/>
      </w:rPr>
    </w:lvl>
    <w:lvl w:ilvl="1" w:tplc="0C0A0003" w:tentative="1">
      <w:start w:val="1"/>
      <w:numFmt w:val="bullet"/>
      <w:lvlText w:val="o"/>
      <w:lvlJc w:val="left"/>
      <w:pPr>
        <w:ind w:left="1641" w:hanging="360"/>
      </w:pPr>
      <w:rPr>
        <w:rFonts w:ascii="Courier New" w:hAnsi="Courier New" w:cs="Courier New" w:hint="default"/>
      </w:rPr>
    </w:lvl>
    <w:lvl w:ilvl="2" w:tplc="0C0A0005" w:tentative="1">
      <w:start w:val="1"/>
      <w:numFmt w:val="bullet"/>
      <w:lvlText w:val=""/>
      <w:lvlJc w:val="left"/>
      <w:pPr>
        <w:ind w:left="2361" w:hanging="360"/>
      </w:pPr>
      <w:rPr>
        <w:rFonts w:ascii="Wingdings" w:hAnsi="Wingdings" w:hint="default"/>
      </w:rPr>
    </w:lvl>
    <w:lvl w:ilvl="3" w:tplc="0C0A0001" w:tentative="1">
      <w:start w:val="1"/>
      <w:numFmt w:val="bullet"/>
      <w:lvlText w:val=""/>
      <w:lvlJc w:val="left"/>
      <w:pPr>
        <w:ind w:left="3081" w:hanging="360"/>
      </w:pPr>
      <w:rPr>
        <w:rFonts w:ascii="Symbol" w:hAnsi="Symbol" w:hint="default"/>
      </w:rPr>
    </w:lvl>
    <w:lvl w:ilvl="4" w:tplc="0C0A0003" w:tentative="1">
      <w:start w:val="1"/>
      <w:numFmt w:val="bullet"/>
      <w:lvlText w:val="o"/>
      <w:lvlJc w:val="left"/>
      <w:pPr>
        <w:ind w:left="3801" w:hanging="360"/>
      </w:pPr>
      <w:rPr>
        <w:rFonts w:ascii="Courier New" w:hAnsi="Courier New" w:cs="Courier New" w:hint="default"/>
      </w:rPr>
    </w:lvl>
    <w:lvl w:ilvl="5" w:tplc="0C0A0005" w:tentative="1">
      <w:start w:val="1"/>
      <w:numFmt w:val="bullet"/>
      <w:lvlText w:val=""/>
      <w:lvlJc w:val="left"/>
      <w:pPr>
        <w:ind w:left="4521" w:hanging="360"/>
      </w:pPr>
      <w:rPr>
        <w:rFonts w:ascii="Wingdings" w:hAnsi="Wingdings" w:hint="default"/>
      </w:rPr>
    </w:lvl>
    <w:lvl w:ilvl="6" w:tplc="0C0A0001" w:tentative="1">
      <w:start w:val="1"/>
      <w:numFmt w:val="bullet"/>
      <w:lvlText w:val=""/>
      <w:lvlJc w:val="left"/>
      <w:pPr>
        <w:ind w:left="5241" w:hanging="360"/>
      </w:pPr>
      <w:rPr>
        <w:rFonts w:ascii="Symbol" w:hAnsi="Symbol" w:hint="default"/>
      </w:rPr>
    </w:lvl>
    <w:lvl w:ilvl="7" w:tplc="0C0A0003" w:tentative="1">
      <w:start w:val="1"/>
      <w:numFmt w:val="bullet"/>
      <w:lvlText w:val="o"/>
      <w:lvlJc w:val="left"/>
      <w:pPr>
        <w:ind w:left="5961" w:hanging="360"/>
      </w:pPr>
      <w:rPr>
        <w:rFonts w:ascii="Courier New" w:hAnsi="Courier New" w:cs="Courier New" w:hint="default"/>
      </w:rPr>
    </w:lvl>
    <w:lvl w:ilvl="8" w:tplc="0C0A0005" w:tentative="1">
      <w:start w:val="1"/>
      <w:numFmt w:val="bullet"/>
      <w:lvlText w:val=""/>
      <w:lvlJc w:val="left"/>
      <w:pPr>
        <w:ind w:left="6681" w:hanging="360"/>
      </w:pPr>
      <w:rPr>
        <w:rFonts w:ascii="Wingdings" w:hAnsi="Wingdings" w:hint="default"/>
      </w:rPr>
    </w:lvl>
  </w:abstractNum>
  <w:abstractNum w:abstractNumId="8" w15:restartNumberingAfterBreak="0">
    <w:nsid w:val="20CE38D2"/>
    <w:multiLevelType w:val="hybridMultilevel"/>
    <w:tmpl w:val="D436B256"/>
    <w:lvl w:ilvl="0" w:tplc="0C0A0001">
      <w:start w:val="1"/>
      <w:numFmt w:val="bullet"/>
      <w:lvlText w:val=""/>
      <w:lvlJc w:val="left"/>
      <w:pPr>
        <w:ind w:left="1335" w:hanging="360"/>
      </w:pPr>
      <w:rPr>
        <w:rFonts w:ascii="Symbol" w:hAnsi="Symbol" w:hint="default"/>
      </w:rPr>
    </w:lvl>
    <w:lvl w:ilvl="1" w:tplc="0C0A0003" w:tentative="1">
      <w:start w:val="1"/>
      <w:numFmt w:val="bullet"/>
      <w:lvlText w:val="o"/>
      <w:lvlJc w:val="left"/>
      <w:pPr>
        <w:ind w:left="2055" w:hanging="360"/>
      </w:pPr>
      <w:rPr>
        <w:rFonts w:ascii="Courier New" w:hAnsi="Courier New" w:cs="Courier New" w:hint="default"/>
      </w:rPr>
    </w:lvl>
    <w:lvl w:ilvl="2" w:tplc="0C0A0005" w:tentative="1">
      <w:start w:val="1"/>
      <w:numFmt w:val="bullet"/>
      <w:lvlText w:val=""/>
      <w:lvlJc w:val="left"/>
      <w:pPr>
        <w:ind w:left="2775" w:hanging="360"/>
      </w:pPr>
      <w:rPr>
        <w:rFonts w:ascii="Wingdings" w:hAnsi="Wingdings" w:hint="default"/>
      </w:rPr>
    </w:lvl>
    <w:lvl w:ilvl="3" w:tplc="0C0A0001" w:tentative="1">
      <w:start w:val="1"/>
      <w:numFmt w:val="bullet"/>
      <w:lvlText w:val=""/>
      <w:lvlJc w:val="left"/>
      <w:pPr>
        <w:ind w:left="3495" w:hanging="360"/>
      </w:pPr>
      <w:rPr>
        <w:rFonts w:ascii="Symbol" w:hAnsi="Symbol" w:hint="default"/>
      </w:rPr>
    </w:lvl>
    <w:lvl w:ilvl="4" w:tplc="0C0A0003" w:tentative="1">
      <w:start w:val="1"/>
      <w:numFmt w:val="bullet"/>
      <w:lvlText w:val="o"/>
      <w:lvlJc w:val="left"/>
      <w:pPr>
        <w:ind w:left="4215" w:hanging="360"/>
      </w:pPr>
      <w:rPr>
        <w:rFonts w:ascii="Courier New" w:hAnsi="Courier New" w:cs="Courier New" w:hint="default"/>
      </w:rPr>
    </w:lvl>
    <w:lvl w:ilvl="5" w:tplc="0C0A0005" w:tentative="1">
      <w:start w:val="1"/>
      <w:numFmt w:val="bullet"/>
      <w:lvlText w:val=""/>
      <w:lvlJc w:val="left"/>
      <w:pPr>
        <w:ind w:left="4935" w:hanging="360"/>
      </w:pPr>
      <w:rPr>
        <w:rFonts w:ascii="Wingdings" w:hAnsi="Wingdings" w:hint="default"/>
      </w:rPr>
    </w:lvl>
    <w:lvl w:ilvl="6" w:tplc="0C0A0001" w:tentative="1">
      <w:start w:val="1"/>
      <w:numFmt w:val="bullet"/>
      <w:lvlText w:val=""/>
      <w:lvlJc w:val="left"/>
      <w:pPr>
        <w:ind w:left="5655" w:hanging="360"/>
      </w:pPr>
      <w:rPr>
        <w:rFonts w:ascii="Symbol" w:hAnsi="Symbol" w:hint="default"/>
      </w:rPr>
    </w:lvl>
    <w:lvl w:ilvl="7" w:tplc="0C0A0003" w:tentative="1">
      <w:start w:val="1"/>
      <w:numFmt w:val="bullet"/>
      <w:lvlText w:val="o"/>
      <w:lvlJc w:val="left"/>
      <w:pPr>
        <w:ind w:left="6375" w:hanging="360"/>
      </w:pPr>
      <w:rPr>
        <w:rFonts w:ascii="Courier New" w:hAnsi="Courier New" w:cs="Courier New" w:hint="default"/>
      </w:rPr>
    </w:lvl>
    <w:lvl w:ilvl="8" w:tplc="0C0A0005" w:tentative="1">
      <w:start w:val="1"/>
      <w:numFmt w:val="bullet"/>
      <w:lvlText w:val=""/>
      <w:lvlJc w:val="left"/>
      <w:pPr>
        <w:ind w:left="7095" w:hanging="360"/>
      </w:pPr>
      <w:rPr>
        <w:rFonts w:ascii="Wingdings" w:hAnsi="Wingdings" w:hint="default"/>
      </w:rPr>
    </w:lvl>
  </w:abstractNum>
  <w:abstractNum w:abstractNumId="9" w15:restartNumberingAfterBreak="0">
    <w:nsid w:val="245501AD"/>
    <w:multiLevelType w:val="hybridMultilevel"/>
    <w:tmpl w:val="DF9ACA32"/>
    <w:lvl w:ilvl="0" w:tplc="670257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027980"/>
    <w:multiLevelType w:val="hybridMultilevel"/>
    <w:tmpl w:val="1F8EF8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6083331"/>
    <w:multiLevelType w:val="hybridMultilevel"/>
    <w:tmpl w:val="944EF8AC"/>
    <w:lvl w:ilvl="0" w:tplc="0C0A0001">
      <w:start w:val="1"/>
      <w:numFmt w:val="bullet"/>
      <w:lvlText w:val=""/>
      <w:lvlJc w:val="left"/>
      <w:pPr>
        <w:ind w:left="1280" w:hanging="360"/>
      </w:pPr>
      <w:rPr>
        <w:rFonts w:ascii="Symbol" w:hAnsi="Symbol" w:hint="default"/>
      </w:rPr>
    </w:lvl>
    <w:lvl w:ilvl="1" w:tplc="0C0A0003" w:tentative="1">
      <w:start w:val="1"/>
      <w:numFmt w:val="bullet"/>
      <w:lvlText w:val="o"/>
      <w:lvlJc w:val="left"/>
      <w:pPr>
        <w:ind w:left="2000" w:hanging="360"/>
      </w:pPr>
      <w:rPr>
        <w:rFonts w:ascii="Courier New" w:hAnsi="Courier New" w:cs="Courier New" w:hint="default"/>
      </w:rPr>
    </w:lvl>
    <w:lvl w:ilvl="2" w:tplc="0C0A0005" w:tentative="1">
      <w:start w:val="1"/>
      <w:numFmt w:val="bullet"/>
      <w:lvlText w:val=""/>
      <w:lvlJc w:val="left"/>
      <w:pPr>
        <w:ind w:left="2720" w:hanging="360"/>
      </w:pPr>
      <w:rPr>
        <w:rFonts w:ascii="Wingdings" w:hAnsi="Wingdings" w:hint="default"/>
      </w:rPr>
    </w:lvl>
    <w:lvl w:ilvl="3" w:tplc="0C0A0001" w:tentative="1">
      <w:start w:val="1"/>
      <w:numFmt w:val="bullet"/>
      <w:lvlText w:val=""/>
      <w:lvlJc w:val="left"/>
      <w:pPr>
        <w:ind w:left="3440" w:hanging="360"/>
      </w:pPr>
      <w:rPr>
        <w:rFonts w:ascii="Symbol" w:hAnsi="Symbol" w:hint="default"/>
      </w:rPr>
    </w:lvl>
    <w:lvl w:ilvl="4" w:tplc="0C0A0003" w:tentative="1">
      <w:start w:val="1"/>
      <w:numFmt w:val="bullet"/>
      <w:lvlText w:val="o"/>
      <w:lvlJc w:val="left"/>
      <w:pPr>
        <w:ind w:left="4160" w:hanging="360"/>
      </w:pPr>
      <w:rPr>
        <w:rFonts w:ascii="Courier New" w:hAnsi="Courier New" w:cs="Courier New" w:hint="default"/>
      </w:rPr>
    </w:lvl>
    <w:lvl w:ilvl="5" w:tplc="0C0A0005" w:tentative="1">
      <w:start w:val="1"/>
      <w:numFmt w:val="bullet"/>
      <w:lvlText w:val=""/>
      <w:lvlJc w:val="left"/>
      <w:pPr>
        <w:ind w:left="4880" w:hanging="360"/>
      </w:pPr>
      <w:rPr>
        <w:rFonts w:ascii="Wingdings" w:hAnsi="Wingdings" w:hint="default"/>
      </w:rPr>
    </w:lvl>
    <w:lvl w:ilvl="6" w:tplc="0C0A0001" w:tentative="1">
      <w:start w:val="1"/>
      <w:numFmt w:val="bullet"/>
      <w:lvlText w:val=""/>
      <w:lvlJc w:val="left"/>
      <w:pPr>
        <w:ind w:left="5600" w:hanging="360"/>
      </w:pPr>
      <w:rPr>
        <w:rFonts w:ascii="Symbol" w:hAnsi="Symbol" w:hint="default"/>
      </w:rPr>
    </w:lvl>
    <w:lvl w:ilvl="7" w:tplc="0C0A0003" w:tentative="1">
      <w:start w:val="1"/>
      <w:numFmt w:val="bullet"/>
      <w:lvlText w:val="o"/>
      <w:lvlJc w:val="left"/>
      <w:pPr>
        <w:ind w:left="6320" w:hanging="360"/>
      </w:pPr>
      <w:rPr>
        <w:rFonts w:ascii="Courier New" w:hAnsi="Courier New" w:cs="Courier New" w:hint="default"/>
      </w:rPr>
    </w:lvl>
    <w:lvl w:ilvl="8" w:tplc="0C0A0005" w:tentative="1">
      <w:start w:val="1"/>
      <w:numFmt w:val="bullet"/>
      <w:lvlText w:val=""/>
      <w:lvlJc w:val="left"/>
      <w:pPr>
        <w:ind w:left="7040" w:hanging="360"/>
      </w:pPr>
      <w:rPr>
        <w:rFonts w:ascii="Wingdings" w:hAnsi="Wingdings" w:hint="default"/>
      </w:rPr>
    </w:lvl>
  </w:abstractNum>
  <w:abstractNum w:abstractNumId="12" w15:restartNumberingAfterBreak="0">
    <w:nsid w:val="283E1667"/>
    <w:multiLevelType w:val="hybridMultilevel"/>
    <w:tmpl w:val="A31044F0"/>
    <w:lvl w:ilvl="0" w:tplc="F942FE90">
      <w:numFmt w:val="bullet"/>
      <w:lvlText w:val="-"/>
      <w:lvlJc w:val="left"/>
      <w:pPr>
        <w:ind w:left="1080" w:hanging="360"/>
      </w:pPr>
      <w:rPr>
        <w:rFonts w:ascii="Verdana" w:eastAsia="Times New Roman" w:hAnsi="Verdana" w:cs="Times New Roman" w:hint="default"/>
        <w:i/>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F477D40"/>
    <w:multiLevelType w:val="hybridMultilevel"/>
    <w:tmpl w:val="90F455AC"/>
    <w:lvl w:ilvl="0" w:tplc="D564F6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731D32"/>
    <w:multiLevelType w:val="hybridMultilevel"/>
    <w:tmpl w:val="6160FC32"/>
    <w:lvl w:ilvl="0" w:tplc="0C0A000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 w15:restartNumberingAfterBreak="0">
    <w:nsid w:val="33E46A11"/>
    <w:multiLevelType w:val="hybridMultilevel"/>
    <w:tmpl w:val="D2D2452C"/>
    <w:lvl w:ilvl="0" w:tplc="FFFFFFFF">
      <w:start w:val="1"/>
      <w:numFmt w:val="bullet"/>
      <w:pStyle w:val="Listaconvieta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17" w15:restartNumberingAfterBreak="0">
    <w:nsid w:val="342C3A96"/>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4A7834"/>
    <w:multiLevelType w:val="hybridMultilevel"/>
    <w:tmpl w:val="86CCA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1A754C9"/>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38324D"/>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3A143EF"/>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2D2361"/>
    <w:multiLevelType w:val="hybridMultilevel"/>
    <w:tmpl w:val="EF9E3564"/>
    <w:lvl w:ilvl="0" w:tplc="42123D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743962"/>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65277E"/>
    <w:multiLevelType w:val="multilevel"/>
    <w:tmpl w:val="7A766076"/>
    <w:lvl w:ilvl="0">
      <w:start w:val="1"/>
      <w:numFmt w:val="none"/>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lvlText w:val="%2."/>
      <w:lvlJc w:val="left"/>
      <w:pPr>
        <w:tabs>
          <w:tab w:val="num" w:pos="0"/>
        </w:tabs>
        <w:ind w:left="0" w:firstLine="0"/>
      </w:pPr>
      <w:rPr>
        <w:rFonts w:ascii="Century Gothic" w:hAnsi="Century Gothic" w:hint="default"/>
        <w:color w:val="E51519"/>
        <w:sz w:val="32"/>
        <w:szCs w:val="32"/>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1247"/>
        </w:tabs>
        <w:ind w:left="1247" w:hanging="687"/>
      </w:pPr>
      <w:rPr>
        <w:rFonts w:ascii="Century Gothic" w:hAnsi="Century Gothic" w:hint="default"/>
        <w:b w:val="0"/>
        <w:i w:val="0"/>
        <w:sz w:val="24"/>
        <w:szCs w:val="24"/>
      </w:rPr>
    </w:lvl>
    <w:lvl w:ilvl="4">
      <w:start w:val="1"/>
      <w:numFmt w:val="lowerLetter"/>
      <w:lvlText w:val="%5."/>
      <w:lvlJc w:val="left"/>
      <w:pPr>
        <w:tabs>
          <w:tab w:val="num" w:pos="1247"/>
        </w:tabs>
        <w:ind w:left="1247" w:hanging="686"/>
      </w:pPr>
      <w:rPr>
        <w:rFonts w:hint="default"/>
        <w:sz w:val="22"/>
        <w:szCs w:val="22"/>
        <w:u w:val="none"/>
      </w:rPr>
    </w:lvl>
    <w:lvl w:ilvl="5">
      <w:start w:val="1"/>
      <w:numFmt w:val="none"/>
      <w:suff w:val="space"/>
      <w:lvlText w:val=""/>
      <w:lvlJc w:val="left"/>
      <w:pPr>
        <w:ind w:left="1520" w:firstLine="0"/>
      </w:pPr>
      <w:rPr>
        <w:rFonts w:hint="default"/>
      </w:rPr>
    </w:lvl>
    <w:lvl w:ilvl="6">
      <w:start w:val="1"/>
      <w:numFmt w:val="none"/>
      <w:suff w:val="nothing"/>
      <w:lvlText w:val=""/>
      <w:lvlJc w:val="left"/>
      <w:pPr>
        <w:ind w:left="1520" w:firstLine="0"/>
      </w:pPr>
      <w:rPr>
        <w:rFonts w:hint="default"/>
      </w:rPr>
    </w:lvl>
    <w:lvl w:ilvl="7">
      <w:start w:val="1"/>
      <w:numFmt w:val="none"/>
      <w:suff w:val="nothing"/>
      <w:lvlText w:val=""/>
      <w:lvlJc w:val="left"/>
      <w:pPr>
        <w:ind w:left="1520" w:firstLine="0"/>
      </w:pPr>
      <w:rPr>
        <w:rFonts w:hint="default"/>
      </w:rPr>
    </w:lvl>
    <w:lvl w:ilvl="8">
      <w:start w:val="1"/>
      <w:numFmt w:val="none"/>
      <w:suff w:val="nothing"/>
      <w:lvlText w:val=""/>
      <w:lvlJc w:val="left"/>
      <w:pPr>
        <w:ind w:left="1520" w:firstLine="0"/>
      </w:pPr>
      <w:rPr>
        <w:rFonts w:hint="default"/>
      </w:rPr>
    </w:lvl>
  </w:abstractNum>
  <w:abstractNum w:abstractNumId="25" w15:restartNumberingAfterBreak="0">
    <w:nsid w:val="4C7E516C"/>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4D07409"/>
    <w:multiLevelType w:val="hybridMultilevel"/>
    <w:tmpl w:val="0142AA3A"/>
    <w:lvl w:ilvl="0" w:tplc="0C0A0001">
      <w:start w:val="1"/>
      <w:numFmt w:val="bullet"/>
      <w:lvlText w:val=""/>
      <w:lvlJc w:val="left"/>
      <w:pPr>
        <w:ind w:left="1280" w:hanging="360"/>
      </w:pPr>
      <w:rPr>
        <w:rFonts w:ascii="Symbol" w:hAnsi="Symbol" w:hint="default"/>
      </w:rPr>
    </w:lvl>
    <w:lvl w:ilvl="1" w:tplc="0C0A0003" w:tentative="1">
      <w:start w:val="1"/>
      <w:numFmt w:val="bullet"/>
      <w:lvlText w:val="o"/>
      <w:lvlJc w:val="left"/>
      <w:pPr>
        <w:ind w:left="2000" w:hanging="360"/>
      </w:pPr>
      <w:rPr>
        <w:rFonts w:ascii="Courier New" w:hAnsi="Courier New" w:cs="Courier New" w:hint="default"/>
      </w:rPr>
    </w:lvl>
    <w:lvl w:ilvl="2" w:tplc="0C0A0005" w:tentative="1">
      <w:start w:val="1"/>
      <w:numFmt w:val="bullet"/>
      <w:lvlText w:val=""/>
      <w:lvlJc w:val="left"/>
      <w:pPr>
        <w:ind w:left="2720" w:hanging="360"/>
      </w:pPr>
      <w:rPr>
        <w:rFonts w:ascii="Wingdings" w:hAnsi="Wingdings" w:hint="default"/>
      </w:rPr>
    </w:lvl>
    <w:lvl w:ilvl="3" w:tplc="0C0A0001" w:tentative="1">
      <w:start w:val="1"/>
      <w:numFmt w:val="bullet"/>
      <w:lvlText w:val=""/>
      <w:lvlJc w:val="left"/>
      <w:pPr>
        <w:ind w:left="3440" w:hanging="360"/>
      </w:pPr>
      <w:rPr>
        <w:rFonts w:ascii="Symbol" w:hAnsi="Symbol" w:hint="default"/>
      </w:rPr>
    </w:lvl>
    <w:lvl w:ilvl="4" w:tplc="0C0A0003" w:tentative="1">
      <w:start w:val="1"/>
      <w:numFmt w:val="bullet"/>
      <w:lvlText w:val="o"/>
      <w:lvlJc w:val="left"/>
      <w:pPr>
        <w:ind w:left="4160" w:hanging="360"/>
      </w:pPr>
      <w:rPr>
        <w:rFonts w:ascii="Courier New" w:hAnsi="Courier New" w:cs="Courier New" w:hint="default"/>
      </w:rPr>
    </w:lvl>
    <w:lvl w:ilvl="5" w:tplc="0C0A0005" w:tentative="1">
      <w:start w:val="1"/>
      <w:numFmt w:val="bullet"/>
      <w:lvlText w:val=""/>
      <w:lvlJc w:val="left"/>
      <w:pPr>
        <w:ind w:left="4880" w:hanging="360"/>
      </w:pPr>
      <w:rPr>
        <w:rFonts w:ascii="Wingdings" w:hAnsi="Wingdings" w:hint="default"/>
      </w:rPr>
    </w:lvl>
    <w:lvl w:ilvl="6" w:tplc="0C0A0001" w:tentative="1">
      <w:start w:val="1"/>
      <w:numFmt w:val="bullet"/>
      <w:lvlText w:val=""/>
      <w:lvlJc w:val="left"/>
      <w:pPr>
        <w:ind w:left="5600" w:hanging="360"/>
      </w:pPr>
      <w:rPr>
        <w:rFonts w:ascii="Symbol" w:hAnsi="Symbol" w:hint="default"/>
      </w:rPr>
    </w:lvl>
    <w:lvl w:ilvl="7" w:tplc="0C0A0003" w:tentative="1">
      <w:start w:val="1"/>
      <w:numFmt w:val="bullet"/>
      <w:lvlText w:val="o"/>
      <w:lvlJc w:val="left"/>
      <w:pPr>
        <w:ind w:left="6320" w:hanging="360"/>
      </w:pPr>
      <w:rPr>
        <w:rFonts w:ascii="Courier New" w:hAnsi="Courier New" w:cs="Courier New" w:hint="default"/>
      </w:rPr>
    </w:lvl>
    <w:lvl w:ilvl="8" w:tplc="0C0A0005" w:tentative="1">
      <w:start w:val="1"/>
      <w:numFmt w:val="bullet"/>
      <w:lvlText w:val=""/>
      <w:lvlJc w:val="left"/>
      <w:pPr>
        <w:ind w:left="7040" w:hanging="360"/>
      </w:pPr>
      <w:rPr>
        <w:rFonts w:ascii="Wingdings" w:hAnsi="Wingdings" w:hint="default"/>
      </w:rPr>
    </w:lvl>
  </w:abstractNum>
  <w:abstractNum w:abstractNumId="27" w15:restartNumberingAfterBreak="0">
    <w:nsid w:val="5B517B61"/>
    <w:multiLevelType w:val="hybridMultilevel"/>
    <w:tmpl w:val="3372043A"/>
    <w:lvl w:ilvl="0" w:tplc="0C0A000F">
      <w:start w:val="1"/>
      <w:numFmt w:val="decimal"/>
      <w:lvlText w:val="%1."/>
      <w:lvlJc w:val="left"/>
      <w:pPr>
        <w:ind w:left="4155" w:hanging="360"/>
      </w:pPr>
    </w:lvl>
    <w:lvl w:ilvl="1" w:tplc="0C0A0019" w:tentative="1">
      <w:start w:val="1"/>
      <w:numFmt w:val="lowerLetter"/>
      <w:lvlText w:val="%2."/>
      <w:lvlJc w:val="left"/>
      <w:pPr>
        <w:ind w:left="4875" w:hanging="360"/>
      </w:pPr>
    </w:lvl>
    <w:lvl w:ilvl="2" w:tplc="0C0A001B" w:tentative="1">
      <w:start w:val="1"/>
      <w:numFmt w:val="lowerRoman"/>
      <w:lvlText w:val="%3."/>
      <w:lvlJc w:val="right"/>
      <w:pPr>
        <w:ind w:left="5595" w:hanging="180"/>
      </w:pPr>
    </w:lvl>
    <w:lvl w:ilvl="3" w:tplc="0C0A000F" w:tentative="1">
      <w:start w:val="1"/>
      <w:numFmt w:val="decimal"/>
      <w:lvlText w:val="%4."/>
      <w:lvlJc w:val="left"/>
      <w:pPr>
        <w:ind w:left="6315" w:hanging="360"/>
      </w:pPr>
    </w:lvl>
    <w:lvl w:ilvl="4" w:tplc="0C0A0019" w:tentative="1">
      <w:start w:val="1"/>
      <w:numFmt w:val="lowerLetter"/>
      <w:lvlText w:val="%5."/>
      <w:lvlJc w:val="left"/>
      <w:pPr>
        <w:ind w:left="7035" w:hanging="360"/>
      </w:pPr>
    </w:lvl>
    <w:lvl w:ilvl="5" w:tplc="0C0A001B" w:tentative="1">
      <w:start w:val="1"/>
      <w:numFmt w:val="lowerRoman"/>
      <w:lvlText w:val="%6."/>
      <w:lvlJc w:val="right"/>
      <w:pPr>
        <w:ind w:left="7755" w:hanging="180"/>
      </w:pPr>
    </w:lvl>
    <w:lvl w:ilvl="6" w:tplc="0C0A000F" w:tentative="1">
      <w:start w:val="1"/>
      <w:numFmt w:val="decimal"/>
      <w:lvlText w:val="%7."/>
      <w:lvlJc w:val="left"/>
      <w:pPr>
        <w:ind w:left="8475" w:hanging="360"/>
      </w:pPr>
    </w:lvl>
    <w:lvl w:ilvl="7" w:tplc="0C0A0019" w:tentative="1">
      <w:start w:val="1"/>
      <w:numFmt w:val="lowerLetter"/>
      <w:lvlText w:val="%8."/>
      <w:lvlJc w:val="left"/>
      <w:pPr>
        <w:ind w:left="9195" w:hanging="360"/>
      </w:pPr>
    </w:lvl>
    <w:lvl w:ilvl="8" w:tplc="0C0A001B" w:tentative="1">
      <w:start w:val="1"/>
      <w:numFmt w:val="lowerRoman"/>
      <w:lvlText w:val="%9."/>
      <w:lvlJc w:val="right"/>
      <w:pPr>
        <w:ind w:left="9915" w:hanging="180"/>
      </w:pPr>
    </w:lvl>
  </w:abstractNum>
  <w:abstractNum w:abstractNumId="28" w15:restartNumberingAfterBreak="0">
    <w:nsid w:val="5D125775"/>
    <w:multiLevelType w:val="hybridMultilevel"/>
    <w:tmpl w:val="27D20994"/>
    <w:lvl w:ilvl="0" w:tplc="0C0A0001">
      <w:start w:val="1"/>
      <w:numFmt w:val="bullet"/>
      <w:lvlText w:val=""/>
      <w:lvlJc w:val="left"/>
      <w:pPr>
        <w:ind w:left="1280" w:hanging="360"/>
      </w:pPr>
      <w:rPr>
        <w:rFonts w:ascii="Symbol" w:hAnsi="Symbol" w:hint="default"/>
      </w:rPr>
    </w:lvl>
    <w:lvl w:ilvl="1" w:tplc="0C0A0003" w:tentative="1">
      <w:start w:val="1"/>
      <w:numFmt w:val="bullet"/>
      <w:lvlText w:val="o"/>
      <w:lvlJc w:val="left"/>
      <w:pPr>
        <w:ind w:left="2000" w:hanging="360"/>
      </w:pPr>
      <w:rPr>
        <w:rFonts w:ascii="Courier New" w:hAnsi="Courier New" w:cs="Courier New" w:hint="default"/>
      </w:rPr>
    </w:lvl>
    <w:lvl w:ilvl="2" w:tplc="0C0A0005" w:tentative="1">
      <w:start w:val="1"/>
      <w:numFmt w:val="bullet"/>
      <w:lvlText w:val=""/>
      <w:lvlJc w:val="left"/>
      <w:pPr>
        <w:ind w:left="2720" w:hanging="360"/>
      </w:pPr>
      <w:rPr>
        <w:rFonts w:ascii="Wingdings" w:hAnsi="Wingdings" w:hint="default"/>
      </w:rPr>
    </w:lvl>
    <w:lvl w:ilvl="3" w:tplc="0C0A0001" w:tentative="1">
      <w:start w:val="1"/>
      <w:numFmt w:val="bullet"/>
      <w:lvlText w:val=""/>
      <w:lvlJc w:val="left"/>
      <w:pPr>
        <w:ind w:left="3440" w:hanging="360"/>
      </w:pPr>
      <w:rPr>
        <w:rFonts w:ascii="Symbol" w:hAnsi="Symbol" w:hint="default"/>
      </w:rPr>
    </w:lvl>
    <w:lvl w:ilvl="4" w:tplc="0C0A0003" w:tentative="1">
      <w:start w:val="1"/>
      <w:numFmt w:val="bullet"/>
      <w:lvlText w:val="o"/>
      <w:lvlJc w:val="left"/>
      <w:pPr>
        <w:ind w:left="4160" w:hanging="360"/>
      </w:pPr>
      <w:rPr>
        <w:rFonts w:ascii="Courier New" w:hAnsi="Courier New" w:cs="Courier New" w:hint="default"/>
      </w:rPr>
    </w:lvl>
    <w:lvl w:ilvl="5" w:tplc="0C0A0005" w:tentative="1">
      <w:start w:val="1"/>
      <w:numFmt w:val="bullet"/>
      <w:lvlText w:val=""/>
      <w:lvlJc w:val="left"/>
      <w:pPr>
        <w:ind w:left="4880" w:hanging="360"/>
      </w:pPr>
      <w:rPr>
        <w:rFonts w:ascii="Wingdings" w:hAnsi="Wingdings" w:hint="default"/>
      </w:rPr>
    </w:lvl>
    <w:lvl w:ilvl="6" w:tplc="0C0A0001" w:tentative="1">
      <w:start w:val="1"/>
      <w:numFmt w:val="bullet"/>
      <w:lvlText w:val=""/>
      <w:lvlJc w:val="left"/>
      <w:pPr>
        <w:ind w:left="5600" w:hanging="360"/>
      </w:pPr>
      <w:rPr>
        <w:rFonts w:ascii="Symbol" w:hAnsi="Symbol" w:hint="default"/>
      </w:rPr>
    </w:lvl>
    <w:lvl w:ilvl="7" w:tplc="0C0A0003" w:tentative="1">
      <w:start w:val="1"/>
      <w:numFmt w:val="bullet"/>
      <w:lvlText w:val="o"/>
      <w:lvlJc w:val="left"/>
      <w:pPr>
        <w:ind w:left="6320" w:hanging="360"/>
      </w:pPr>
      <w:rPr>
        <w:rFonts w:ascii="Courier New" w:hAnsi="Courier New" w:cs="Courier New" w:hint="default"/>
      </w:rPr>
    </w:lvl>
    <w:lvl w:ilvl="8" w:tplc="0C0A0005" w:tentative="1">
      <w:start w:val="1"/>
      <w:numFmt w:val="bullet"/>
      <w:lvlText w:val=""/>
      <w:lvlJc w:val="left"/>
      <w:pPr>
        <w:ind w:left="7040" w:hanging="360"/>
      </w:pPr>
      <w:rPr>
        <w:rFonts w:ascii="Wingdings" w:hAnsi="Wingdings" w:hint="default"/>
      </w:rPr>
    </w:lvl>
  </w:abstractNum>
  <w:abstractNum w:abstractNumId="29" w15:restartNumberingAfterBreak="0">
    <w:nsid w:val="60403FAF"/>
    <w:multiLevelType w:val="hybridMultilevel"/>
    <w:tmpl w:val="F580F016"/>
    <w:lvl w:ilvl="0" w:tplc="322635BE">
      <w:start w:val="1"/>
      <w:numFmt w:val="decimal"/>
      <w:pStyle w:val="Ttulo4"/>
      <w:lvlText w:val="%1."/>
      <w:lvlJc w:val="left"/>
      <w:pPr>
        <w:ind w:left="2487" w:hanging="360"/>
      </w:pPr>
      <w:rPr>
        <w:rFonts w:hint="default"/>
      </w:rPr>
    </w:lvl>
    <w:lvl w:ilvl="1" w:tplc="040A0019" w:tentative="1">
      <w:start w:val="1"/>
      <w:numFmt w:val="lowerLetter"/>
      <w:lvlText w:val="%2."/>
      <w:lvlJc w:val="left"/>
      <w:pPr>
        <w:ind w:left="3207" w:hanging="360"/>
      </w:pPr>
    </w:lvl>
    <w:lvl w:ilvl="2" w:tplc="040A001B" w:tentative="1">
      <w:start w:val="1"/>
      <w:numFmt w:val="lowerRoman"/>
      <w:lvlText w:val="%3."/>
      <w:lvlJc w:val="right"/>
      <w:pPr>
        <w:ind w:left="3927" w:hanging="180"/>
      </w:pPr>
    </w:lvl>
    <w:lvl w:ilvl="3" w:tplc="040A000F" w:tentative="1">
      <w:start w:val="1"/>
      <w:numFmt w:val="decimal"/>
      <w:lvlText w:val="%4."/>
      <w:lvlJc w:val="left"/>
      <w:pPr>
        <w:ind w:left="4647" w:hanging="360"/>
      </w:pPr>
    </w:lvl>
    <w:lvl w:ilvl="4" w:tplc="040A0019" w:tentative="1">
      <w:start w:val="1"/>
      <w:numFmt w:val="lowerLetter"/>
      <w:lvlText w:val="%5."/>
      <w:lvlJc w:val="left"/>
      <w:pPr>
        <w:ind w:left="5367" w:hanging="360"/>
      </w:pPr>
    </w:lvl>
    <w:lvl w:ilvl="5" w:tplc="040A001B">
      <w:start w:val="1"/>
      <w:numFmt w:val="lowerRoman"/>
      <w:pStyle w:val="Ttulo5"/>
      <w:lvlText w:val="%6."/>
      <w:lvlJc w:val="right"/>
      <w:pPr>
        <w:ind w:left="6087" w:hanging="180"/>
      </w:pPr>
    </w:lvl>
    <w:lvl w:ilvl="6" w:tplc="040A000F" w:tentative="1">
      <w:start w:val="1"/>
      <w:numFmt w:val="decimal"/>
      <w:pStyle w:val="Ttulo6"/>
      <w:lvlText w:val="%7."/>
      <w:lvlJc w:val="left"/>
      <w:pPr>
        <w:ind w:left="6807" w:hanging="360"/>
      </w:pPr>
    </w:lvl>
    <w:lvl w:ilvl="7" w:tplc="040A0019" w:tentative="1">
      <w:start w:val="1"/>
      <w:numFmt w:val="lowerLetter"/>
      <w:lvlText w:val="%8."/>
      <w:lvlJc w:val="left"/>
      <w:pPr>
        <w:ind w:left="7527" w:hanging="360"/>
      </w:pPr>
    </w:lvl>
    <w:lvl w:ilvl="8" w:tplc="040A001B" w:tentative="1">
      <w:start w:val="1"/>
      <w:numFmt w:val="lowerRoman"/>
      <w:lvlText w:val="%9."/>
      <w:lvlJc w:val="right"/>
      <w:pPr>
        <w:ind w:left="8247" w:hanging="180"/>
      </w:pPr>
    </w:lvl>
  </w:abstractNum>
  <w:abstractNum w:abstractNumId="30" w15:restartNumberingAfterBreak="0">
    <w:nsid w:val="66964F43"/>
    <w:multiLevelType w:val="hybridMultilevel"/>
    <w:tmpl w:val="29C4A49E"/>
    <w:lvl w:ilvl="0" w:tplc="0C0A000F">
      <w:start w:val="1"/>
      <w:numFmt w:val="decimal"/>
      <w:lvlText w:val="%1."/>
      <w:lvlJc w:val="left"/>
      <w:pPr>
        <w:ind w:left="1280" w:hanging="360"/>
      </w:pPr>
      <w:rPr>
        <w:rFonts w:hint="default"/>
      </w:rPr>
    </w:lvl>
    <w:lvl w:ilvl="1" w:tplc="0C0A0019" w:tentative="1">
      <w:start w:val="1"/>
      <w:numFmt w:val="lowerLetter"/>
      <w:lvlText w:val="%2."/>
      <w:lvlJc w:val="left"/>
      <w:pPr>
        <w:ind w:left="2000" w:hanging="360"/>
      </w:pPr>
    </w:lvl>
    <w:lvl w:ilvl="2" w:tplc="0C0A001B" w:tentative="1">
      <w:start w:val="1"/>
      <w:numFmt w:val="lowerRoman"/>
      <w:lvlText w:val="%3."/>
      <w:lvlJc w:val="right"/>
      <w:pPr>
        <w:ind w:left="2720" w:hanging="180"/>
      </w:pPr>
    </w:lvl>
    <w:lvl w:ilvl="3" w:tplc="0C0A000F" w:tentative="1">
      <w:start w:val="1"/>
      <w:numFmt w:val="decimal"/>
      <w:lvlText w:val="%4."/>
      <w:lvlJc w:val="left"/>
      <w:pPr>
        <w:ind w:left="3440" w:hanging="360"/>
      </w:pPr>
    </w:lvl>
    <w:lvl w:ilvl="4" w:tplc="0C0A0019" w:tentative="1">
      <w:start w:val="1"/>
      <w:numFmt w:val="lowerLetter"/>
      <w:lvlText w:val="%5."/>
      <w:lvlJc w:val="left"/>
      <w:pPr>
        <w:ind w:left="4160" w:hanging="360"/>
      </w:pPr>
    </w:lvl>
    <w:lvl w:ilvl="5" w:tplc="0C0A001B" w:tentative="1">
      <w:start w:val="1"/>
      <w:numFmt w:val="lowerRoman"/>
      <w:lvlText w:val="%6."/>
      <w:lvlJc w:val="right"/>
      <w:pPr>
        <w:ind w:left="4880" w:hanging="180"/>
      </w:pPr>
    </w:lvl>
    <w:lvl w:ilvl="6" w:tplc="0C0A000F" w:tentative="1">
      <w:start w:val="1"/>
      <w:numFmt w:val="decimal"/>
      <w:lvlText w:val="%7."/>
      <w:lvlJc w:val="left"/>
      <w:pPr>
        <w:ind w:left="5600" w:hanging="360"/>
      </w:pPr>
    </w:lvl>
    <w:lvl w:ilvl="7" w:tplc="0C0A0019" w:tentative="1">
      <w:start w:val="1"/>
      <w:numFmt w:val="lowerLetter"/>
      <w:lvlText w:val="%8."/>
      <w:lvlJc w:val="left"/>
      <w:pPr>
        <w:ind w:left="6320" w:hanging="360"/>
      </w:pPr>
    </w:lvl>
    <w:lvl w:ilvl="8" w:tplc="0C0A001B" w:tentative="1">
      <w:start w:val="1"/>
      <w:numFmt w:val="lowerRoman"/>
      <w:lvlText w:val="%9."/>
      <w:lvlJc w:val="right"/>
      <w:pPr>
        <w:ind w:left="7040" w:hanging="180"/>
      </w:pPr>
    </w:lvl>
  </w:abstractNum>
  <w:abstractNum w:abstractNumId="31" w15:restartNumberingAfterBreak="0">
    <w:nsid w:val="693E42B4"/>
    <w:multiLevelType w:val="hybridMultilevel"/>
    <w:tmpl w:val="4E1CF256"/>
    <w:lvl w:ilvl="0" w:tplc="CB4EF9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9A362DD"/>
    <w:multiLevelType w:val="hybridMultilevel"/>
    <w:tmpl w:val="182CB5F2"/>
    <w:lvl w:ilvl="0" w:tplc="B50E9050">
      <w:start w:val="1"/>
      <w:numFmt w:val="bullet"/>
      <w:pStyle w:val="Listaconvieta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33" w15:restartNumberingAfterBreak="0">
    <w:nsid w:val="6BCC3262"/>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95171C"/>
    <w:multiLevelType w:val="hybridMultilevel"/>
    <w:tmpl w:val="9DB22A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027334"/>
    <w:multiLevelType w:val="hybridMultilevel"/>
    <w:tmpl w:val="F000E216"/>
    <w:lvl w:ilvl="0" w:tplc="411ACDC0">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6" w15:restartNumberingAfterBreak="0">
    <w:nsid w:val="73B828CA"/>
    <w:multiLevelType w:val="hybridMultilevel"/>
    <w:tmpl w:val="23921390"/>
    <w:lvl w:ilvl="0" w:tplc="0C0A0001">
      <w:start w:val="1"/>
      <w:numFmt w:val="bullet"/>
      <w:lvlText w:val=""/>
      <w:lvlJc w:val="left"/>
      <w:pPr>
        <w:ind w:left="1280" w:hanging="360"/>
      </w:pPr>
      <w:rPr>
        <w:rFonts w:ascii="Symbol" w:hAnsi="Symbol" w:hint="default"/>
      </w:rPr>
    </w:lvl>
    <w:lvl w:ilvl="1" w:tplc="0C0A0003" w:tentative="1">
      <w:start w:val="1"/>
      <w:numFmt w:val="bullet"/>
      <w:lvlText w:val="o"/>
      <w:lvlJc w:val="left"/>
      <w:pPr>
        <w:ind w:left="2000" w:hanging="360"/>
      </w:pPr>
      <w:rPr>
        <w:rFonts w:ascii="Courier New" w:hAnsi="Courier New" w:cs="Courier New" w:hint="default"/>
      </w:rPr>
    </w:lvl>
    <w:lvl w:ilvl="2" w:tplc="0C0A0005" w:tentative="1">
      <w:start w:val="1"/>
      <w:numFmt w:val="bullet"/>
      <w:lvlText w:val=""/>
      <w:lvlJc w:val="left"/>
      <w:pPr>
        <w:ind w:left="2720" w:hanging="360"/>
      </w:pPr>
      <w:rPr>
        <w:rFonts w:ascii="Wingdings" w:hAnsi="Wingdings" w:hint="default"/>
      </w:rPr>
    </w:lvl>
    <w:lvl w:ilvl="3" w:tplc="0C0A0001" w:tentative="1">
      <w:start w:val="1"/>
      <w:numFmt w:val="bullet"/>
      <w:lvlText w:val=""/>
      <w:lvlJc w:val="left"/>
      <w:pPr>
        <w:ind w:left="3440" w:hanging="360"/>
      </w:pPr>
      <w:rPr>
        <w:rFonts w:ascii="Symbol" w:hAnsi="Symbol" w:hint="default"/>
      </w:rPr>
    </w:lvl>
    <w:lvl w:ilvl="4" w:tplc="0C0A0003" w:tentative="1">
      <w:start w:val="1"/>
      <w:numFmt w:val="bullet"/>
      <w:lvlText w:val="o"/>
      <w:lvlJc w:val="left"/>
      <w:pPr>
        <w:ind w:left="4160" w:hanging="360"/>
      </w:pPr>
      <w:rPr>
        <w:rFonts w:ascii="Courier New" w:hAnsi="Courier New" w:cs="Courier New" w:hint="default"/>
      </w:rPr>
    </w:lvl>
    <w:lvl w:ilvl="5" w:tplc="0C0A0005" w:tentative="1">
      <w:start w:val="1"/>
      <w:numFmt w:val="bullet"/>
      <w:lvlText w:val=""/>
      <w:lvlJc w:val="left"/>
      <w:pPr>
        <w:ind w:left="4880" w:hanging="360"/>
      </w:pPr>
      <w:rPr>
        <w:rFonts w:ascii="Wingdings" w:hAnsi="Wingdings" w:hint="default"/>
      </w:rPr>
    </w:lvl>
    <w:lvl w:ilvl="6" w:tplc="0C0A0001" w:tentative="1">
      <w:start w:val="1"/>
      <w:numFmt w:val="bullet"/>
      <w:lvlText w:val=""/>
      <w:lvlJc w:val="left"/>
      <w:pPr>
        <w:ind w:left="5600" w:hanging="360"/>
      </w:pPr>
      <w:rPr>
        <w:rFonts w:ascii="Symbol" w:hAnsi="Symbol" w:hint="default"/>
      </w:rPr>
    </w:lvl>
    <w:lvl w:ilvl="7" w:tplc="0C0A0003" w:tentative="1">
      <w:start w:val="1"/>
      <w:numFmt w:val="bullet"/>
      <w:lvlText w:val="o"/>
      <w:lvlJc w:val="left"/>
      <w:pPr>
        <w:ind w:left="6320" w:hanging="360"/>
      </w:pPr>
      <w:rPr>
        <w:rFonts w:ascii="Courier New" w:hAnsi="Courier New" w:cs="Courier New" w:hint="default"/>
      </w:rPr>
    </w:lvl>
    <w:lvl w:ilvl="8" w:tplc="0C0A0005" w:tentative="1">
      <w:start w:val="1"/>
      <w:numFmt w:val="bullet"/>
      <w:lvlText w:val=""/>
      <w:lvlJc w:val="left"/>
      <w:pPr>
        <w:ind w:left="7040" w:hanging="360"/>
      </w:pPr>
      <w:rPr>
        <w:rFonts w:ascii="Wingdings" w:hAnsi="Wingdings" w:hint="default"/>
      </w:rPr>
    </w:lvl>
  </w:abstractNum>
  <w:num w:numId="1">
    <w:abstractNumId w:val="3"/>
  </w:num>
  <w:num w:numId="2">
    <w:abstractNumId w:val="16"/>
  </w:num>
  <w:num w:numId="3">
    <w:abstractNumId w:val="2"/>
  </w:num>
  <w:num w:numId="4">
    <w:abstractNumId w:val="15"/>
  </w:num>
  <w:num w:numId="5">
    <w:abstractNumId w:val="32"/>
  </w:num>
  <w:num w:numId="6">
    <w:abstractNumId w:val="4"/>
  </w:num>
  <w:num w:numId="7">
    <w:abstractNumId w:val="2"/>
  </w:num>
  <w:num w:numId="8">
    <w:abstractNumId w:val="19"/>
  </w:num>
  <w:num w:numId="9">
    <w:abstractNumId w:val="29"/>
  </w:num>
  <w:num w:numId="10">
    <w:abstractNumId w:val="35"/>
  </w:num>
  <w:num w:numId="11">
    <w:abstractNumId w:val="21"/>
  </w:num>
  <w:num w:numId="12">
    <w:abstractNumId w:val="23"/>
  </w:num>
  <w:num w:numId="13">
    <w:abstractNumId w:val="17"/>
  </w:num>
  <w:num w:numId="14">
    <w:abstractNumId w:val="20"/>
  </w:num>
  <w:num w:numId="15">
    <w:abstractNumId w:val="5"/>
  </w:num>
  <w:num w:numId="16">
    <w:abstractNumId w:val="33"/>
  </w:num>
  <w:num w:numId="17">
    <w:abstractNumId w:val="1"/>
  </w:num>
  <w:num w:numId="18">
    <w:abstractNumId w:val="25"/>
  </w:num>
  <w:num w:numId="19">
    <w:abstractNumId w:val="6"/>
  </w:num>
  <w:num w:numId="20">
    <w:abstractNumId w:val="0"/>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9"/>
  </w:num>
  <w:num w:numId="25">
    <w:abstractNumId w:val="13"/>
  </w:num>
  <w:num w:numId="26">
    <w:abstractNumId w:val="22"/>
  </w:num>
  <w:num w:numId="27">
    <w:abstractNumId w:val="31"/>
  </w:num>
  <w:num w:numId="28">
    <w:abstractNumId w:val="14"/>
  </w:num>
  <w:num w:numId="29">
    <w:abstractNumId w:val="30"/>
  </w:num>
  <w:num w:numId="30">
    <w:abstractNumId w:val="18"/>
  </w:num>
  <w:num w:numId="31">
    <w:abstractNumId w:val="10"/>
  </w:num>
  <w:num w:numId="32">
    <w:abstractNumId w:val="27"/>
  </w:num>
  <w:num w:numId="33">
    <w:abstractNumId w:val="24"/>
  </w:num>
  <w:num w:numId="34">
    <w:abstractNumId w:val="36"/>
  </w:num>
  <w:num w:numId="35">
    <w:abstractNumId w:val="2"/>
    <w:lvlOverride w:ilvl="0">
      <w:startOverride w:val="1"/>
    </w:lvlOverride>
    <w:lvlOverride w:ilvl="1">
      <w:startOverride w:val="1"/>
    </w:lvlOverride>
    <w:lvlOverride w:ilvl="2">
      <w:startOverride w:val="2"/>
    </w:lvlOverride>
    <w:lvlOverride w:ilvl="3">
      <w:startOverride w:val="3"/>
    </w:lvlOverride>
  </w:num>
  <w:num w:numId="36">
    <w:abstractNumId w:val="28"/>
  </w:num>
  <w:num w:numId="37">
    <w:abstractNumId w:val="12"/>
  </w:num>
  <w:num w:numId="38">
    <w:abstractNumId w:val="11"/>
  </w:num>
  <w:num w:numId="39">
    <w:abstractNumId w:val="8"/>
  </w:num>
  <w:num w:numId="40">
    <w:abstractNumId w:val="26"/>
  </w:num>
  <w:num w:numId="41">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MEJO SOLIS Alba">
    <w15:presenceInfo w15:providerId="AD" w15:userId="S-1-5-21-1248577188-10479689-3873521419-610244"/>
  </w15:person>
  <w15:person w15:author="COLMENA MATEOS Adrian">
    <w15:presenceInfo w15:providerId="AD" w15:userId="S-1-5-21-1248577188-10479689-3873521419-605160"/>
  </w15:person>
  <w15:person w15:author="TARELA DUQUE Nicole">
    <w15:presenceInfo w15:providerId="AD" w15:userId="S-1-5-21-1248577188-10479689-3873521419-598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activeWritingStyle w:appName="MSWord" w:lang="fr-FR" w:vendorID="64" w:dllVersion="131078" w:nlCheck="1" w:checkStyle="0"/>
  <w:activeWritingStyle w:appName="MSWord" w:lang="en-US" w:vendorID="64" w:dllVersion="131078" w:nlCheck="1" w:checkStyle="1"/>
  <w:activeWritingStyle w:appName="MSWord" w:lang="en-GB" w:vendorID="64" w:dllVersion="131077" w:nlCheck="1" w:checkStyle="1"/>
  <w:activeWritingStyle w:appName="MSWord" w:lang="es-ES" w:vendorID="64" w:dllVersion="131078" w:nlCheck="1" w:checkStyle="0"/>
  <w:activeWritingStyle w:appName="MSWord" w:lang="en-GB" w:vendorID="64" w:dllVersion="131078" w:nlCheck="1" w:checkStyle="1"/>
  <w:activeWritingStyle w:appName="MSWord" w:lang="es-ES_tradnl" w:vendorID="64" w:dllVersion="131078" w:nlCheck="1" w:checkStyle="0"/>
  <w:activeWritingStyle w:appName="MSWord" w:lang="es-MX"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Formatting/>
  <w:defaultTabStop w:val="709"/>
  <w:hyphenationZone w:val="425"/>
  <w:drawingGridHorizontalSpacing w:val="120"/>
  <w:drawingGridVerticalSpacing w:val="163"/>
  <w:displayHorizontalDrawingGridEvery w:val="0"/>
  <w:displayVerticalDrawingGridEvery w:val="0"/>
  <w:noPunctuationKerning/>
  <w:characterSpacingControl w:val="doNotCompress"/>
  <w:hdrShapeDefaults>
    <o:shapedefaults v:ext="edit" spidmax="4097" fill="f" fillcolor="window" stroke="f">
      <v:fill color="window" on="f"/>
      <v:stroke on="f"/>
      <o:colormru v:ext="edit" colors="#eaeaea"/>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est1" w:val="Y. DurandT. DupondY. DurandT. DupondY. DurandT. Dupond"/>
    <w:docVar w:name="Dest2" w:val="Y. DurandT. DupondY. DurandT. Dupond"/>
    <w:docVar w:name="Filiale" w:val="Sopra Filiale"/>
    <w:docVar w:name="nbSectPaysage" w:val=" 4"/>
  </w:docVars>
  <w:rsids>
    <w:rsidRoot w:val="009C605F"/>
    <w:rsid w:val="00001D83"/>
    <w:rsid w:val="00003DC0"/>
    <w:rsid w:val="0001211E"/>
    <w:rsid w:val="00012626"/>
    <w:rsid w:val="00013949"/>
    <w:rsid w:val="00016EFD"/>
    <w:rsid w:val="00021028"/>
    <w:rsid w:val="000221CE"/>
    <w:rsid w:val="00023404"/>
    <w:rsid w:val="00023B7D"/>
    <w:rsid w:val="00030CEA"/>
    <w:rsid w:val="000324CA"/>
    <w:rsid w:val="000346F6"/>
    <w:rsid w:val="0003611E"/>
    <w:rsid w:val="000369A8"/>
    <w:rsid w:val="00037BC2"/>
    <w:rsid w:val="00041BEA"/>
    <w:rsid w:val="000428E6"/>
    <w:rsid w:val="000442F4"/>
    <w:rsid w:val="00045689"/>
    <w:rsid w:val="00047B03"/>
    <w:rsid w:val="00047BD2"/>
    <w:rsid w:val="00047FF4"/>
    <w:rsid w:val="00050698"/>
    <w:rsid w:val="0005074C"/>
    <w:rsid w:val="00052ECB"/>
    <w:rsid w:val="00054058"/>
    <w:rsid w:val="00055759"/>
    <w:rsid w:val="000579CA"/>
    <w:rsid w:val="00063AB5"/>
    <w:rsid w:val="000647AA"/>
    <w:rsid w:val="00066F7D"/>
    <w:rsid w:val="000677A8"/>
    <w:rsid w:val="000734C9"/>
    <w:rsid w:val="00073E98"/>
    <w:rsid w:val="00074A40"/>
    <w:rsid w:val="00075DC2"/>
    <w:rsid w:val="0007644F"/>
    <w:rsid w:val="0008051F"/>
    <w:rsid w:val="00080B9C"/>
    <w:rsid w:val="00084DFC"/>
    <w:rsid w:val="000873B0"/>
    <w:rsid w:val="0008785B"/>
    <w:rsid w:val="0009066B"/>
    <w:rsid w:val="000912A2"/>
    <w:rsid w:val="000914A8"/>
    <w:rsid w:val="00091FE5"/>
    <w:rsid w:val="00092991"/>
    <w:rsid w:val="00092B84"/>
    <w:rsid w:val="0009327D"/>
    <w:rsid w:val="00093B68"/>
    <w:rsid w:val="00093EE2"/>
    <w:rsid w:val="00095204"/>
    <w:rsid w:val="00095F02"/>
    <w:rsid w:val="00097095"/>
    <w:rsid w:val="000A016B"/>
    <w:rsid w:val="000A3ADC"/>
    <w:rsid w:val="000A5859"/>
    <w:rsid w:val="000B00C6"/>
    <w:rsid w:val="000B1F11"/>
    <w:rsid w:val="000B3714"/>
    <w:rsid w:val="000B6A4E"/>
    <w:rsid w:val="000C4900"/>
    <w:rsid w:val="000C4FCB"/>
    <w:rsid w:val="000C5515"/>
    <w:rsid w:val="000C59DA"/>
    <w:rsid w:val="000C5DC9"/>
    <w:rsid w:val="000D0117"/>
    <w:rsid w:val="000D14AC"/>
    <w:rsid w:val="000D2D26"/>
    <w:rsid w:val="000D3F65"/>
    <w:rsid w:val="000D403A"/>
    <w:rsid w:val="000D7202"/>
    <w:rsid w:val="000E05E8"/>
    <w:rsid w:val="000E1025"/>
    <w:rsid w:val="000E2065"/>
    <w:rsid w:val="000E333B"/>
    <w:rsid w:val="000E4807"/>
    <w:rsid w:val="000E72DE"/>
    <w:rsid w:val="000F0BAB"/>
    <w:rsid w:val="000F15B0"/>
    <w:rsid w:val="00100B9A"/>
    <w:rsid w:val="00101E7A"/>
    <w:rsid w:val="001110BC"/>
    <w:rsid w:val="00115AEF"/>
    <w:rsid w:val="001160BF"/>
    <w:rsid w:val="001167D1"/>
    <w:rsid w:val="0012077E"/>
    <w:rsid w:val="00120AAB"/>
    <w:rsid w:val="001215FD"/>
    <w:rsid w:val="0012163E"/>
    <w:rsid w:val="00127DD9"/>
    <w:rsid w:val="00132AC1"/>
    <w:rsid w:val="00134848"/>
    <w:rsid w:val="00136DDD"/>
    <w:rsid w:val="001402DA"/>
    <w:rsid w:val="00143F54"/>
    <w:rsid w:val="0014624F"/>
    <w:rsid w:val="001472D6"/>
    <w:rsid w:val="001476D7"/>
    <w:rsid w:val="0015374F"/>
    <w:rsid w:val="0015379B"/>
    <w:rsid w:val="0015434C"/>
    <w:rsid w:val="00156868"/>
    <w:rsid w:val="00161263"/>
    <w:rsid w:val="001617C7"/>
    <w:rsid w:val="0016336E"/>
    <w:rsid w:val="00164256"/>
    <w:rsid w:val="00166FE9"/>
    <w:rsid w:val="00172A69"/>
    <w:rsid w:val="0017371C"/>
    <w:rsid w:val="001813CE"/>
    <w:rsid w:val="0018149B"/>
    <w:rsid w:val="00181A4B"/>
    <w:rsid w:val="00184FD2"/>
    <w:rsid w:val="00185F6D"/>
    <w:rsid w:val="0019022D"/>
    <w:rsid w:val="00190997"/>
    <w:rsid w:val="00190CBC"/>
    <w:rsid w:val="00191406"/>
    <w:rsid w:val="001920D6"/>
    <w:rsid w:val="001921E5"/>
    <w:rsid w:val="0019249D"/>
    <w:rsid w:val="0019548A"/>
    <w:rsid w:val="00196AFB"/>
    <w:rsid w:val="001A0C51"/>
    <w:rsid w:val="001A203A"/>
    <w:rsid w:val="001A348A"/>
    <w:rsid w:val="001A5F97"/>
    <w:rsid w:val="001A6C76"/>
    <w:rsid w:val="001B2521"/>
    <w:rsid w:val="001B40D9"/>
    <w:rsid w:val="001B436B"/>
    <w:rsid w:val="001B498F"/>
    <w:rsid w:val="001B6AE2"/>
    <w:rsid w:val="001B711A"/>
    <w:rsid w:val="001C1DBD"/>
    <w:rsid w:val="001C50F3"/>
    <w:rsid w:val="001C6ED4"/>
    <w:rsid w:val="001C7501"/>
    <w:rsid w:val="001C78E0"/>
    <w:rsid w:val="001C7939"/>
    <w:rsid w:val="001D1517"/>
    <w:rsid w:val="001D1862"/>
    <w:rsid w:val="001D3E24"/>
    <w:rsid w:val="001D4A1F"/>
    <w:rsid w:val="001E00A6"/>
    <w:rsid w:val="001E12A5"/>
    <w:rsid w:val="001E46F6"/>
    <w:rsid w:val="001F135A"/>
    <w:rsid w:val="001F187A"/>
    <w:rsid w:val="001F35C1"/>
    <w:rsid w:val="001F38B0"/>
    <w:rsid w:val="001F4053"/>
    <w:rsid w:val="001F5428"/>
    <w:rsid w:val="001F5E9B"/>
    <w:rsid w:val="00202653"/>
    <w:rsid w:val="00204249"/>
    <w:rsid w:val="002051B7"/>
    <w:rsid w:val="002056DC"/>
    <w:rsid w:val="00211653"/>
    <w:rsid w:val="00211783"/>
    <w:rsid w:val="00213433"/>
    <w:rsid w:val="00214D22"/>
    <w:rsid w:val="00215370"/>
    <w:rsid w:val="00215612"/>
    <w:rsid w:val="002212DF"/>
    <w:rsid w:val="002217BF"/>
    <w:rsid w:val="00223521"/>
    <w:rsid w:val="00225E63"/>
    <w:rsid w:val="0022657F"/>
    <w:rsid w:val="002268AC"/>
    <w:rsid w:val="002279AC"/>
    <w:rsid w:val="002315CB"/>
    <w:rsid w:val="00234F59"/>
    <w:rsid w:val="0024023B"/>
    <w:rsid w:val="00241C32"/>
    <w:rsid w:val="0024487C"/>
    <w:rsid w:val="002455E0"/>
    <w:rsid w:val="00247A81"/>
    <w:rsid w:val="00251211"/>
    <w:rsid w:val="00254EB5"/>
    <w:rsid w:val="002621E1"/>
    <w:rsid w:val="0026325F"/>
    <w:rsid w:val="00263AF4"/>
    <w:rsid w:val="0026488C"/>
    <w:rsid w:val="00265673"/>
    <w:rsid w:val="002658FA"/>
    <w:rsid w:val="00271EB2"/>
    <w:rsid w:val="00271EF2"/>
    <w:rsid w:val="00272D4C"/>
    <w:rsid w:val="00280361"/>
    <w:rsid w:val="0028225D"/>
    <w:rsid w:val="002903A8"/>
    <w:rsid w:val="00291196"/>
    <w:rsid w:val="002A130A"/>
    <w:rsid w:val="002A3EFE"/>
    <w:rsid w:val="002A4DED"/>
    <w:rsid w:val="002A5F74"/>
    <w:rsid w:val="002A6008"/>
    <w:rsid w:val="002B070C"/>
    <w:rsid w:val="002B0B08"/>
    <w:rsid w:val="002B0E2E"/>
    <w:rsid w:val="002B3E69"/>
    <w:rsid w:val="002B4C7A"/>
    <w:rsid w:val="002B686C"/>
    <w:rsid w:val="002B6CC6"/>
    <w:rsid w:val="002B7D7F"/>
    <w:rsid w:val="002C0025"/>
    <w:rsid w:val="002C1829"/>
    <w:rsid w:val="002C2319"/>
    <w:rsid w:val="002C29A1"/>
    <w:rsid w:val="002C2F84"/>
    <w:rsid w:val="002C3D98"/>
    <w:rsid w:val="002C582F"/>
    <w:rsid w:val="002C6239"/>
    <w:rsid w:val="002D0D58"/>
    <w:rsid w:val="002D4932"/>
    <w:rsid w:val="002D7AFD"/>
    <w:rsid w:val="002E3B27"/>
    <w:rsid w:val="002E3B2B"/>
    <w:rsid w:val="002E518A"/>
    <w:rsid w:val="002E73A9"/>
    <w:rsid w:val="002F21BD"/>
    <w:rsid w:val="002F26D1"/>
    <w:rsid w:val="002F47C3"/>
    <w:rsid w:val="00302AB0"/>
    <w:rsid w:val="00303962"/>
    <w:rsid w:val="003109BD"/>
    <w:rsid w:val="0031536E"/>
    <w:rsid w:val="00315E39"/>
    <w:rsid w:val="00316594"/>
    <w:rsid w:val="0031762C"/>
    <w:rsid w:val="00317D68"/>
    <w:rsid w:val="003241B3"/>
    <w:rsid w:val="00324900"/>
    <w:rsid w:val="00324FEE"/>
    <w:rsid w:val="00325155"/>
    <w:rsid w:val="003313AB"/>
    <w:rsid w:val="003320A2"/>
    <w:rsid w:val="00332AC5"/>
    <w:rsid w:val="003369A6"/>
    <w:rsid w:val="0033769B"/>
    <w:rsid w:val="00345DE8"/>
    <w:rsid w:val="00346997"/>
    <w:rsid w:val="003469C5"/>
    <w:rsid w:val="0035029D"/>
    <w:rsid w:val="00350CCF"/>
    <w:rsid w:val="0035177E"/>
    <w:rsid w:val="003520DB"/>
    <w:rsid w:val="00355ECC"/>
    <w:rsid w:val="003600EB"/>
    <w:rsid w:val="00360517"/>
    <w:rsid w:val="00362036"/>
    <w:rsid w:val="0036209D"/>
    <w:rsid w:val="00366CBB"/>
    <w:rsid w:val="003711E1"/>
    <w:rsid w:val="00372DFD"/>
    <w:rsid w:val="003739EA"/>
    <w:rsid w:val="00377FD6"/>
    <w:rsid w:val="00382D39"/>
    <w:rsid w:val="00382EF6"/>
    <w:rsid w:val="00383A41"/>
    <w:rsid w:val="0038799A"/>
    <w:rsid w:val="003960A9"/>
    <w:rsid w:val="003A09FE"/>
    <w:rsid w:val="003A1117"/>
    <w:rsid w:val="003A60F1"/>
    <w:rsid w:val="003B0AE5"/>
    <w:rsid w:val="003B19D2"/>
    <w:rsid w:val="003B30A3"/>
    <w:rsid w:val="003B4829"/>
    <w:rsid w:val="003B4B1A"/>
    <w:rsid w:val="003B619B"/>
    <w:rsid w:val="003B6BBB"/>
    <w:rsid w:val="003B7CEB"/>
    <w:rsid w:val="003C1D03"/>
    <w:rsid w:val="003C5418"/>
    <w:rsid w:val="003C5D7E"/>
    <w:rsid w:val="003D0EB9"/>
    <w:rsid w:val="003D3BC2"/>
    <w:rsid w:val="003D4AC5"/>
    <w:rsid w:val="003D58FF"/>
    <w:rsid w:val="003D66F8"/>
    <w:rsid w:val="003D6D53"/>
    <w:rsid w:val="003E0F07"/>
    <w:rsid w:val="003E2E86"/>
    <w:rsid w:val="003E4E6C"/>
    <w:rsid w:val="003E7068"/>
    <w:rsid w:val="003E7532"/>
    <w:rsid w:val="003F0453"/>
    <w:rsid w:val="003F1678"/>
    <w:rsid w:val="003F3AEC"/>
    <w:rsid w:val="003F40A2"/>
    <w:rsid w:val="003F7CB2"/>
    <w:rsid w:val="003F7D6E"/>
    <w:rsid w:val="004005C0"/>
    <w:rsid w:val="00401137"/>
    <w:rsid w:val="00401407"/>
    <w:rsid w:val="00403F76"/>
    <w:rsid w:val="004067BB"/>
    <w:rsid w:val="0041426A"/>
    <w:rsid w:val="00416706"/>
    <w:rsid w:val="0041706F"/>
    <w:rsid w:val="0043216F"/>
    <w:rsid w:val="0043327C"/>
    <w:rsid w:val="004408EC"/>
    <w:rsid w:val="00445808"/>
    <w:rsid w:val="004466C9"/>
    <w:rsid w:val="0044776A"/>
    <w:rsid w:val="00450EF1"/>
    <w:rsid w:val="00454399"/>
    <w:rsid w:val="00454D56"/>
    <w:rsid w:val="00456B6B"/>
    <w:rsid w:val="004610F2"/>
    <w:rsid w:val="00461347"/>
    <w:rsid w:val="00461B95"/>
    <w:rsid w:val="004625D3"/>
    <w:rsid w:val="00463469"/>
    <w:rsid w:val="0046608E"/>
    <w:rsid w:val="004662BF"/>
    <w:rsid w:val="00466CD9"/>
    <w:rsid w:val="004702D0"/>
    <w:rsid w:val="004706AD"/>
    <w:rsid w:val="0047268C"/>
    <w:rsid w:val="004731AA"/>
    <w:rsid w:val="0047557C"/>
    <w:rsid w:val="004830BA"/>
    <w:rsid w:val="004833C7"/>
    <w:rsid w:val="004840A7"/>
    <w:rsid w:val="00485079"/>
    <w:rsid w:val="00485ECE"/>
    <w:rsid w:val="0049669B"/>
    <w:rsid w:val="00497173"/>
    <w:rsid w:val="004972DD"/>
    <w:rsid w:val="004A067C"/>
    <w:rsid w:val="004A1F0D"/>
    <w:rsid w:val="004A2BFD"/>
    <w:rsid w:val="004A426F"/>
    <w:rsid w:val="004A65E2"/>
    <w:rsid w:val="004A7213"/>
    <w:rsid w:val="004B332A"/>
    <w:rsid w:val="004B35FD"/>
    <w:rsid w:val="004C0AE3"/>
    <w:rsid w:val="004C0FD4"/>
    <w:rsid w:val="004C17DA"/>
    <w:rsid w:val="004C1AAA"/>
    <w:rsid w:val="004C1B44"/>
    <w:rsid w:val="004C4BE6"/>
    <w:rsid w:val="004C4EEF"/>
    <w:rsid w:val="004C7571"/>
    <w:rsid w:val="004C7C7F"/>
    <w:rsid w:val="004D0FF3"/>
    <w:rsid w:val="004D119F"/>
    <w:rsid w:val="004D2540"/>
    <w:rsid w:val="004D6A81"/>
    <w:rsid w:val="004D7007"/>
    <w:rsid w:val="004E6089"/>
    <w:rsid w:val="004E64B8"/>
    <w:rsid w:val="004E728D"/>
    <w:rsid w:val="004F0191"/>
    <w:rsid w:val="004F0E58"/>
    <w:rsid w:val="004F34F3"/>
    <w:rsid w:val="004F3B16"/>
    <w:rsid w:val="004F4EA1"/>
    <w:rsid w:val="004F68FD"/>
    <w:rsid w:val="004F7D3B"/>
    <w:rsid w:val="00504701"/>
    <w:rsid w:val="00510F9C"/>
    <w:rsid w:val="0051349B"/>
    <w:rsid w:val="00520A22"/>
    <w:rsid w:val="005226AC"/>
    <w:rsid w:val="00525FA4"/>
    <w:rsid w:val="005266FF"/>
    <w:rsid w:val="005276F6"/>
    <w:rsid w:val="005306CD"/>
    <w:rsid w:val="00530E47"/>
    <w:rsid w:val="005310DE"/>
    <w:rsid w:val="00542837"/>
    <w:rsid w:val="00544009"/>
    <w:rsid w:val="00546C3C"/>
    <w:rsid w:val="0055347E"/>
    <w:rsid w:val="00561002"/>
    <w:rsid w:val="00561063"/>
    <w:rsid w:val="005617F5"/>
    <w:rsid w:val="00561AD3"/>
    <w:rsid w:val="00563A47"/>
    <w:rsid w:val="005644F8"/>
    <w:rsid w:val="00566A62"/>
    <w:rsid w:val="0057030A"/>
    <w:rsid w:val="005725F0"/>
    <w:rsid w:val="00580B48"/>
    <w:rsid w:val="00581431"/>
    <w:rsid w:val="00582840"/>
    <w:rsid w:val="00591692"/>
    <w:rsid w:val="005917CC"/>
    <w:rsid w:val="005954A2"/>
    <w:rsid w:val="005966C3"/>
    <w:rsid w:val="005973F2"/>
    <w:rsid w:val="005A092A"/>
    <w:rsid w:val="005A09BB"/>
    <w:rsid w:val="005A1016"/>
    <w:rsid w:val="005A1BEF"/>
    <w:rsid w:val="005A53F7"/>
    <w:rsid w:val="005A5CC4"/>
    <w:rsid w:val="005B14AB"/>
    <w:rsid w:val="005B34B7"/>
    <w:rsid w:val="005B6095"/>
    <w:rsid w:val="005C1470"/>
    <w:rsid w:val="005C2D8D"/>
    <w:rsid w:val="005C58B9"/>
    <w:rsid w:val="005C625A"/>
    <w:rsid w:val="005D1F86"/>
    <w:rsid w:val="005D2576"/>
    <w:rsid w:val="005D3532"/>
    <w:rsid w:val="005D586A"/>
    <w:rsid w:val="005D5ECD"/>
    <w:rsid w:val="005E6270"/>
    <w:rsid w:val="005E7F74"/>
    <w:rsid w:val="005F6C76"/>
    <w:rsid w:val="0060043E"/>
    <w:rsid w:val="0060101B"/>
    <w:rsid w:val="006019DA"/>
    <w:rsid w:val="0060272D"/>
    <w:rsid w:val="00606FFD"/>
    <w:rsid w:val="00613425"/>
    <w:rsid w:val="006137CA"/>
    <w:rsid w:val="00617456"/>
    <w:rsid w:val="00622441"/>
    <w:rsid w:val="00625463"/>
    <w:rsid w:val="00626217"/>
    <w:rsid w:val="006304D0"/>
    <w:rsid w:val="006340E1"/>
    <w:rsid w:val="00634F6A"/>
    <w:rsid w:val="006433E8"/>
    <w:rsid w:val="006466E1"/>
    <w:rsid w:val="00647021"/>
    <w:rsid w:val="00647C83"/>
    <w:rsid w:val="00650E32"/>
    <w:rsid w:val="00653999"/>
    <w:rsid w:val="00654077"/>
    <w:rsid w:val="0065435B"/>
    <w:rsid w:val="00661666"/>
    <w:rsid w:val="006648B6"/>
    <w:rsid w:val="006652F7"/>
    <w:rsid w:val="0066547F"/>
    <w:rsid w:val="0067024B"/>
    <w:rsid w:val="006727ED"/>
    <w:rsid w:val="00673E2C"/>
    <w:rsid w:val="0067676F"/>
    <w:rsid w:val="006778A4"/>
    <w:rsid w:val="00677DD8"/>
    <w:rsid w:val="00680B77"/>
    <w:rsid w:val="0068145E"/>
    <w:rsid w:val="006822F0"/>
    <w:rsid w:val="00685AB3"/>
    <w:rsid w:val="00687308"/>
    <w:rsid w:val="00690BDC"/>
    <w:rsid w:val="00692C60"/>
    <w:rsid w:val="00693C7C"/>
    <w:rsid w:val="0069531C"/>
    <w:rsid w:val="006953AD"/>
    <w:rsid w:val="00696ED5"/>
    <w:rsid w:val="006974FE"/>
    <w:rsid w:val="006976CB"/>
    <w:rsid w:val="00697C5B"/>
    <w:rsid w:val="006A0E1B"/>
    <w:rsid w:val="006A1053"/>
    <w:rsid w:val="006A3943"/>
    <w:rsid w:val="006A4A4C"/>
    <w:rsid w:val="006B0AA0"/>
    <w:rsid w:val="006B0AD9"/>
    <w:rsid w:val="006B1F6E"/>
    <w:rsid w:val="006B253F"/>
    <w:rsid w:val="006B349B"/>
    <w:rsid w:val="006B7975"/>
    <w:rsid w:val="006C1149"/>
    <w:rsid w:val="006C2587"/>
    <w:rsid w:val="006C2D17"/>
    <w:rsid w:val="006D0120"/>
    <w:rsid w:val="006D2471"/>
    <w:rsid w:val="006D6385"/>
    <w:rsid w:val="006E2633"/>
    <w:rsid w:val="006E3734"/>
    <w:rsid w:val="006E52BE"/>
    <w:rsid w:val="006E643C"/>
    <w:rsid w:val="006E72F3"/>
    <w:rsid w:val="006F2068"/>
    <w:rsid w:val="006F36D9"/>
    <w:rsid w:val="006F52F4"/>
    <w:rsid w:val="006F549C"/>
    <w:rsid w:val="007019B2"/>
    <w:rsid w:val="00702389"/>
    <w:rsid w:val="00707D2B"/>
    <w:rsid w:val="00710F54"/>
    <w:rsid w:val="007131D8"/>
    <w:rsid w:val="00713F5F"/>
    <w:rsid w:val="00714919"/>
    <w:rsid w:val="007163EA"/>
    <w:rsid w:val="00716722"/>
    <w:rsid w:val="00716DD6"/>
    <w:rsid w:val="00721A2B"/>
    <w:rsid w:val="00721C5B"/>
    <w:rsid w:val="0072227A"/>
    <w:rsid w:val="007222FA"/>
    <w:rsid w:val="00723627"/>
    <w:rsid w:val="00723FE3"/>
    <w:rsid w:val="00724AEC"/>
    <w:rsid w:val="007252F9"/>
    <w:rsid w:val="00725F35"/>
    <w:rsid w:val="0072781B"/>
    <w:rsid w:val="0073235F"/>
    <w:rsid w:val="0074046B"/>
    <w:rsid w:val="007430A8"/>
    <w:rsid w:val="00745AC7"/>
    <w:rsid w:val="0074608B"/>
    <w:rsid w:val="0074795D"/>
    <w:rsid w:val="00747BE3"/>
    <w:rsid w:val="00750959"/>
    <w:rsid w:val="00750D73"/>
    <w:rsid w:val="00750DF9"/>
    <w:rsid w:val="007526F5"/>
    <w:rsid w:val="00753E80"/>
    <w:rsid w:val="007622A2"/>
    <w:rsid w:val="007657DA"/>
    <w:rsid w:val="007701F7"/>
    <w:rsid w:val="0077096D"/>
    <w:rsid w:val="00770BCD"/>
    <w:rsid w:val="00774560"/>
    <w:rsid w:val="00776BBA"/>
    <w:rsid w:val="007773ED"/>
    <w:rsid w:val="007833C4"/>
    <w:rsid w:val="007856AF"/>
    <w:rsid w:val="00785FF1"/>
    <w:rsid w:val="00797065"/>
    <w:rsid w:val="00797D28"/>
    <w:rsid w:val="00797EA3"/>
    <w:rsid w:val="007A0699"/>
    <w:rsid w:val="007A2353"/>
    <w:rsid w:val="007A2BDB"/>
    <w:rsid w:val="007A3866"/>
    <w:rsid w:val="007A43DA"/>
    <w:rsid w:val="007A4892"/>
    <w:rsid w:val="007A634C"/>
    <w:rsid w:val="007B20C3"/>
    <w:rsid w:val="007B30A9"/>
    <w:rsid w:val="007B57F8"/>
    <w:rsid w:val="007B5A9A"/>
    <w:rsid w:val="007C1155"/>
    <w:rsid w:val="007C2566"/>
    <w:rsid w:val="007C2AB1"/>
    <w:rsid w:val="007C2DDA"/>
    <w:rsid w:val="007C3496"/>
    <w:rsid w:val="007C5CD0"/>
    <w:rsid w:val="007D09AB"/>
    <w:rsid w:val="007D2DF5"/>
    <w:rsid w:val="007D3FC3"/>
    <w:rsid w:val="007D58DF"/>
    <w:rsid w:val="007D6490"/>
    <w:rsid w:val="007E1010"/>
    <w:rsid w:val="007E1EA5"/>
    <w:rsid w:val="007E2254"/>
    <w:rsid w:val="007E31AF"/>
    <w:rsid w:val="007E4E88"/>
    <w:rsid w:val="007E6166"/>
    <w:rsid w:val="007E7140"/>
    <w:rsid w:val="007E7626"/>
    <w:rsid w:val="007E771E"/>
    <w:rsid w:val="007F1F6B"/>
    <w:rsid w:val="007F2412"/>
    <w:rsid w:val="007F32EC"/>
    <w:rsid w:val="007F4B3B"/>
    <w:rsid w:val="007F61CC"/>
    <w:rsid w:val="008021BB"/>
    <w:rsid w:val="008033FD"/>
    <w:rsid w:val="008053B1"/>
    <w:rsid w:val="00805B6B"/>
    <w:rsid w:val="008064A4"/>
    <w:rsid w:val="00806AD3"/>
    <w:rsid w:val="00807026"/>
    <w:rsid w:val="00812053"/>
    <w:rsid w:val="00816AD2"/>
    <w:rsid w:val="00817292"/>
    <w:rsid w:val="0082079A"/>
    <w:rsid w:val="008243E2"/>
    <w:rsid w:val="00825090"/>
    <w:rsid w:val="00825AE4"/>
    <w:rsid w:val="0082762B"/>
    <w:rsid w:val="008356D4"/>
    <w:rsid w:val="0084008A"/>
    <w:rsid w:val="0084060B"/>
    <w:rsid w:val="00841B47"/>
    <w:rsid w:val="00842E60"/>
    <w:rsid w:val="00842EA2"/>
    <w:rsid w:val="00844702"/>
    <w:rsid w:val="008448B4"/>
    <w:rsid w:val="00846A87"/>
    <w:rsid w:val="00851B44"/>
    <w:rsid w:val="00853569"/>
    <w:rsid w:val="008552C0"/>
    <w:rsid w:val="008614A8"/>
    <w:rsid w:val="00864278"/>
    <w:rsid w:val="00864B70"/>
    <w:rsid w:val="00866D82"/>
    <w:rsid w:val="008728EC"/>
    <w:rsid w:val="00874C35"/>
    <w:rsid w:val="00877F84"/>
    <w:rsid w:val="00877FCF"/>
    <w:rsid w:val="008800CE"/>
    <w:rsid w:val="008819A4"/>
    <w:rsid w:val="0088494C"/>
    <w:rsid w:val="00886C19"/>
    <w:rsid w:val="00887B2E"/>
    <w:rsid w:val="00892D02"/>
    <w:rsid w:val="00893796"/>
    <w:rsid w:val="00893E46"/>
    <w:rsid w:val="00895826"/>
    <w:rsid w:val="00895F7D"/>
    <w:rsid w:val="008A5880"/>
    <w:rsid w:val="008B01AF"/>
    <w:rsid w:val="008B2FF3"/>
    <w:rsid w:val="008B3349"/>
    <w:rsid w:val="008C140F"/>
    <w:rsid w:val="008C3546"/>
    <w:rsid w:val="008C64F9"/>
    <w:rsid w:val="008C736B"/>
    <w:rsid w:val="008C7DEA"/>
    <w:rsid w:val="008D1F99"/>
    <w:rsid w:val="008D4BC5"/>
    <w:rsid w:val="008D6408"/>
    <w:rsid w:val="008E38F4"/>
    <w:rsid w:val="008E50B2"/>
    <w:rsid w:val="008E66DD"/>
    <w:rsid w:val="008E67AD"/>
    <w:rsid w:val="008F22F2"/>
    <w:rsid w:val="008F4428"/>
    <w:rsid w:val="00900719"/>
    <w:rsid w:val="00901C0C"/>
    <w:rsid w:val="00902F2B"/>
    <w:rsid w:val="009043D3"/>
    <w:rsid w:val="009077DE"/>
    <w:rsid w:val="009079A5"/>
    <w:rsid w:val="00914633"/>
    <w:rsid w:val="009147C7"/>
    <w:rsid w:val="00916A20"/>
    <w:rsid w:val="00916CAF"/>
    <w:rsid w:val="00920751"/>
    <w:rsid w:val="00921C31"/>
    <w:rsid w:val="00921D03"/>
    <w:rsid w:val="00925457"/>
    <w:rsid w:val="009271EA"/>
    <w:rsid w:val="0093396B"/>
    <w:rsid w:val="0093522F"/>
    <w:rsid w:val="00935F18"/>
    <w:rsid w:val="0093723F"/>
    <w:rsid w:val="00942725"/>
    <w:rsid w:val="00944D57"/>
    <w:rsid w:val="009464AE"/>
    <w:rsid w:val="00946505"/>
    <w:rsid w:val="00947386"/>
    <w:rsid w:val="009503F9"/>
    <w:rsid w:val="0095263C"/>
    <w:rsid w:val="0095304C"/>
    <w:rsid w:val="009538D4"/>
    <w:rsid w:val="00955409"/>
    <w:rsid w:val="00955570"/>
    <w:rsid w:val="00955928"/>
    <w:rsid w:val="00961328"/>
    <w:rsid w:val="00961BFB"/>
    <w:rsid w:val="00962AC7"/>
    <w:rsid w:val="00962E4A"/>
    <w:rsid w:val="009702B1"/>
    <w:rsid w:val="0097149D"/>
    <w:rsid w:val="00971D1F"/>
    <w:rsid w:val="009768F1"/>
    <w:rsid w:val="00977507"/>
    <w:rsid w:val="00982863"/>
    <w:rsid w:val="0098364B"/>
    <w:rsid w:val="00984FA8"/>
    <w:rsid w:val="00986E02"/>
    <w:rsid w:val="0099177D"/>
    <w:rsid w:val="00991E72"/>
    <w:rsid w:val="0099319F"/>
    <w:rsid w:val="00993B21"/>
    <w:rsid w:val="00994ADE"/>
    <w:rsid w:val="0099574B"/>
    <w:rsid w:val="009A0010"/>
    <w:rsid w:val="009A09AE"/>
    <w:rsid w:val="009A1477"/>
    <w:rsid w:val="009A20AD"/>
    <w:rsid w:val="009A2B62"/>
    <w:rsid w:val="009A3C25"/>
    <w:rsid w:val="009A4846"/>
    <w:rsid w:val="009A54BD"/>
    <w:rsid w:val="009A54D6"/>
    <w:rsid w:val="009A5F0F"/>
    <w:rsid w:val="009B15B2"/>
    <w:rsid w:val="009B20DC"/>
    <w:rsid w:val="009B2AE4"/>
    <w:rsid w:val="009B489F"/>
    <w:rsid w:val="009C0438"/>
    <w:rsid w:val="009C1215"/>
    <w:rsid w:val="009C310D"/>
    <w:rsid w:val="009C452F"/>
    <w:rsid w:val="009C605F"/>
    <w:rsid w:val="009C681C"/>
    <w:rsid w:val="009C6BED"/>
    <w:rsid w:val="009C6C2E"/>
    <w:rsid w:val="009C6FA2"/>
    <w:rsid w:val="009C7F08"/>
    <w:rsid w:val="009D18CC"/>
    <w:rsid w:val="009D23E1"/>
    <w:rsid w:val="009D466C"/>
    <w:rsid w:val="009D4805"/>
    <w:rsid w:val="009D4C49"/>
    <w:rsid w:val="009D4C4A"/>
    <w:rsid w:val="009D5D0B"/>
    <w:rsid w:val="009D790A"/>
    <w:rsid w:val="009E1562"/>
    <w:rsid w:val="009E3AC6"/>
    <w:rsid w:val="009E6F63"/>
    <w:rsid w:val="009F38B5"/>
    <w:rsid w:val="009F7CFE"/>
    <w:rsid w:val="00A010BF"/>
    <w:rsid w:val="00A02851"/>
    <w:rsid w:val="00A02B29"/>
    <w:rsid w:val="00A04D17"/>
    <w:rsid w:val="00A055BF"/>
    <w:rsid w:val="00A10E9B"/>
    <w:rsid w:val="00A12285"/>
    <w:rsid w:val="00A1302D"/>
    <w:rsid w:val="00A15639"/>
    <w:rsid w:val="00A2036F"/>
    <w:rsid w:val="00A224EC"/>
    <w:rsid w:val="00A24044"/>
    <w:rsid w:val="00A243AE"/>
    <w:rsid w:val="00A24721"/>
    <w:rsid w:val="00A31F20"/>
    <w:rsid w:val="00A32586"/>
    <w:rsid w:val="00A334ED"/>
    <w:rsid w:val="00A35785"/>
    <w:rsid w:val="00A35F9B"/>
    <w:rsid w:val="00A37C2C"/>
    <w:rsid w:val="00A37C9F"/>
    <w:rsid w:val="00A4054E"/>
    <w:rsid w:val="00A40929"/>
    <w:rsid w:val="00A40EC9"/>
    <w:rsid w:val="00A40EDC"/>
    <w:rsid w:val="00A433FD"/>
    <w:rsid w:val="00A43D19"/>
    <w:rsid w:val="00A471D1"/>
    <w:rsid w:val="00A52901"/>
    <w:rsid w:val="00A5392D"/>
    <w:rsid w:val="00A53EEC"/>
    <w:rsid w:val="00A56BCC"/>
    <w:rsid w:val="00A57B3D"/>
    <w:rsid w:val="00A617ED"/>
    <w:rsid w:val="00A65B9C"/>
    <w:rsid w:val="00A65F81"/>
    <w:rsid w:val="00A66B4F"/>
    <w:rsid w:val="00A67C09"/>
    <w:rsid w:val="00A67EE6"/>
    <w:rsid w:val="00A70834"/>
    <w:rsid w:val="00A73FEE"/>
    <w:rsid w:val="00A76221"/>
    <w:rsid w:val="00A763B9"/>
    <w:rsid w:val="00A76CC0"/>
    <w:rsid w:val="00A83213"/>
    <w:rsid w:val="00A930AD"/>
    <w:rsid w:val="00A9359A"/>
    <w:rsid w:val="00A96D58"/>
    <w:rsid w:val="00AA1815"/>
    <w:rsid w:val="00AA3068"/>
    <w:rsid w:val="00AA4FBC"/>
    <w:rsid w:val="00AA6EA4"/>
    <w:rsid w:val="00AB2BF9"/>
    <w:rsid w:val="00AB3208"/>
    <w:rsid w:val="00AB3804"/>
    <w:rsid w:val="00AB59AE"/>
    <w:rsid w:val="00AB5A6D"/>
    <w:rsid w:val="00AB7E77"/>
    <w:rsid w:val="00AC099F"/>
    <w:rsid w:val="00AC0AFA"/>
    <w:rsid w:val="00AC2771"/>
    <w:rsid w:val="00AC3B3F"/>
    <w:rsid w:val="00AD2B0E"/>
    <w:rsid w:val="00AD32FB"/>
    <w:rsid w:val="00AD6A1A"/>
    <w:rsid w:val="00AE1D42"/>
    <w:rsid w:val="00AE20F1"/>
    <w:rsid w:val="00AF2FD7"/>
    <w:rsid w:val="00AF3F3A"/>
    <w:rsid w:val="00AF40F4"/>
    <w:rsid w:val="00AF4FC5"/>
    <w:rsid w:val="00B072C7"/>
    <w:rsid w:val="00B07EF5"/>
    <w:rsid w:val="00B109BF"/>
    <w:rsid w:val="00B11B99"/>
    <w:rsid w:val="00B13FFD"/>
    <w:rsid w:val="00B14727"/>
    <w:rsid w:val="00B14818"/>
    <w:rsid w:val="00B14ED9"/>
    <w:rsid w:val="00B1587F"/>
    <w:rsid w:val="00B211AA"/>
    <w:rsid w:val="00B22336"/>
    <w:rsid w:val="00B228B2"/>
    <w:rsid w:val="00B22C7E"/>
    <w:rsid w:val="00B24372"/>
    <w:rsid w:val="00B30F87"/>
    <w:rsid w:val="00B330A8"/>
    <w:rsid w:val="00B379C9"/>
    <w:rsid w:val="00B44CC3"/>
    <w:rsid w:val="00B46914"/>
    <w:rsid w:val="00B4798F"/>
    <w:rsid w:val="00B54BEB"/>
    <w:rsid w:val="00B57CD0"/>
    <w:rsid w:val="00B57FF0"/>
    <w:rsid w:val="00B63F9B"/>
    <w:rsid w:val="00B648B2"/>
    <w:rsid w:val="00B64E8E"/>
    <w:rsid w:val="00B6507E"/>
    <w:rsid w:val="00B65562"/>
    <w:rsid w:val="00B7037C"/>
    <w:rsid w:val="00B7105B"/>
    <w:rsid w:val="00B7385A"/>
    <w:rsid w:val="00B753A5"/>
    <w:rsid w:val="00B75464"/>
    <w:rsid w:val="00B815F6"/>
    <w:rsid w:val="00B82D28"/>
    <w:rsid w:val="00B85E10"/>
    <w:rsid w:val="00B92974"/>
    <w:rsid w:val="00B93442"/>
    <w:rsid w:val="00B949E4"/>
    <w:rsid w:val="00B95E97"/>
    <w:rsid w:val="00BA10C9"/>
    <w:rsid w:val="00BA3B47"/>
    <w:rsid w:val="00BA480C"/>
    <w:rsid w:val="00BA5E16"/>
    <w:rsid w:val="00BA5E2B"/>
    <w:rsid w:val="00BA698A"/>
    <w:rsid w:val="00BA770E"/>
    <w:rsid w:val="00BA787A"/>
    <w:rsid w:val="00BB170F"/>
    <w:rsid w:val="00BB5084"/>
    <w:rsid w:val="00BB52C7"/>
    <w:rsid w:val="00BB6C1C"/>
    <w:rsid w:val="00BB7117"/>
    <w:rsid w:val="00BB7D4F"/>
    <w:rsid w:val="00BB7FD3"/>
    <w:rsid w:val="00BC24FA"/>
    <w:rsid w:val="00BC42BC"/>
    <w:rsid w:val="00BC4B36"/>
    <w:rsid w:val="00BC77B4"/>
    <w:rsid w:val="00BD2C82"/>
    <w:rsid w:val="00BD33E8"/>
    <w:rsid w:val="00BD7FA9"/>
    <w:rsid w:val="00BE5BC7"/>
    <w:rsid w:val="00BE768C"/>
    <w:rsid w:val="00BE778C"/>
    <w:rsid w:val="00BF0156"/>
    <w:rsid w:val="00BF0860"/>
    <w:rsid w:val="00BF444F"/>
    <w:rsid w:val="00BF7882"/>
    <w:rsid w:val="00C00027"/>
    <w:rsid w:val="00C0010B"/>
    <w:rsid w:val="00C0069D"/>
    <w:rsid w:val="00C0146B"/>
    <w:rsid w:val="00C014A2"/>
    <w:rsid w:val="00C0198F"/>
    <w:rsid w:val="00C03901"/>
    <w:rsid w:val="00C03A19"/>
    <w:rsid w:val="00C03AE7"/>
    <w:rsid w:val="00C0468B"/>
    <w:rsid w:val="00C124C8"/>
    <w:rsid w:val="00C1447A"/>
    <w:rsid w:val="00C2160F"/>
    <w:rsid w:val="00C216FA"/>
    <w:rsid w:val="00C22763"/>
    <w:rsid w:val="00C23AFF"/>
    <w:rsid w:val="00C23EBF"/>
    <w:rsid w:val="00C25045"/>
    <w:rsid w:val="00C25884"/>
    <w:rsid w:val="00C25D40"/>
    <w:rsid w:val="00C30216"/>
    <w:rsid w:val="00C314AA"/>
    <w:rsid w:val="00C32508"/>
    <w:rsid w:val="00C3385B"/>
    <w:rsid w:val="00C340AB"/>
    <w:rsid w:val="00C37EAF"/>
    <w:rsid w:val="00C40CAC"/>
    <w:rsid w:val="00C4391F"/>
    <w:rsid w:val="00C44DAC"/>
    <w:rsid w:val="00C47582"/>
    <w:rsid w:val="00C53C0D"/>
    <w:rsid w:val="00C5701E"/>
    <w:rsid w:val="00C70000"/>
    <w:rsid w:val="00C72F08"/>
    <w:rsid w:val="00C7418D"/>
    <w:rsid w:val="00C77C4E"/>
    <w:rsid w:val="00C856FC"/>
    <w:rsid w:val="00C858C2"/>
    <w:rsid w:val="00C87B48"/>
    <w:rsid w:val="00C915C9"/>
    <w:rsid w:val="00C9212D"/>
    <w:rsid w:val="00C932BF"/>
    <w:rsid w:val="00C9350D"/>
    <w:rsid w:val="00C93C39"/>
    <w:rsid w:val="00C94F3D"/>
    <w:rsid w:val="00C95025"/>
    <w:rsid w:val="00C96832"/>
    <w:rsid w:val="00CA3368"/>
    <w:rsid w:val="00CB0261"/>
    <w:rsid w:val="00CB2159"/>
    <w:rsid w:val="00CB25C1"/>
    <w:rsid w:val="00CB2C33"/>
    <w:rsid w:val="00CB2F9C"/>
    <w:rsid w:val="00CB4C1B"/>
    <w:rsid w:val="00CB4E96"/>
    <w:rsid w:val="00CB516C"/>
    <w:rsid w:val="00CB5F07"/>
    <w:rsid w:val="00CB6752"/>
    <w:rsid w:val="00CB7D65"/>
    <w:rsid w:val="00CC1495"/>
    <w:rsid w:val="00CC3EB1"/>
    <w:rsid w:val="00CC6050"/>
    <w:rsid w:val="00CC7AE4"/>
    <w:rsid w:val="00CC7B17"/>
    <w:rsid w:val="00CC7E3D"/>
    <w:rsid w:val="00CD195C"/>
    <w:rsid w:val="00CD591D"/>
    <w:rsid w:val="00CD743D"/>
    <w:rsid w:val="00CE1AA7"/>
    <w:rsid w:val="00CE2425"/>
    <w:rsid w:val="00CE2AD5"/>
    <w:rsid w:val="00CE3D2A"/>
    <w:rsid w:val="00CE4578"/>
    <w:rsid w:val="00CE4E94"/>
    <w:rsid w:val="00CE4FC1"/>
    <w:rsid w:val="00CE6FCE"/>
    <w:rsid w:val="00CE717B"/>
    <w:rsid w:val="00CF2139"/>
    <w:rsid w:val="00CF2DFE"/>
    <w:rsid w:val="00D008DC"/>
    <w:rsid w:val="00D02D10"/>
    <w:rsid w:val="00D03473"/>
    <w:rsid w:val="00D05789"/>
    <w:rsid w:val="00D13B78"/>
    <w:rsid w:val="00D13DF6"/>
    <w:rsid w:val="00D16BB0"/>
    <w:rsid w:val="00D21630"/>
    <w:rsid w:val="00D239A1"/>
    <w:rsid w:val="00D25203"/>
    <w:rsid w:val="00D25848"/>
    <w:rsid w:val="00D26066"/>
    <w:rsid w:val="00D31D69"/>
    <w:rsid w:val="00D332B4"/>
    <w:rsid w:val="00D33F95"/>
    <w:rsid w:val="00D348F3"/>
    <w:rsid w:val="00D40AFE"/>
    <w:rsid w:val="00D41A59"/>
    <w:rsid w:val="00D427C9"/>
    <w:rsid w:val="00D44EEF"/>
    <w:rsid w:val="00D453FC"/>
    <w:rsid w:val="00D46615"/>
    <w:rsid w:val="00D4728E"/>
    <w:rsid w:val="00D507ED"/>
    <w:rsid w:val="00D52825"/>
    <w:rsid w:val="00D5398D"/>
    <w:rsid w:val="00D547A3"/>
    <w:rsid w:val="00D57B9B"/>
    <w:rsid w:val="00D6282C"/>
    <w:rsid w:val="00D62B83"/>
    <w:rsid w:val="00D63300"/>
    <w:rsid w:val="00D64220"/>
    <w:rsid w:val="00D655C1"/>
    <w:rsid w:val="00D71C8C"/>
    <w:rsid w:val="00D72BA9"/>
    <w:rsid w:val="00D7322F"/>
    <w:rsid w:val="00D7602F"/>
    <w:rsid w:val="00D83692"/>
    <w:rsid w:val="00D83CE4"/>
    <w:rsid w:val="00D8562D"/>
    <w:rsid w:val="00D85C18"/>
    <w:rsid w:val="00D8771C"/>
    <w:rsid w:val="00D91A77"/>
    <w:rsid w:val="00D935D6"/>
    <w:rsid w:val="00D93BEC"/>
    <w:rsid w:val="00D943F9"/>
    <w:rsid w:val="00D944C9"/>
    <w:rsid w:val="00D961AB"/>
    <w:rsid w:val="00D97D17"/>
    <w:rsid w:val="00DA09BE"/>
    <w:rsid w:val="00DA0FC8"/>
    <w:rsid w:val="00DA22DB"/>
    <w:rsid w:val="00DA32C6"/>
    <w:rsid w:val="00DA729D"/>
    <w:rsid w:val="00DA731F"/>
    <w:rsid w:val="00DB150D"/>
    <w:rsid w:val="00DB29C0"/>
    <w:rsid w:val="00DB7633"/>
    <w:rsid w:val="00DB7B9E"/>
    <w:rsid w:val="00DC021A"/>
    <w:rsid w:val="00DC025D"/>
    <w:rsid w:val="00DC168A"/>
    <w:rsid w:val="00DC381D"/>
    <w:rsid w:val="00DC3894"/>
    <w:rsid w:val="00DC3F84"/>
    <w:rsid w:val="00DD09A5"/>
    <w:rsid w:val="00DD2008"/>
    <w:rsid w:val="00DD376E"/>
    <w:rsid w:val="00DD4A39"/>
    <w:rsid w:val="00DD6D13"/>
    <w:rsid w:val="00DD7506"/>
    <w:rsid w:val="00DD7DD2"/>
    <w:rsid w:val="00DE11C4"/>
    <w:rsid w:val="00DE35B9"/>
    <w:rsid w:val="00DE3FE4"/>
    <w:rsid w:val="00DF13A7"/>
    <w:rsid w:val="00DF438B"/>
    <w:rsid w:val="00DF5C96"/>
    <w:rsid w:val="00E03C70"/>
    <w:rsid w:val="00E03DD4"/>
    <w:rsid w:val="00E0496B"/>
    <w:rsid w:val="00E0639B"/>
    <w:rsid w:val="00E064F3"/>
    <w:rsid w:val="00E10DBD"/>
    <w:rsid w:val="00E1229E"/>
    <w:rsid w:val="00E13993"/>
    <w:rsid w:val="00E145E6"/>
    <w:rsid w:val="00E15908"/>
    <w:rsid w:val="00E161B7"/>
    <w:rsid w:val="00E164F3"/>
    <w:rsid w:val="00E164FA"/>
    <w:rsid w:val="00E21285"/>
    <w:rsid w:val="00E24160"/>
    <w:rsid w:val="00E2635C"/>
    <w:rsid w:val="00E30DCC"/>
    <w:rsid w:val="00E31168"/>
    <w:rsid w:val="00E3433E"/>
    <w:rsid w:val="00E3485B"/>
    <w:rsid w:val="00E34CDD"/>
    <w:rsid w:val="00E35B04"/>
    <w:rsid w:val="00E37D26"/>
    <w:rsid w:val="00E37E31"/>
    <w:rsid w:val="00E4302D"/>
    <w:rsid w:val="00E432C1"/>
    <w:rsid w:val="00E4390F"/>
    <w:rsid w:val="00E506C9"/>
    <w:rsid w:val="00E50B1A"/>
    <w:rsid w:val="00E53001"/>
    <w:rsid w:val="00E53BB7"/>
    <w:rsid w:val="00E549E9"/>
    <w:rsid w:val="00E549F1"/>
    <w:rsid w:val="00E551F8"/>
    <w:rsid w:val="00E555BC"/>
    <w:rsid w:val="00E5674A"/>
    <w:rsid w:val="00E56E61"/>
    <w:rsid w:val="00E57DF0"/>
    <w:rsid w:val="00E621C4"/>
    <w:rsid w:val="00E749E7"/>
    <w:rsid w:val="00E77588"/>
    <w:rsid w:val="00E8229F"/>
    <w:rsid w:val="00E91615"/>
    <w:rsid w:val="00E91DF0"/>
    <w:rsid w:val="00E92594"/>
    <w:rsid w:val="00E93C33"/>
    <w:rsid w:val="00EA3B5C"/>
    <w:rsid w:val="00EA4248"/>
    <w:rsid w:val="00EA6A40"/>
    <w:rsid w:val="00EB2C68"/>
    <w:rsid w:val="00EB5FB3"/>
    <w:rsid w:val="00EB63D3"/>
    <w:rsid w:val="00EB6C30"/>
    <w:rsid w:val="00EB6E03"/>
    <w:rsid w:val="00EC06FA"/>
    <w:rsid w:val="00EC30B0"/>
    <w:rsid w:val="00EC328C"/>
    <w:rsid w:val="00EC5DF8"/>
    <w:rsid w:val="00ED0AD0"/>
    <w:rsid w:val="00ED1183"/>
    <w:rsid w:val="00ED33E9"/>
    <w:rsid w:val="00ED3A00"/>
    <w:rsid w:val="00ED59F9"/>
    <w:rsid w:val="00ED660E"/>
    <w:rsid w:val="00EE44A0"/>
    <w:rsid w:val="00EE4745"/>
    <w:rsid w:val="00EE6E12"/>
    <w:rsid w:val="00EF0C94"/>
    <w:rsid w:val="00EF1721"/>
    <w:rsid w:val="00EF3BC8"/>
    <w:rsid w:val="00EF6FC6"/>
    <w:rsid w:val="00F04272"/>
    <w:rsid w:val="00F046B5"/>
    <w:rsid w:val="00F0514A"/>
    <w:rsid w:val="00F051C8"/>
    <w:rsid w:val="00F07596"/>
    <w:rsid w:val="00F11E42"/>
    <w:rsid w:val="00F123D2"/>
    <w:rsid w:val="00F1403B"/>
    <w:rsid w:val="00F204D8"/>
    <w:rsid w:val="00F22A42"/>
    <w:rsid w:val="00F3227E"/>
    <w:rsid w:val="00F35001"/>
    <w:rsid w:val="00F350C3"/>
    <w:rsid w:val="00F37810"/>
    <w:rsid w:val="00F406A6"/>
    <w:rsid w:val="00F41336"/>
    <w:rsid w:val="00F432A3"/>
    <w:rsid w:val="00F43D6E"/>
    <w:rsid w:val="00F4531C"/>
    <w:rsid w:val="00F46F1D"/>
    <w:rsid w:val="00F47231"/>
    <w:rsid w:val="00F47261"/>
    <w:rsid w:val="00F53D54"/>
    <w:rsid w:val="00F55C90"/>
    <w:rsid w:val="00F560D0"/>
    <w:rsid w:val="00F613A2"/>
    <w:rsid w:val="00F613BC"/>
    <w:rsid w:val="00F62494"/>
    <w:rsid w:val="00F62CFE"/>
    <w:rsid w:val="00F6337B"/>
    <w:rsid w:val="00F63AF2"/>
    <w:rsid w:val="00F64657"/>
    <w:rsid w:val="00F64D67"/>
    <w:rsid w:val="00F67B9B"/>
    <w:rsid w:val="00F70B61"/>
    <w:rsid w:val="00F72A2A"/>
    <w:rsid w:val="00F743EC"/>
    <w:rsid w:val="00F76C0F"/>
    <w:rsid w:val="00F77AE4"/>
    <w:rsid w:val="00F85302"/>
    <w:rsid w:val="00F8650F"/>
    <w:rsid w:val="00F86883"/>
    <w:rsid w:val="00F9320F"/>
    <w:rsid w:val="00F956D8"/>
    <w:rsid w:val="00F97826"/>
    <w:rsid w:val="00FA08A3"/>
    <w:rsid w:val="00FA394B"/>
    <w:rsid w:val="00FA541E"/>
    <w:rsid w:val="00FA69D8"/>
    <w:rsid w:val="00FB2085"/>
    <w:rsid w:val="00FB4CE1"/>
    <w:rsid w:val="00FB644B"/>
    <w:rsid w:val="00FB6E89"/>
    <w:rsid w:val="00FC1B2E"/>
    <w:rsid w:val="00FC347A"/>
    <w:rsid w:val="00FC4215"/>
    <w:rsid w:val="00FD1089"/>
    <w:rsid w:val="00FD2417"/>
    <w:rsid w:val="00FD7EB2"/>
    <w:rsid w:val="00FE038D"/>
    <w:rsid w:val="00FE0D0B"/>
    <w:rsid w:val="00FE2BCD"/>
    <w:rsid w:val="00FE38FF"/>
    <w:rsid w:val="00FE65E7"/>
    <w:rsid w:val="00FF34F6"/>
    <w:rsid w:val="00FF4034"/>
    <w:rsid w:val="00FF4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indow" stroke="f">
      <v:fill color="window" on="f"/>
      <v:stroke on="f"/>
      <o:colormru v:ext="edit" colors="#eaeaea"/>
    </o:shapedefaults>
    <o:shapelayout v:ext="edit">
      <o:idmap v:ext="edit" data="1"/>
    </o:shapelayout>
  </w:shapeDefaults>
  <w:decimalSymbol w:val=","/>
  <w:listSeparator w:val=";"/>
  <w14:docId w14:val="2763C757"/>
  <w15:docId w15:val="{C18396A5-FB47-4712-A6FC-53AC434E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EDC"/>
    <w:pPr>
      <w:spacing w:before="60" w:line="300" w:lineRule="exact"/>
      <w:ind w:left="561"/>
      <w:jc w:val="both"/>
      <w:pPrChange w:id="0" w:author="BERMEJO SOLIS Alba" w:date="2018-11-26T11:59:00Z">
        <w:pPr>
          <w:spacing w:before="60" w:line="300" w:lineRule="exact"/>
          <w:ind w:left="560"/>
          <w:jc w:val="both"/>
        </w:pPr>
      </w:pPrChange>
    </w:pPr>
    <w:rPr>
      <w:rFonts w:ascii="Verdana" w:hAnsi="Verdana"/>
      <w:sz w:val="18"/>
      <w:lang w:val="es-ES" w:eastAsia="fr-FR"/>
      <w:rPrChange w:id="0" w:author="BERMEJO SOLIS Alba" w:date="2018-11-26T11:59:00Z">
        <w:rPr>
          <w:rFonts w:ascii="Verdana" w:hAnsi="Verdana"/>
          <w:sz w:val="18"/>
          <w:lang w:val="fr-FR" w:eastAsia="fr-FR" w:bidi="ar-SA"/>
        </w:rPr>
      </w:rPrChange>
    </w:rPr>
  </w:style>
  <w:style w:type="paragraph" w:styleId="Ttulo1">
    <w:name w:val="heading 1"/>
    <w:aliases w:val="Title 1"/>
    <w:next w:val="Normal"/>
    <w:link w:val="Ttulo1Car"/>
    <w:qFormat/>
    <w:rsid w:val="000E4807"/>
    <w:pPr>
      <w:keepNext/>
      <w:numPr>
        <w:ilvl w:val="1"/>
        <w:numId w:val="7"/>
      </w:numPr>
      <w:pBdr>
        <w:bottom w:val="single" w:sz="4" w:space="6" w:color="E51519"/>
      </w:pBdr>
      <w:tabs>
        <w:tab w:val="left" w:pos="560"/>
      </w:tabs>
      <w:spacing w:before="1000" w:after="120"/>
      <w:outlineLvl w:val="0"/>
    </w:pPr>
    <w:rPr>
      <w:rFonts w:ascii="Century Gothic" w:hAnsi="Century Gothic"/>
      <w:kern w:val="28"/>
      <w:sz w:val="32"/>
      <w:szCs w:val="40"/>
      <w:lang w:val="fr-FR" w:eastAsia="fr-FR"/>
    </w:rPr>
  </w:style>
  <w:style w:type="paragraph" w:styleId="Ttulo2">
    <w:name w:val="heading 2"/>
    <w:aliases w:val="Title 2"/>
    <w:next w:val="Normal"/>
    <w:link w:val="Ttulo2Car"/>
    <w:qFormat/>
    <w:rsid w:val="000E4807"/>
    <w:pPr>
      <w:keepNext/>
      <w:numPr>
        <w:ilvl w:val="2"/>
        <w:numId w:val="7"/>
      </w:numPr>
      <w:tabs>
        <w:tab w:val="left" w:pos="560"/>
      </w:tabs>
      <w:spacing w:before="480" w:after="120"/>
      <w:outlineLvl w:val="1"/>
    </w:pPr>
    <w:rPr>
      <w:rFonts w:ascii="Century Gothic" w:hAnsi="Century Gothic"/>
      <w:b/>
      <w:kern w:val="28"/>
      <w:sz w:val="24"/>
      <w:szCs w:val="24"/>
      <w:lang w:val="fr-FR" w:eastAsia="fr-FR"/>
    </w:rPr>
  </w:style>
  <w:style w:type="paragraph" w:styleId="Ttulo3">
    <w:name w:val="heading 3"/>
    <w:aliases w:val="Title 3"/>
    <w:next w:val="Normal"/>
    <w:link w:val="Ttulo3Car"/>
    <w:qFormat/>
    <w:rsid w:val="000E4807"/>
    <w:pPr>
      <w:keepNext/>
      <w:numPr>
        <w:ilvl w:val="3"/>
        <w:numId w:val="7"/>
      </w:numPr>
      <w:spacing w:before="360" w:after="120"/>
      <w:outlineLvl w:val="2"/>
    </w:pPr>
    <w:rPr>
      <w:rFonts w:ascii="Century Gothic" w:hAnsi="Century Gothic"/>
      <w:kern w:val="28"/>
      <w:sz w:val="24"/>
      <w:szCs w:val="24"/>
      <w:lang w:val="fr-FR" w:eastAsia="fr-FR"/>
    </w:rPr>
  </w:style>
  <w:style w:type="paragraph" w:styleId="Ttulo4">
    <w:name w:val="heading 4"/>
    <w:aliases w:val="Title 4"/>
    <w:basedOn w:val="Ttulo3"/>
    <w:next w:val="Normal"/>
    <w:qFormat/>
    <w:rsid w:val="00C94F3D"/>
    <w:pPr>
      <w:numPr>
        <w:ilvl w:val="0"/>
        <w:numId w:val="9"/>
      </w:numPr>
      <w:spacing w:before="240"/>
      <w:outlineLvl w:val="3"/>
    </w:pPr>
    <w:rPr>
      <w:sz w:val="22"/>
      <w:szCs w:val="22"/>
      <w:lang w:val="es-ES_tradnl"/>
    </w:rPr>
  </w:style>
  <w:style w:type="paragraph" w:styleId="Ttulo5">
    <w:name w:val="heading 5"/>
    <w:basedOn w:val="Ttulo4"/>
    <w:next w:val="Normal"/>
    <w:link w:val="Ttulo5Car"/>
    <w:qFormat/>
    <w:rsid w:val="0016336E"/>
    <w:pPr>
      <w:numPr>
        <w:ilvl w:val="5"/>
      </w:numPr>
      <w:tabs>
        <w:tab w:val="num" w:pos="360"/>
      </w:tabs>
      <w:ind w:left="2307" w:hanging="360"/>
      <w:outlineLvl w:val="4"/>
    </w:pPr>
    <w:rPr>
      <w:i/>
    </w:rPr>
  </w:style>
  <w:style w:type="paragraph" w:styleId="Ttulo6">
    <w:name w:val="heading 6"/>
    <w:basedOn w:val="Ttulo5"/>
    <w:next w:val="Normal"/>
    <w:qFormat/>
    <w:rsid w:val="000E4807"/>
    <w:pPr>
      <w:numPr>
        <w:ilvl w:val="6"/>
      </w:numPr>
      <w:outlineLvl w:val="5"/>
    </w:pPr>
    <w:rPr>
      <w:b/>
    </w:rPr>
  </w:style>
  <w:style w:type="paragraph" w:styleId="Ttulo7">
    <w:name w:val="heading 7"/>
    <w:basedOn w:val="Normal"/>
    <w:next w:val="Normal"/>
    <w:qFormat/>
    <w:rsid w:val="000E4807"/>
    <w:pPr>
      <w:numPr>
        <w:ilvl w:val="7"/>
        <w:numId w:val="7"/>
      </w:numPr>
      <w:spacing w:before="240" w:after="60"/>
      <w:outlineLvl w:val="6"/>
    </w:pPr>
    <w:rPr>
      <w:rFonts w:ascii="Arial" w:hAnsi="Arial"/>
      <w:sz w:val="20"/>
    </w:rPr>
  </w:style>
  <w:style w:type="paragraph" w:styleId="Ttulo8">
    <w:name w:val="heading 8"/>
    <w:basedOn w:val="Normal"/>
    <w:next w:val="Normal"/>
    <w:qFormat/>
    <w:rsid w:val="000E4807"/>
    <w:pPr>
      <w:numPr>
        <w:ilvl w:val="8"/>
        <w:numId w:val="7"/>
      </w:numPr>
      <w:spacing w:before="240" w:after="60"/>
      <w:outlineLvl w:val="7"/>
    </w:pPr>
    <w:rPr>
      <w:rFonts w:ascii="Arial" w:hAnsi="Arial"/>
      <w:i/>
      <w:sz w:val="20"/>
    </w:rPr>
  </w:style>
  <w:style w:type="paragraph" w:styleId="Ttulo9">
    <w:name w:val="heading 9"/>
    <w:basedOn w:val="Normal"/>
    <w:next w:val="Normal"/>
    <w:qFormat/>
    <w:rsid w:val="000E4807"/>
    <w:pPr>
      <w:spacing w:before="240" w:after="60"/>
      <w:ind w:left="0"/>
      <w:outlineLvl w:val="8"/>
    </w:pPr>
    <w:rPr>
      <w:rFonts w:ascii="Arial" w:hAnsi="Arial"/>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le 1 Car"/>
    <w:link w:val="Ttulo1"/>
    <w:rsid w:val="000E4807"/>
    <w:rPr>
      <w:rFonts w:ascii="Century Gothic" w:hAnsi="Century Gothic"/>
      <w:kern w:val="28"/>
      <w:sz w:val="32"/>
      <w:szCs w:val="40"/>
      <w:lang w:val="fr-FR" w:eastAsia="fr-FR"/>
    </w:rPr>
  </w:style>
  <w:style w:type="paragraph" w:styleId="TDC2">
    <w:name w:val="toc 2"/>
    <w:next w:val="Normal"/>
    <w:autoRedefine/>
    <w:uiPriority w:val="39"/>
    <w:rsid w:val="002279AC"/>
    <w:pPr>
      <w:tabs>
        <w:tab w:val="left" w:pos="578"/>
        <w:tab w:val="right" w:pos="9960"/>
      </w:tabs>
      <w:spacing w:before="60" w:after="60"/>
      <w:ind w:left="600" w:hanging="600"/>
    </w:pPr>
    <w:rPr>
      <w:rFonts w:ascii="Century Gothic" w:hAnsi="Century Gothic"/>
      <w:b/>
      <w:bCs/>
      <w:szCs w:val="24"/>
      <w:lang w:val="fr-FR" w:eastAsia="fr-FR"/>
    </w:rPr>
  </w:style>
  <w:style w:type="paragraph" w:styleId="TDC1">
    <w:name w:val="toc 1"/>
    <w:next w:val="Normal"/>
    <w:autoRedefine/>
    <w:uiPriority w:val="39"/>
    <w:rsid w:val="000E4807"/>
    <w:pPr>
      <w:tabs>
        <w:tab w:val="left" w:pos="600"/>
        <w:tab w:val="right" w:pos="9960"/>
      </w:tabs>
      <w:spacing w:before="200" w:line="300" w:lineRule="exact"/>
      <w:ind w:left="600" w:hanging="600"/>
    </w:pPr>
    <w:rPr>
      <w:rFonts w:ascii="Century Gothic" w:hAnsi="Century Gothic" w:cs="Arial"/>
      <w:bCs/>
      <w:sz w:val="28"/>
      <w:szCs w:val="32"/>
      <w:lang w:val="fr-FR" w:eastAsia="fr-FR"/>
    </w:rPr>
  </w:style>
  <w:style w:type="paragraph" w:styleId="TDC3">
    <w:name w:val="toc 3"/>
    <w:next w:val="Normal"/>
    <w:autoRedefine/>
    <w:uiPriority w:val="39"/>
    <w:rsid w:val="000E4807"/>
    <w:pPr>
      <w:tabs>
        <w:tab w:val="left" w:pos="1440"/>
        <w:tab w:val="right" w:pos="9960"/>
      </w:tabs>
      <w:spacing w:before="60"/>
      <w:ind w:left="1440" w:hanging="840"/>
    </w:pPr>
    <w:rPr>
      <w:rFonts w:ascii="Century Gothic" w:hAnsi="Century Gothic"/>
      <w:szCs w:val="24"/>
      <w:lang w:val="fr-FR" w:eastAsia="fr-FR"/>
    </w:rPr>
  </w:style>
  <w:style w:type="paragraph" w:styleId="TDC4">
    <w:name w:val="toc 4"/>
    <w:next w:val="Normal"/>
    <w:semiHidden/>
    <w:rsid w:val="000E4807"/>
    <w:pPr>
      <w:tabs>
        <w:tab w:val="right" w:pos="9960"/>
      </w:tabs>
      <w:spacing w:after="120"/>
      <w:ind w:left="840"/>
    </w:pPr>
    <w:rPr>
      <w:rFonts w:ascii="Century Gothic" w:hAnsi="Century Gothic"/>
      <w:sz w:val="18"/>
      <w:szCs w:val="24"/>
      <w:lang w:val="fr-FR" w:eastAsia="fr-FR"/>
    </w:rPr>
  </w:style>
  <w:style w:type="paragraph" w:styleId="ndice1">
    <w:name w:val="index 1"/>
    <w:semiHidden/>
    <w:rsid w:val="000E4807"/>
    <w:pPr>
      <w:spacing w:before="60"/>
      <w:ind w:left="284" w:hanging="284"/>
    </w:pPr>
    <w:rPr>
      <w:rFonts w:ascii="Arial" w:hAnsi="Arial"/>
      <w:b/>
      <w:sz w:val="18"/>
      <w:lang w:val="fr-FR" w:eastAsia="fr-FR"/>
    </w:rPr>
  </w:style>
  <w:style w:type="paragraph" w:styleId="ndice2">
    <w:name w:val="index 2"/>
    <w:basedOn w:val="ndice1"/>
    <w:semiHidden/>
    <w:rsid w:val="000E4807"/>
    <w:pPr>
      <w:spacing w:before="0"/>
      <w:ind w:left="568"/>
    </w:pPr>
    <w:rPr>
      <w:b w:val="0"/>
    </w:rPr>
  </w:style>
  <w:style w:type="character" w:styleId="Refdenotaalpie">
    <w:name w:val="footnote reference"/>
    <w:semiHidden/>
    <w:rsid w:val="000E4807"/>
    <w:rPr>
      <w:rFonts w:ascii="Garamond" w:hAnsi="Garamond"/>
      <w:noProof w:val="0"/>
      <w:sz w:val="24"/>
      <w:vertAlign w:val="superscript"/>
      <w:lang w:val="fr-FR"/>
    </w:rPr>
  </w:style>
  <w:style w:type="paragraph" w:styleId="Textonotapie">
    <w:name w:val="footnote text"/>
    <w:semiHidden/>
    <w:rsid w:val="000E4807"/>
    <w:rPr>
      <w:rFonts w:ascii="Garamond" w:hAnsi="Garamond"/>
      <w:lang w:val="fr-FR" w:eastAsia="fr-FR"/>
    </w:rPr>
  </w:style>
  <w:style w:type="paragraph" w:styleId="Descripcin">
    <w:name w:val="caption"/>
    <w:next w:val="Normal"/>
    <w:qFormat/>
    <w:rsid w:val="000E4807"/>
    <w:pPr>
      <w:spacing w:before="40"/>
      <w:ind w:left="1361"/>
      <w:jc w:val="center"/>
    </w:pPr>
    <w:rPr>
      <w:rFonts w:ascii="Garamond" w:hAnsi="Garamond"/>
      <w:i/>
      <w:sz w:val="24"/>
      <w:lang w:val="fr-FR" w:eastAsia="fr-FR"/>
    </w:rPr>
  </w:style>
  <w:style w:type="paragraph" w:styleId="ndice3">
    <w:name w:val="index 3"/>
    <w:basedOn w:val="ndice2"/>
    <w:next w:val="Normal"/>
    <w:autoRedefine/>
    <w:semiHidden/>
    <w:rsid w:val="000E4807"/>
    <w:pPr>
      <w:ind w:left="851"/>
    </w:pPr>
    <w:rPr>
      <w:i/>
    </w:rPr>
  </w:style>
  <w:style w:type="paragraph" w:styleId="Mapadeldocumento">
    <w:name w:val="Document Map"/>
    <w:basedOn w:val="Normal"/>
    <w:semiHidden/>
    <w:rsid w:val="000E4807"/>
    <w:pPr>
      <w:shd w:val="clear" w:color="auto" w:fill="000080"/>
    </w:pPr>
    <w:rPr>
      <w:rFonts w:ascii="Tahoma" w:hAnsi="Tahoma" w:cs="Tahoma"/>
      <w:sz w:val="20"/>
    </w:rPr>
  </w:style>
  <w:style w:type="paragraph" w:styleId="TDC5">
    <w:name w:val="toc 5"/>
    <w:basedOn w:val="Normal"/>
    <w:next w:val="Normal"/>
    <w:autoRedefine/>
    <w:semiHidden/>
    <w:rsid w:val="000E4807"/>
    <w:pPr>
      <w:spacing w:before="0"/>
      <w:ind w:left="600"/>
      <w:jc w:val="left"/>
    </w:pPr>
    <w:rPr>
      <w:rFonts w:ascii="Times New Roman" w:hAnsi="Times New Roman"/>
    </w:rPr>
  </w:style>
  <w:style w:type="paragraph" w:styleId="TDC6">
    <w:name w:val="toc 6"/>
    <w:basedOn w:val="Normal"/>
    <w:next w:val="Normal"/>
    <w:autoRedefine/>
    <w:semiHidden/>
    <w:rsid w:val="000E4807"/>
    <w:pPr>
      <w:spacing w:before="0"/>
      <w:ind w:left="800"/>
      <w:jc w:val="left"/>
    </w:pPr>
    <w:rPr>
      <w:rFonts w:ascii="Times New Roman" w:hAnsi="Times New Roman"/>
    </w:rPr>
  </w:style>
  <w:style w:type="paragraph" w:styleId="TDC7">
    <w:name w:val="toc 7"/>
    <w:basedOn w:val="Normal"/>
    <w:next w:val="Normal"/>
    <w:autoRedefine/>
    <w:semiHidden/>
    <w:rsid w:val="000E4807"/>
    <w:pPr>
      <w:spacing w:before="0"/>
      <w:ind w:left="1000"/>
      <w:jc w:val="left"/>
    </w:pPr>
    <w:rPr>
      <w:rFonts w:ascii="Times New Roman" w:hAnsi="Times New Roman"/>
    </w:rPr>
  </w:style>
  <w:style w:type="paragraph" w:styleId="TDC8">
    <w:name w:val="toc 8"/>
    <w:basedOn w:val="Normal"/>
    <w:next w:val="Normal"/>
    <w:autoRedefine/>
    <w:semiHidden/>
    <w:rsid w:val="000E4807"/>
    <w:pPr>
      <w:spacing w:before="0"/>
      <w:ind w:left="1200"/>
      <w:jc w:val="left"/>
    </w:pPr>
    <w:rPr>
      <w:rFonts w:ascii="Times New Roman" w:hAnsi="Times New Roman"/>
    </w:rPr>
  </w:style>
  <w:style w:type="paragraph" w:styleId="TDC9">
    <w:name w:val="toc 9"/>
    <w:basedOn w:val="Normal"/>
    <w:next w:val="Normal"/>
    <w:autoRedefine/>
    <w:semiHidden/>
    <w:rsid w:val="000E4807"/>
    <w:pPr>
      <w:spacing w:before="0"/>
      <w:ind w:left="1400"/>
      <w:jc w:val="left"/>
    </w:pPr>
    <w:rPr>
      <w:rFonts w:ascii="Times New Roman" w:hAnsi="Times New Roman"/>
    </w:rPr>
  </w:style>
  <w:style w:type="paragraph" w:styleId="Listaconvietas">
    <w:name w:val="List Bullet"/>
    <w:aliases w:val="Liste à puces 1,Bullet List 1"/>
    <w:basedOn w:val="Normal"/>
    <w:link w:val="ListaconvietasCar"/>
    <w:rsid w:val="000E4807"/>
    <w:pPr>
      <w:keepLines/>
      <w:numPr>
        <w:numId w:val="1"/>
      </w:numPr>
      <w:tabs>
        <w:tab w:val="clear" w:pos="1589"/>
        <w:tab w:val="left" w:pos="907"/>
      </w:tabs>
      <w:spacing w:line="240" w:lineRule="auto"/>
      <w:ind w:left="918" w:hanging="357"/>
    </w:pPr>
  </w:style>
  <w:style w:type="character" w:customStyle="1" w:styleId="ListaconvietasCar">
    <w:name w:val="Lista con viñetas Car"/>
    <w:aliases w:val="Liste à puces 1 Car,Bullet List 1 Car"/>
    <w:link w:val="Listaconvietas"/>
    <w:rsid w:val="000E4807"/>
    <w:rPr>
      <w:rFonts w:ascii="Verdana" w:hAnsi="Verdana"/>
      <w:sz w:val="18"/>
      <w:lang w:val="es-ES_tradnl" w:eastAsia="fr-FR"/>
    </w:rPr>
  </w:style>
  <w:style w:type="paragraph" w:customStyle="1" w:styleId="NormalsansretraitDocs">
    <w:name w:val="Normal sans retrait Docs"/>
    <w:basedOn w:val="Normal"/>
    <w:link w:val="NormalsansretraitDocsCar"/>
    <w:rsid w:val="000E4807"/>
    <w:pPr>
      <w:ind w:left="0"/>
    </w:pPr>
  </w:style>
  <w:style w:type="character" w:customStyle="1" w:styleId="NormalsansretraitDocsCar">
    <w:name w:val="Normal sans retrait Docs Car"/>
    <w:link w:val="NormalsansretraitDocs"/>
    <w:rsid w:val="000E4807"/>
    <w:rPr>
      <w:rFonts w:ascii="Verdana" w:hAnsi="Verdana"/>
      <w:sz w:val="18"/>
      <w:lang w:val="fr-FR" w:eastAsia="fr-FR"/>
    </w:rPr>
  </w:style>
  <w:style w:type="paragraph" w:styleId="Listaconvietas2">
    <w:name w:val="List Bullet 2"/>
    <w:rsid w:val="000E4807"/>
    <w:pPr>
      <w:keepLines/>
      <w:numPr>
        <w:numId w:val="2"/>
      </w:numPr>
      <w:tabs>
        <w:tab w:val="clear" w:pos="1560"/>
        <w:tab w:val="num" w:pos="1320"/>
      </w:tabs>
      <w:spacing w:after="60"/>
      <w:ind w:left="1320"/>
      <w:jc w:val="both"/>
    </w:pPr>
    <w:rPr>
      <w:rFonts w:ascii="Verdana" w:hAnsi="Verdana"/>
      <w:sz w:val="18"/>
      <w:lang w:val="fr-FR" w:eastAsia="fr-FR"/>
    </w:rPr>
  </w:style>
  <w:style w:type="paragraph" w:styleId="Listaconvietas3">
    <w:name w:val="List Bullet 3"/>
    <w:aliases w:val="Bullet List 3"/>
    <w:rsid w:val="000E4807"/>
    <w:pPr>
      <w:keepLines/>
      <w:numPr>
        <w:numId w:val="5"/>
      </w:numPr>
      <w:spacing w:after="60"/>
      <w:ind w:left="1678" w:hanging="357"/>
      <w:jc w:val="both"/>
    </w:pPr>
    <w:rPr>
      <w:rFonts w:ascii="Verdana" w:hAnsi="Verdana"/>
      <w:sz w:val="18"/>
      <w:szCs w:val="18"/>
      <w:lang w:val="fr-FR" w:eastAsia="fr-FR"/>
    </w:rPr>
  </w:style>
  <w:style w:type="paragraph" w:customStyle="1" w:styleId="TitredeDossier">
    <w:name w:val="Titre de Dossier"/>
    <w:next w:val="NormalsansretraitDocs"/>
    <w:rsid w:val="000E4807"/>
    <w:pPr>
      <w:pBdr>
        <w:bottom w:val="single" w:sz="2" w:space="31" w:color="999999"/>
      </w:pBdr>
      <w:spacing w:before="960" w:after="360"/>
      <w:ind w:firstLine="11"/>
      <w:jc w:val="right"/>
    </w:pPr>
    <w:rPr>
      <w:rFonts w:ascii="Century Gothic" w:hAnsi="Century Gothic"/>
      <w:color w:val="808080"/>
      <w:spacing w:val="30"/>
      <w:kern w:val="28"/>
      <w:sz w:val="40"/>
      <w:szCs w:val="40"/>
      <w:lang w:val="fr-FR" w:eastAsia="fr-FR"/>
    </w:rPr>
  </w:style>
  <w:style w:type="paragraph" w:customStyle="1" w:styleId="En-tteduTableau">
    <w:name w:val="En-tête du Tableau"/>
    <w:basedOn w:val="Normal"/>
    <w:rsid w:val="000E4807"/>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0E4807"/>
    <w:pPr>
      <w:spacing w:before="40" w:after="40" w:line="240" w:lineRule="auto"/>
      <w:ind w:left="0"/>
      <w:jc w:val="left"/>
    </w:pPr>
    <w:rPr>
      <w:rFonts w:ascii="Arial" w:hAnsi="Arial" w:cs="Arial"/>
      <w:szCs w:val="18"/>
    </w:rPr>
  </w:style>
  <w:style w:type="paragraph" w:customStyle="1" w:styleId="Chapitre">
    <w:name w:val="Chapitre"/>
    <w:basedOn w:val="Normal"/>
    <w:rsid w:val="000E4807"/>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a"/>
    <w:rsid w:val="000E4807"/>
    <w:pPr>
      <w:numPr>
        <w:numId w:val="4"/>
      </w:numPr>
    </w:pPr>
    <w:rPr>
      <w:lang w:val="en-GB"/>
    </w:rPr>
  </w:style>
  <w:style w:type="table" w:customStyle="1" w:styleId="TableausansGrille">
    <w:name w:val="Tableau sans Grille"/>
    <w:basedOn w:val="Tablanormal"/>
    <w:rsid w:val="00F9320F"/>
    <w:pPr>
      <w:ind w:left="567"/>
    </w:pPr>
    <w:rPr>
      <w:rFonts w:ascii="Arial" w:hAnsi="Arial"/>
      <w:sz w:val="18"/>
      <w:szCs w:val="32"/>
      <w:lang w:val="fr-FR" w:eastAsia="fr-FR"/>
    </w:rPr>
    <w:tblPr>
      <w:tblInd w:w="680" w:type="dxa"/>
      <w:tblBorders>
        <w:top w:val="single" w:sz="4" w:space="0" w:color="auto"/>
        <w:left w:val="single" w:sz="4" w:space="0" w:color="E51519"/>
        <w:bottom w:val="single" w:sz="4" w:space="0" w:color="E51519"/>
        <w:right w:val="single" w:sz="4" w:space="0" w:color="E51519"/>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table" w:styleId="Tablaconcuadrcula">
    <w:name w:val="Table Grid"/>
    <w:basedOn w:val="Tablanormal"/>
    <w:rsid w:val="000E4807"/>
    <w:pPr>
      <w:spacing w:before="60" w:line="300" w:lineRule="exact"/>
      <w:ind w:left="560"/>
      <w:jc w:val="both"/>
    </w:pPr>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avecGrille">
    <w:name w:val="Tableau avec Grille"/>
    <w:basedOn w:val="TableausansGrille"/>
    <w:rsid w:val="00F9320F"/>
    <w:tblPr>
      <w:tblBorders>
        <w:top w:val="none" w:sz="0" w:space="0" w:color="auto"/>
        <w:left w:val="none" w:sz="0" w:space="0" w:color="auto"/>
        <w:bottom w:val="none" w:sz="0" w:space="0" w:color="auto"/>
        <w:right w:val="none" w:sz="0" w:space="0" w:color="auto"/>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Hipervnculo">
    <w:name w:val="Hyperlink"/>
    <w:uiPriority w:val="99"/>
    <w:rsid w:val="000E4807"/>
    <w:rPr>
      <w:noProof/>
      <w:color w:val="0000FF"/>
      <w:u w:val="single"/>
      <w:lang w:val="fr-FR"/>
    </w:rPr>
  </w:style>
  <w:style w:type="paragraph" w:customStyle="1" w:styleId="En-ttedroit">
    <w:name w:val="En-tête droit"/>
    <w:basedOn w:val="Normal"/>
    <w:link w:val="En-ttedroitCar"/>
    <w:rsid w:val="000E480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0E4807"/>
    <w:rPr>
      <w:color w:val="808080"/>
      <w:sz w:val="12"/>
      <w:szCs w:val="12"/>
    </w:rPr>
  </w:style>
  <w:style w:type="paragraph" w:customStyle="1" w:styleId="Normalsansretrait">
    <w:name w:val="Normal sans retrait"/>
    <w:basedOn w:val="Normal"/>
    <w:link w:val="NormalsansretraitCar"/>
    <w:rsid w:val="000E4807"/>
    <w:pPr>
      <w:ind w:left="0"/>
    </w:pPr>
  </w:style>
  <w:style w:type="character" w:customStyle="1" w:styleId="NormalsansretraitCar">
    <w:name w:val="Normal sans retrait Car"/>
    <w:link w:val="Normalsansretrait"/>
    <w:rsid w:val="000E4807"/>
    <w:rPr>
      <w:rFonts w:ascii="Verdana" w:hAnsi="Verdana"/>
      <w:sz w:val="18"/>
      <w:lang w:val="fr-FR" w:eastAsia="fr-FR"/>
    </w:rPr>
  </w:style>
  <w:style w:type="paragraph" w:customStyle="1" w:styleId="Titredudocument">
    <w:name w:val="Titre du document"/>
    <w:basedOn w:val="Normalsansretrait"/>
    <w:rsid w:val="000E4807"/>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0E4807"/>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0E4807"/>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0E4807"/>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0E4807"/>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0E4807"/>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0E4807"/>
    <w:pPr>
      <w:jc w:val="right"/>
    </w:pPr>
    <w:rPr>
      <w:rFonts w:ascii="Century Gothic" w:hAnsi="Century Gothic"/>
      <w:color w:val="808080"/>
      <w:sz w:val="40"/>
      <w:szCs w:val="40"/>
    </w:rPr>
  </w:style>
  <w:style w:type="paragraph" w:customStyle="1" w:styleId="Avant-propos">
    <w:name w:val="Avant-propos"/>
    <w:next w:val="Normalsansretrait"/>
    <w:rsid w:val="000E4807"/>
    <w:pPr>
      <w:pageBreakBefore/>
      <w:pBdr>
        <w:bottom w:val="single" w:sz="2" w:space="31" w:color="999999"/>
      </w:pBdr>
      <w:spacing w:before="960" w:after="360"/>
      <w:ind w:firstLine="12"/>
      <w:jc w:val="right"/>
    </w:pPr>
    <w:rPr>
      <w:rFonts w:ascii="Century Gothic" w:hAnsi="Century Gothic"/>
      <w:color w:val="808080"/>
      <w:spacing w:val="30"/>
      <w:kern w:val="28"/>
      <w:sz w:val="40"/>
      <w:szCs w:val="40"/>
      <w:lang w:val="fr-FR" w:eastAsia="fr-FR"/>
    </w:rPr>
  </w:style>
  <w:style w:type="paragraph" w:customStyle="1" w:styleId="En-ttegauche">
    <w:name w:val="En-tête gauche"/>
    <w:basedOn w:val="Normal"/>
    <w:link w:val="En-ttegaucheCar"/>
    <w:rsid w:val="000E4807"/>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
    <w:rsid w:val="000E4807"/>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cabezado">
    <w:name w:val="header"/>
    <w:basedOn w:val="Normal"/>
    <w:link w:val="EncabezadoCar"/>
    <w:rsid w:val="000E4807"/>
    <w:pPr>
      <w:tabs>
        <w:tab w:val="center" w:pos="4536"/>
        <w:tab w:val="right" w:pos="9072"/>
      </w:tabs>
    </w:pPr>
  </w:style>
  <w:style w:type="character" w:customStyle="1" w:styleId="EncabezadoCar">
    <w:name w:val="Encabezado Car"/>
    <w:basedOn w:val="Fuentedeprrafopredeter"/>
    <w:link w:val="Encabezado"/>
    <w:rsid w:val="000E4807"/>
    <w:rPr>
      <w:rFonts w:ascii="Verdana" w:hAnsi="Verdana"/>
      <w:noProof w:val="0"/>
      <w:sz w:val="18"/>
      <w:lang w:val="fr-FR" w:eastAsia="fr-FR"/>
    </w:rPr>
  </w:style>
  <w:style w:type="paragraph" w:customStyle="1" w:styleId="NumrotationduPieddepage">
    <w:name w:val="Numérotation du Pied de page"/>
    <w:basedOn w:val="Normal"/>
    <w:rsid w:val="000E4807"/>
    <w:pPr>
      <w:spacing w:before="0"/>
      <w:jc w:val="center"/>
    </w:pPr>
    <w:rPr>
      <w:color w:val="808080"/>
      <w:szCs w:val="18"/>
    </w:rPr>
  </w:style>
  <w:style w:type="paragraph" w:styleId="Piedepgina">
    <w:name w:val="footer"/>
    <w:basedOn w:val="Normal"/>
    <w:link w:val="PiedepginaCar"/>
    <w:rsid w:val="000E4807"/>
    <w:pPr>
      <w:tabs>
        <w:tab w:val="center" w:pos="4536"/>
        <w:tab w:val="right" w:pos="9072"/>
      </w:tabs>
    </w:pPr>
  </w:style>
  <w:style w:type="character" w:customStyle="1" w:styleId="PiedepginaCar">
    <w:name w:val="Pie de página Car"/>
    <w:basedOn w:val="Fuentedeprrafopredeter"/>
    <w:link w:val="Piedepgina"/>
    <w:rsid w:val="000E4807"/>
    <w:rPr>
      <w:rFonts w:ascii="Verdana" w:hAnsi="Verdana"/>
      <w:noProof w:val="0"/>
      <w:sz w:val="18"/>
      <w:lang w:val="fr-FR" w:eastAsia="fr-FR"/>
    </w:rPr>
  </w:style>
  <w:style w:type="paragraph" w:customStyle="1" w:styleId="TextedeTableau">
    <w:name w:val="Texte de Tableau"/>
    <w:basedOn w:val="Normal"/>
    <w:rsid w:val="000E4807"/>
    <w:pPr>
      <w:spacing w:after="60" w:line="240" w:lineRule="auto"/>
      <w:ind w:left="119"/>
    </w:pPr>
    <w:rPr>
      <w:rFonts w:ascii="Arial" w:hAnsi="Arial"/>
    </w:rPr>
  </w:style>
  <w:style w:type="paragraph" w:customStyle="1" w:styleId="TexteduTableaudelHistorique">
    <w:name w:val="Texte du Tableau de l'Historique"/>
    <w:basedOn w:val="Normal"/>
    <w:rsid w:val="000E4807"/>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
    <w:rsid w:val="000E4807"/>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
    <w:rsid w:val="000E4807"/>
    <w:rPr>
      <w:color w:val="E51519"/>
    </w:rPr>
  </w:style>
  <w:style w:type="character" w:customStyle="1" w:styleId="TexteduTitredudocumentCar">
    <w:name w:val="Texte du Titre du document Car"/>
    <w:link w:val="TexteduTitredudocument"/>
    <w:rsid w:val="000E4807"/>
    <w:rPr>
      <w:rFonts w:ascii="Century Gothic" w:hAnsi="Century Gothic"/>
      <w:color w:val="808080"/>
      <w:sz w:val="60"/>
      <w:szCs w:val="60"/>
      <w:lang w:val="fr-FR" w:eastAsia="fr-FR"/>
    </w:rPr>
  </w:style>
  <w:style w:type="character" w:customStyle="1" w:styleId="PremireLettreduTitredudocumentCar">
    <w:name w:val="Première Lettre du Titre du document Car"/>
    <w:link w:val="PremireLettreduTitredudocument"/>
    <w:rsid w:val="000E4807"/>
    <w:rPr>
      <w:rFonts w:ascii="Century Gothic" w:hAnsi="Century Gothic"/>
      <w:color w:val="E51519"/>
      <w:sz w:val="60"/>
      <w:szCs w:val="60"/>
      <w:lang w:val="fr-FR" w:eastAsia="fr-FR"/>
    </w:rPr>
  </w:style>
  <w:style w:type="paragraph" w:customStyle="1" w:styleId="TitredesChampsdePremirepage">
    <w:name w:val="Titre des Champs de Première page"/>
    <w:basedOn w:val="Normalsansretrait"/>
    <w:rsid w:val="000E4807"/>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0E4807"/>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0E4807"/>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0E4807"/>
    <w:pPr>
      <w:spacing w:before="200"/>
    </w:pPr>
  </w:style>
  <w:style w:type="character" w:customStyle="1" w:styleId="En-ttegaucheCar">
    <w:name w:val="En-tête gauche Car"/>
    <w:link w:val="En-ttegauche"/>
    <w:rsid w:val="000E4807"/>
    <w:rPr>
      <w:rFonts w:ascii="Century Gothic" w:hAnsi="Century Gothic"/>
      <w:color w:val="808080"/>
      <w:sz w:val="16"/>
      <w:szCs w:val="16"/>
      <w:lang w:val="fr-FR" w:eastAsia="fr-FR"/>
    </w:rPr>
  </w:style>
  <w:style w:type="character" w:customStyle="1" w:styleId="ConfidentielpourEn-tteCar">
    <w:name w:val="Confidentiel pour En-tête Car"/>
    <w:link w:val="ConfidentielpourEn-tte"/>
    <w:rsid w:val="000E4807"/>
    <w:rPr>
      <w:rFonts w:ascii="Century Gothic" w:hAnsi="Century Gothic"/>
      <w:caps/>
      <w:color w:val="E51519"/>
      <w:spacing w:val="22"/>
      <w:sz w:val="16"/>
      <w:szCs w:val="16"/>
      <w:lang w:val="fr-FR" w:eastAsia="fr-FR"/>
    </w:rPr>
  </w:style>
  <w:style w:type="paragraph" w:customStyle="1" w:styleId="En-ttedroitdepagePaysage">
    <w:name w:val="En-tête droit de page Paysage"/>
    <w:basedOn w:val="Normal"/>
    <w:link w:val="En-ttedroitdepagePaysageCar"/>
    <w:rsid w:val="000E4807"/>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
    <w:name w:val="En-tête droit de page Paysage Car"/>
    <w:link w:val="En-ttedroitdepagePaysage"/>
    <w:rsid w:val="000E4807"/>
    <w:rPr>
      <w:rFonts w:ascii="Century Gothic" w:hAnsi="Century Gothic"/>
      <w:color w:val="808080"/>
      <w:sz w:val="16"/>
      <w:szCs w:val="16"/>
      <w:lang w:val="fr-FR" w:eastAsia="fr-FR"/>
    </w:rPr>
  </w:style>
  <w:style w:type="paragraph" w:customStyle="1" w:styleId="PieddepagepourDocumentenPaysage">
    <w:name w:val="Pied de page pour Document en Paysage"/>
    <w:basedOn w:val="Normal"/>
    <w:rsid w:val="000E4807"/>
    <w:pPr>
      <w:spacing w:before="0" w:line="180" w:lineRule="exact"/>
      <w:ind w:left="0"/>
    </w:pPr>
    <w:rPr>
      <w:color w:val="808080"/>
      <w:sz w:val="12"/>
      <w:szCs w:val="12"/>
    </w:rPr>
  </w:style>
  <w:style w:type="table" w:customStyle="1" w:styleId="Tableaudesdestinataires">
    <w:name w:val="Tableau des destinataires"/>
    <w:basedOn w:val="Tablanormal"/>
    <w:rsid w:val="000E4807"/>
    <w:rPr>
      <w:lang w:val="fr-FR" w:eastAsia="fr-FR"/>
    </w:rPr>
    <w:tblPr>
      <w:tblInd w:w="227" w:type="dxa"/>
      <w:tblBorders>
        <w:top w:val="single" w:sz="4" w:space="0" w:color="FF0000"/>
        <w:left w:val="single" w:sz="4" w:space="0" w:color="FF0000"/>
        <w:bottom w:val="single" w:sz="4" w:space="0" w:color="FF0000"/>
        <w:right w:val="single" w:sz="4" w:space="0" w:color="FF0000"/>
      </w:tblBorders>
    </w:tblPr>
    <w:tcPr>
      <w:shd w:val="clear" w:color="auto" w:fill="F3F3F3"/>
    </w:tcPr>
  </w:style>
  <w:style w:type="paragraph" w:customStyle="1" w:styleId="Objetimport">
    <w:name w:val="Objet importé"/>
    <w:basedOn w:val="Normal"/>
    <w:next w:val="Normal"/>
    <w:rsid w:val="000E4807"/>
    <w:pPr>
      <w:spacing w:line="240" w:lineRule="auto"/>
    </w:pPr>
    <w:rPr>
      <w:noProof/>
    </w:rPr>
  </w:style>
  <w:style w:type="paragraph" w:customStyle="1" w:styleId="Mentionlgale">
    <w:name w:val="Mention légale"/>
    <w:basedOn w:val="Normal"/>
    <w:rsid w:val="000E4807"/>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0E4807"/>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0E4807"/>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0E4807"/>
    <w:pPr>
      <w:spacing w:before="0" w:line="240" w:lineRule="auto"/>
      <w:ind w:left="0"/>
    </w:pPr>
    <w:rPr>
      <w:rFonts w:ascii="Century Gothic" w:hAnsi="Century Gothic"/>
      <w:sz w:val="20"/>
    </w:rPr>
  </w:style>
  <w:style w:type="paragraph" w:customStyle="1" w:styleId="DatedeLettre">
    <w:name w:val="Date de Lettre"/>
    <w:basedOn w:val="Normal"/>
    <w:rsid w:val="000E4807"/>
    <w:pPr>
      <w:ind w:left="0"/>
    </w:pPr>
    <w:rPr>
      <w:rFonts w:ascii="Century Gothic" w:hAnsi="Century Gothic"/>
      <w:sz w:val="20"/>
    </w:rPr>
  </w:style>
  <w:style w:type="paragraph" w:customStyle="1" w:styleId="Listepucespourtableau">
    <w:name w:val="Liste à puces pour tableau"/>
    <w:basedOn w:val="Listaconvietas"/>
    <w:rsid w:val="000E4807"/>
    <w:pPr>
      <w:tabs>
        <w:tab w:val="clear" w:pos="907"/>
        <w:tab w:val="left" w:pos="360"/>
      </w:tabs>
      <w:ind w:left="397"/>
    </w:pPr>
    <w:rPr>
      <w:szCs w:val="32"/>
    </w:rPr>
  </w:style>
  <w:style w:type="paragraph" w:customStyle="1" w:styleId="En-tteGrasdeLettre">
    <w:name w:val="En-tête Gras de Lettre"/>
    <w:basedOn w:val="Normal"/>
    <w:link w:val="En-tteGrasdeLettreCar"/>
    <w:rsid w:val="000E4807"/>
    <w:pPr>
      <w:spacing w:before="0" w:line="360" w:lineRule="auto"/>
      <w:ind w:left="0"/>
    </w:pPr>
    <w:rPr>
      <w:rFonts w:ascii="Century Gothic" w:hAnsi="Century Gothic"/>
      <w:b/>
      <w:sz w:val="20"/>
    </w:rPr>
  </w:style>
  <w:style w:type="character" w:customStyle="1" w:styleId="En-tteGrasdeLettreCar">
    <w:name w:val="En-tête Gras de Lettre Car"/>
    <w:link w:val="En-tteGrasdeLettre"/>
    <w:rsid w:val="000E4807"/>
    <w:rPr>
      <w:rFonts w:ascii="Century Gothic" w:hAnsi="Century Gothic"/>
      <w:b/>
      <w:lang w:val="fr-FR" w:eastAsia="fr-FR"/>
    </w:rPr>
  </w:style>
  <w:style w:type="paragraph" w:customStyle="1" w:styleId="En-tteNormaldeLettre">
    <w:name w:val="En-tête Normal de Lettre"/>
    <w:basedOn w:val="Normal"/>
    <w:link w:val="En-tteNormaldeLettreCar"/>
    <w:rsid w:val="000E4807"/>
    <w:pPr>
      <w:spacing w:before="0" w:line="360" w:lineRule="auto"/>
      <w:ind w:left="0"/>
    </w:pPr>
    <w:rPr>
      <w:rFonts w:ascii="Century Gothic" w:hAnsi="Century Gothic"/>
      <w:sz w:val="20"/>
    </w:rPr>
  </w:style>
  <w:style w:type="character" w:customStyle="1" w:styleId="En-tteNormaldeLettreCar">
    <w:name w:val="En-tête Normal de Lettre Car"/>
    <w:link w:val="En-tteNormaldeLettre"/>
    <w:rsid w:val="000E4807"/>
    <w:rPr>
      <w:rFonts w:ascii="Century Gothic" w:hAnsi="Century Gothic"/>
      <w:lang w:val="fr-FR" w:eastAsia="fr-FR"/>
    </w:rPr>
  </w:style>
  <w:style w:type="paragraph" w:customStyle="1" w:styleId="PJCopiePSpourLettre">
    <w:name w:val="PJ Copie PS pour Lettre"/>
    <w:basedOn w:val="Normal"/>
    <w:rsid w:val="000E4807"/>
    <w:pPr>
      <w:spacing w:line="360" w:lineRule="auto"/>
      <w:ind w:left="0"/>
    </w:pPr>
    <w:rPr>
      <w:rFonts w:ascii="Century Gothic" w:hAnsi="Century Gothic"/>
      <w:szCs w:val="18"/>
    </w:rPr>
  </w:style>
  <w:style w:type="paragraph" w:customStyle="1" w:styleId="SignatairedelaLettre">
    <w:name w:val="Signataire de la Lettre"/>
    <w:basedOn w:val="Normal"/>
    <w:rsid w:val="000E4807"/>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0E4807"/>
    <w:pPr>
      <w:spacing w:line="360" w:lineRule="auto"/>
      <w:ind w:left="-108"/>
    </w:pPr>
    <w:rPr>
      <w:rFonts w:ascii="Century Gothic" w:hAnsi="Century Gothic"/>
      <w:szCs w:val="18"/>
    </w:rPr>
  </w:style>
  <w:style w:type="paragraph" w:styleId="Sangradetextonormal">
    <w:name w:val="Body Text Indent"/>
    <w:basedOn w:val="Normal"/>
    <w:link w:val="SangradetextonormalCar"/>
    <w:rsid w:val="000E4807"/>
    <w:pPr>
      <w:spacing w:after="120"/>
      <w:ind w:left="283"/>
    </w:pPr>
  </w:style>
  <w:style w:type="character" w:customStyle="1" w:styleId="SangradetextonormalCar">
    <w:name w:val="Sangría de texto normal Car"/>
    <w:basedOn w:val="Fuentedeprrafopredeter"/>
    <w:link w:val="Sangradetextonormal"/>
    <w:rsid w:val="000E4807"/>
    <w:rPr>
      <w:rFonts w:ascii="Verdana" w:hAnsi="Verdana"/>
      <w:noProof w:val="0"/>
      <w:sz w:val="18"/>
      <w:lang w:val="fr-FR" w:eastAsia="fr-FR"/>
    </w:rPr>
  </w:style>
  <w:style w:type="paragraph" w:customStyle="1" w:styleId="FaxdeSocitpourLettre">
    <w:name w:val="Fax de Société pour Lettre"/>
    <w:basedOn w:val="Normal"/>
    <w:rsid w:val="000E4807"/>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Sangradetextonormal"/>
    <w:rsid w:val="000E4807"/>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0E4807"/>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0E4807"/>
    <w:pPr>
      <w:spacing w:before="0" w:line="240" w:lineRule="auto"/>
      <w:ind w:left="0"/>
    </w:pPr>
    <w:rPr>
      <w:rFonts w:ascii="Century Gothic" w:hAnsi="Century Gothic"/>
      <w:sz w:val="20"/>
    </w:rPr>
  </w:style>
  <w:style w:type="paragraph" w:customStyle="1" w:styleId="DateFax">
    <w:name w:val="Date Fax"/>
    <w:basedOn w:val="Normal"/>
    <w:rsid w:val="000E4807"/>
    <w:pPr>
      <w:spacing w:before="0" w:line="360" w:lineRule="auto"/>
      <w:ind w:left="0"/>
      <w:jc w:val="right"/>
    </w:pPr>
    <w:rPr>
      <w:rFonts w:ascii="Century Gothic" w:hAnsi="Century Gothic"/>
      <w:sz w:val="20"/>
    </w:rPr>
  </w:style>
  <w:style w:type="paragraph" w:customStyle="1" w:styleId="TitreFax">
    <w:name w:val="Titre Fax"/>
    <w:basedOn w:val="Normal"/>
    <w:rsid w:val="000E4807"/>
    <w:pPr>
      <w:spacing w:after="10"/>
      <w:ind w:left="-48"/>
    </w:pPr>
    <w:rPr>
      <w:rFonts w:ascii="Century Gothic" w:hAnsi="Century Gothic" w:cs="Arial"/>
      <w:b/>
      <w:spacing w:val="20"/>
      <w:sz w:val="20"/>
    </w:rPr>
  </w:style>
  <w:style w:type="paragraph" w:customStyle="1" w:styleId="En-tteFax">
    <w:name w:val="En-tête Fax"/>
    <w:basedOn w:val="Normal"/>
    <w:rsid w:val="000E4807"/>
    <w:pPr>
      <w:ind w:left="-48"/>
      <w:jc w:val="left"/>
    </w:pPr>
    <w:rPr>
      <w:rFonts w:ascii="Century Gothic" w:hAnsi="Century Gothic" w:cs="Arial"/>
      <w:szCs w:val="18"/>
    </w:rPr>
  </w:style>
  <w:style w:type="paragraph" w:customStyle="1" w:styleId="Listenumrotepourtableau">
    <w:name w:val="Liste numérotée pour tableau"/>
    <w:basedOn w:val="Lista"/>
    <w:rsid w:val="000E4807"/>
    <w:pPr>
      <w:numPr>
        <w:numId w:val="6"/>
      </w:numPr>
    </w:pPr>
    <w:rPr>
      <w:szCs w:val="32"/>
    </w:rPr>
  </w:style>
  <w:style w:type="paragraph" w:customStyle="1" w:styleId="StyleTM3">
    <w:name w:val="Style TM 3"/>
    <w:basedOn w:val="TDC3"/>
    <w:rsid w:val="000E4807"/>
    <w:pPr>
      <w:ind w:left="600"/>
    </w:pPr>
    <w:rPr>
      <w:szCs w:val="20"/>
    </w:rPr>
  </w:style>
  <w:style w:type="paragraph" w:customStyle="1" w:styleId="StyleTM2Gauche0cmSuspendu106cm">
    <w:name w:val="Style TM 2 + Gauche :  0 cm Suspendu : 106 cm"/>
    <w:basedOn w:val="TDC2"/>
    <w:autoRedefine/>
    <w:rsid w:val="000E4807"/>
    <w:rPr>
      <w:szCs w:val="20"/>
    </w:rPr>
  </w:style>
  <w:style w:type="paragraph" w:customStyle="1" w:styleId="Titre2sansnumro">
    <w:name w:val="Titre 2 sans numéro"/>
    <w:basedOn w:val="Normal"/>
    <w:rsid w:val="000E4807"/>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0E4807"/>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0E4807"/>
    <w:pPr>
      <w:keepNext/>
      <w:spacing w:before="360" w:after="120" w:line="240" w:lineRule="auto"/>
      <w:jc w:val="left"/>
    </w:pPr>
    <w:rPr>
      <w:rFonts w:ascii="Century Gothic" w:hAnsi="Century Gothic"/>
      <w:sz w:val="24"/>
      <w:szCs w:val="24"/>
    </w:rPr>
  </w:style>
  <w:style w:type="paragraph" w:customStyle="1" w:styleId="titre4sansnumro">
    <w:name w:val="titre 4 sans numéro"/>
    <w:basedOn w:val="Normal"/>
    <w:next w:val="Normal"/>
    <w:rsid w:val="000E4807"/>
    <w:pPr>
      <w:keepNext/>
      <w:spacing w:before="240" w:after="120" w:line="240" w:lineRule="auto"/>
      <w:ind w:left="958"/>
      <w:jc w:val="left"/>
    </w:pPr>
    <w:rPr>
      <w:rFonts w:ascii="Century Gothic" w:hAnsi="Century Gothic"/>
      <w:sz w:val="22"/>
      <w:szCs w:val="22"/>
    </w:rPr>
  </w:style>
  <w:style w:type="paragraph" w:customStyle="1" w:styleId="Titre1sansnumro">
    <w:name w:val="Titre 1 sans numéro"/>
    <w:basedOn w:val="Normal"/>
    <w:next w:val="Normal"/>
    <w:rsid w:val="000E4807"/>
    <w:pPr>
      <w:keepNext/>
      <w:pBdr>
        <w:bottom w:val="single" w:sz="4" w:space="6" w:color="FF0000"/>
      </w:pBdr>
      <w:spacing w:before="1000" w:after="120"/>
      <w:ind w:left="0"/>
    </w:pPr>
    <w:rPr>
      <w:rFonts w:ascii="Century Gothic" w:hAnsi="Century Gothic"/>
      <w:sz w:val="32"/>
      <w:szCs w:val="32"/>
    </w:rPr>
  </w:style>
  <w:style w:type="paragraph" w:styleId="Lista">
    <w:name w:val="List"/>
    <w:basedOn w:val="Normal"/>
    <w:rsid w:val="000E4807"/>
    <w:pPr>
      <w:ind w:left="283" w:hanging="283"/>
    </w:pPr>
  </w:style>
  <w:style w:type="character" w:customStyle="1" w:styleId="En-ttedroitCar">
    <w:name w:val="En-tête droit Car"/>
    <w:link w:val="En-ttedroit"/>
    <w:rsid w:val="000E4807"/>
    <w:rPr>
      <w:rFonts w:ascii="Century Gothic" w:hAnsi="Century Gothic"/>
      <w:color w:val="808080"/>
      <w:sz w:val="16"/>
      <w:szCs w:val="16"/>
      <w:lang w:val="fr-FR" w:eastAsia="fr-FR"/>
    </w:rPr>
  </w:style>
  <w:style w:type="paragraph" w:styleId="Textodeglobo">
    <w:name w:val="Balloon Text"/>
    <w:basedOn w:val="Normal"/>
    <w:link w:val="TextodegloboCar"/>
    <w:rsid w:val="000E480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rsid w:val="000E4807"/>
    <w:rPr>
      <w:rFonts w:ascii="Tahoma" w:hAnsi="Tahoma" w:cs="Tahoma"/>
      <w:noProof w:val="0"/>
      <w:sz w:val="16"/>
      <w:szCs w:val="16"/>
      <w:lang w:val="fr-FR" w:eastAsia="fr-FR"/>
    </w:rPr>
  </w:style>
  <w:style w:type="paragraph" w:customStyle="1" w:styleId="HistoryTableText">
    <w:name w:val="History Table Text"/>
    <w:basedOn w:val="Normal"/>
    <w:rsid w:val="002D7AFD"/>
    <w:pPr>
      <w:spacing w:after="60" w:line="240" w:lineRule="auto"/>
      <w:ind w:left="0"/>
    </w:pPr>
    <w:rPr>
      <w:rFonts w:ascii="Arial" w:hAnsi="Arial"/>
      <w:color w:val="999999"/>
    </w:rPr>
  </w:style>
  <w:style w:type="paragraph" w:styleId="Textoindependienteprimerasangra2">
    <w:name w:val="Body Text First Indent 2"/>
    <w:basedOn w:val="Sangradetextonormal"/>
    <w:link w:val="Textoindependienteprimerasangra2Car"/>
    <w:rsid w:val="00416706"/>
    <w:pPr>
      <w:spacing w:after="0"/>
      <w:ind w:left="360" w:firstLine="360"/>
    </w:pPr>
  </w:style>
  <w:style w:type="character" w:customStyle="1" w:styleId="Textoindependienteprimerasangra2Car">
    <w:name w:val="Texto independiente primera sangría 2 Car"/>
    <w:basedOn w:val="SangradetextonormalCar"/>
    <w:link w:val="Textoindependienteprimerasangra2"/>
    <w:rsid w:val="00416706"/>
    <w:rPr>
      <w:rFonts w:ascii="Verdana" w:hAnsi="Verdana"/>
      <w:noProof w:val="0"/>
      <w:sz w:val="18"/>
      <w:lang w:val="fr-FR" w:eastAsia="fr-FR"/>
    </w:rPr>
  </w:style>
  <w:style w:type="character" w:customStyle="1" w:styleId="Ttulo2Car">
    <w:name w:val="Título 2 Car"/>
    <w:aliases w:val="Title 2 Car"/>
    <w:basedOn w:val="Fuentedeprrafopredeter"/>
    <w:link w:val="Ttulo2"/>
    <w:rsid w:val="00401137"/>
    <w:rPr>
      <w:rFonts w:ascii="Century Gothic" w:hAnsi="Century Gothic"/>
      <w:b/>
      <w:kern w:val="28"/>
      <w:sz w:val="24"/>
      <w:szCs w:val="24"/>
      <w:lang w:val="fr-FR" w:eastAsia="fr-FR"/>
    </w:rPr>
  </w:style>
  <w:style w:type="paragraph" w:styleId="Prrafodelista">
    <w:name w:val="List Paragraph"/>
    <w:basedOn w:val="Normal"/>
    <w:uiPriority w:val="34"/>
    <w:qFormat/>
    <w:rsid w:val="004E64B8"/>
    <w:pPr>
      <w:ind w:left="720"/>
      <w:contextualSpacing/>
    </w:pPr>
  </w:style>
  <w:style w:type="paragraph" w:styleId="Textonotaalfinal">
    <w:name w:val="endnote text"/>
    <w:basedOn w:val="Normal"/>
    <w:link w:val="TextonotaalfinalCar"/>
    <w:rsid w:val="004E64B8"/>
    <w:pPr>
      <w:spacing w:before="0" w:line="240" w:lineRule="auto"/>
    </w:pPr>
    <w:rPr>
      <w:sz w:val="20"/>
    </w:rPr>
  </w:style>
  <w:style w:type="character" w:customStyle="1" w:styleId="TextonotaalfinalCar">
    <w:name w:val="Texto nota al final Car"/>
    <w:basedOn w:val="Fuentedeprrafopredeter"/>
    <w:link w:val="Textonotaalfinal"/>
    <w:rsid w:val="004E64B8"/>
    <w:rPr>
      <w:rFonts w:ascii="Verdana" w:hAnsi="Verdana"/>
      <w:lang w:val="fr-FR" w:eastAsia="fr-FR"/>
    </w:rPr>
  </w:style>
  <w:style w:type="character" w:styleId="Refdenotaalfinal">
    <w:name w:val="endnote reference"/>
    <w:basedOn w:val="Fuentedeprrafopredeter"/>
    <w:rsid w:val="004E64B8"/>
    <w:rPr>
      <w:vertAlign w:val="superscript"/>
    </w:rPr>
  </w:style>
  <w:style w:type="paragraph" w:styleId="Revisin">
    <w:name w:val="Revision"/>
    <w:hidden/>
    <w:uiPriority w:val="99"/>
    <w:semiHidden/>
    <w:rsid w:val="00001D83"/>
    <w:rPr>
      <w:rFonts w:ascii="Verdana" w:hAnsi="Verdana"/>
      <w:sz w:val="18"/>
      <w:lang w:val="fr-FR" w:eastAsia="fr-FR"/>
    </w:rPr>
  </w:style>
  <w:style w:type="character" w:styleId="Hipervnculovisitado">
    <w:name w:val="FollowedHyperlink"/>
    <w:basedOn w:val="Fuentedeprrafopredeter"/>
    <w:rsid w:val="006B253F"/>
    <w:rPr>
      <w:color w:val="800080" w:themeColor="followedHyperlink"/>
      <w:u w:val="single"/>
    </w:rPr>
  </w:style>
  <w:style w:type="character" w:customStyle="1" w:styleId="Ttulo5Car">
    <w:name w:val="Título 5 Car"/>
    <w:basedOn w:val="Fuentedeprrafopredeter"/>
    <w:link w:val="Ttulo5"/>
    <w:rsid w:val="009D4C49"/>
    <w:rPr>
      <w:rFonts w:ascii="Century Gothic" w:hAnsi="Century Gothic"/>
      <w:i/>
      <w:kern w:val="28"/>
      <w:sz w:val="22"/>
      <w:szCs w:val="22"/>
      <w:lang w:val="es-ES_tradnl" w:eastAsia="fr-FR"/>
    </w:rPr>
  </w:style>
  <w:style w:type="table" w:customStyle="1" w:styleId="TablewithGrid">
    <w:name w:val="Table with Grid"/>
    <w:basedOn w:val="Tablanormal"/>
    <w:rsid w:val="0036209D"/>
    <w:pPr>
      <w:ind w:left="567"/>
    </w:pPr>
    <w:rPr>
      <w:rFonts w:ascii="Arial" w:hAnsi="Arial"/>
      <w:sz w:val="18"/>
      <w:szCs w:val="32"/>
      <w:lang w:val="fr-FR" w:eastAsia="fr-FR"/>
    </w:rPr>
    <w:tblPr>
      <w:tblInd w:w="680" w:type="dxa"/>
      <w:tblBorders>
        <w:left w:val="single" w:sz="4" w:space="0" w:color="FF0000"/>
        <w:bottom w:val="single" w:sz="4" w:space="0" w:color="FF0000"/>
        <w:right w:val="single" w:sz="4" w:space="0" w:color="FF0000"/>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customStyle="1" w:styleId="Ttulo3Car">
    <w:name w:val="Título 3 Car"/>
    <w:aliases w:val="Title 3 Car"/>
    <w:basedOn w:val="Fuentedeprrafopredeter"/>
    <w:link w:val="Ttulo3"/>
    <w:rsid w:val="00272D4C"/>
    <w:rPr>
      <w:rFonts w:ascii="Century Gothic" w:hAnsi="Century Gothic"/>
      <w:kern w:val="28"/>
      <w:sz w:val="24"/>
      <w:szCs w:val="24"/>
      <w:lang w:val="fr-FR" w:eastAsia="fr-FR"/>
    </w:rPr>
  </w:style>
  <w:style w:type="character" w:customStyle="1" w:styleId="wording6">
    <w:name w:val="wording6"/>
    <w:basedOn w:val="Fuentedeprrafopredeter"/>
    <w:rsid w:val="00A055BF"/>
    <w:rPr>
      <w:b/>
      <w:bCs/>
      <w:strike w:val="0"/>
      <w:dstrike w:val="0"/>
      <w:color w:val="515181"/>
      <w:sz w:val="26"/>
      <w:szCs w:val="26"/>
      <w:u w:val="none"/>
      <w:effect w:val="none"/>
    </w:rPr>
  </w:style>
  <w:style w:type="paragraph" w:styleId="NormalWeb">
    <w:name w:val="Normal (Web)"/>
    <w:basedOn w:val="Normal"/>
    <w:uiPriority w:val="99"/>
    <w:semiHidden/>
    <w:unhideWhenUsed/>
    <w:rsid w:val="00AB3804"/>
    <w:pPr>
      <w:spacing w:before="100" w:beforeAutospacing="1" w:after="100" w:afterAutospacing="1" w:line="240" w:lineRule="auto"/>
      <w:ind w:left="0"/>
      <w:jc w:val="left"/>
    </w:pPr>
    <w:rPr>
      <w:rFonts w:ascii="Times New Roman" w:eastAsiaTheme="minorEastAsia" w:hAnsi="Times New Roman"/>
      <w:sz w:val="24"/>
      <w:szCs w:val="24"/>
      <w:lang w:eastAsia="es-ES"/>
    </w:rPr>
  </w:style>
  <w:style w:type="character" w:styleId="Refdecomentario">
    <w:name w:val="annotation reference"/>
    <w:basedOn w:val="Fuentedeprrafopredeter"/>
    <w:semiHidden/>
    <w:unhideWhenUsed/>
    <w:rsid w:val="00ED33E9"/>
    <w:rPr>
      <w:sz w:val="16"/>
      <w:szCs w:val="16"/>
    </w:rPr>
  </w:style>
  <w:style w:type="paragraph" w:styleId="Textocomentario">
    <w:name w:val="annotation text"/>
    <w:basedOn w:val="Normal"/>
    <w:link w:val="TextocomentarioCar"/>
    <w:semiHidden/>
    <w:unhideWhenUsed/>
    <w:rsid w:val="00ED33E9"/>
    <w:pPr>
      <w:spacing w:line="240" w:lineRule="auto"/>
    </w:pPr>
    <w:rPr>
      <w:sz w:val="20"/>
    </w:rPr>
  </w:style>
  <w:style w:type="character" w:customStyle="1" w:styleId="TextocomentarioCar">
    <w:name w:val="Texto comentario Car"/>
    <w:basedOn w:val="Fuentedeprrafopredeter"/>
    <w:link w:val="Textocomentario"/>
    <w:semiHidden/>
    <w:rsid w:val="00ED33E9"/>
    <w:rPr>
      <w:rFonts w:ascii="Verdana" w:hAnsi="Verdana"/>
      <w:lang w:val="fr-FR" w:eastAsia="fr-FR"/>
    </w:rPr>
  </w:style>
  <w:style w:type="character" w:styleId="Textoennegrita">
    <w:name w:val="Strong"/>
    <w:aliases w:val="Figuras,Figura,Tablas y Ejemplo"/>
    <w:basedOn w:val="Fuentedeprrafopredeter"/>
    <w:qFormat/>
    <w:rsid w:val="005C2D8D"/>
    <w:rPr>
      <w:rFonts w:ascii="Arial" w:hAnsi="Arial"/>
      <w:b/>
      <w:bCs/>
      <w:noProof w:val="0"/>
      <w:sz w:val="18"/>
      <w:lang w:val="es-ES_tradnl"/>
    </w:rPr>
  </w:style>
  <w:style w:type="paragraph" w:customStyle="1" w:styleId="CdigoProgram">
    <w:name w:val="Código Program"/>
    <w:basedOn w:val="Normal"/>
    <w:qFormat/>
    <w:rsid w:val="00F4531C"/>
    <w:rPr>
      <w:rFonts w:ascii="Lucida Sans Typewriter" w:hAnsi="Lucida Sans Typewriter"/>
      <w:lang w:val="en-US" w:eastAsia="en-US"/>
    </w:rPr>
  </w:style>
  <w:style w:type="paragraph" w:styleId="Asuntodelcomentario">
    <w:name w:val="annotation subject"/>
    <w:basedOn w:val="Textocomentario"/>
    <w:next w:val="Textocomentario"/>
    <w:link w:val="AsuntodelcomentarioCar"/>
    <w:semiHidden/>
    <w:unhideWhenUsed/>
    <w:rsid w:val="00AE20F1"/>
    <w:rPr>
      <w:b/>
      <w:bCs/>
    </w:rPr>
  </w:style>
  <w:style w:type="character" w:customStyle="1" w:styleId="AsuntodelcomentarioCar">
    <w:name w:val="Asunto del comentario Car"/>
    <w:basedOn w:val="TextocomentarioCar"/>
    <w:link w:val="Asuntodelcomentario"/>
    <w:semiHidden/>
    <w:rsid w:val="00AE20F1"/>
    <w:rPr>
      <w:rFonts w:ascii="Verdana" w:hAnsi="Verdana"/>
      <w:b/>
      <w:bCs/>
      <w:lang w:val="es-E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343288493">
      <w:bodyDiv w:val="1"/>
      <w:marLeft w:val="0"/>
      <w:marRight w:val="0"/>
      <w:marTop w:val="0"/>
      <w:marBottom w:val="0"/>
      <w:divBdr>
        <w:top w:val="none" w:sz="0" w:space="0" w:color="auto"/>
        <w:left w:val="none" w:sz="0" w:space="0" w:color="auto"/>
        <w:bottom w:val="none" w:sz="0" w:space="0" w:color="auto"/>
        <w:right w:val="none" w:sz="0" w:space="0" w:color="auto"/>
      </w:divBdr>
      <w:divsChild>
        <w:div w:id="1497768973">
          <w:marLeft w:val="0"/>
          <w:marRight w:val="0"/>
          <w:marTop w:val="0"/>
          <w:marBottom w:val="0"/>
          <w:divBdr>
            <w:top w:val="none" w:sz="0" w:space="0" w:color="auto"/>
            <w:left w:val="none" w:sz="0" w:space="0" w:color="auto"/>
            <w:bottom w:val="none" w:sz="0" w:space="0" w:color="auto"/>
            <w:right w:val="none" w:sz="0" w:space="0" w:color="auto"/>
          </w:divBdr>
          <w:divsChild>
            <w:div w:id="1618097675">
              <w:marLeft w:val="0"/>
              <w:marRight w:val="60"/>
              <w:marTop w:val="0"/>
              <w:marBottom w:val="0"/>
              <w:divBdr>
                <w:top w:val="none" w:sz="0" w:space="0" w:color="auto"/>
                <w:left w:val="none" w:sz="0" w:space="0" w:color="auto"/>
                <w:bottom w:val="none" w:sz="0" w:space="0" w:color="auto"/>
                <w:right w:val="none" w:sz="0" w:space="0" w:color="auto"/>
              </w:divBdr>
              <w:divsChild>
                <w:div w:id="53436091">
                  <w:marLeft w:val="0"/>
                  <w:marRight w:val="0"/>
                  <w:marTop w:val="0"/>
                  <w:marBottom w:val="120"/>
                  <w:divBdr>
                    <w:top w:val="single" w:sz="6" w:space="0" w:color="C0C0C0"/>
                    <w:left w:val="single" w:sz="6" w:space="0" w:color="D9D9D9"/>
                    <w:bottom w:val="single" w:sz="6" w:space="0" w:color="D9D9D9"/>
                    <w:right w:val="single" w:sz="6" w:space="0" w:color="D9D9D9"/>
                  </w:divBdr>
                  <w:divsChild>
                    <w:div w:id="971179482">
                      <w:marLeft w:val="0"/>
                      <w:marRight w:val="0"/>
                      <w:marTop w:val="0"/>
                      <w:marBottom w:val="0"/>
                      <w:divBdr>
                        <w:top w:val="none" w:sz="0" w:space="0" w:color="auto"/>
                        <w:left w:val="none" w:sz="0" w:space="0" w:color="auto"/>
                        <w:bottom w:val="none" w:sz="0" w:space="0" w:color="auto"/>
                        <w:right w:val="none" w:sz="0" w:space="0" w:color="auto"/>
                      </w:divBdr>
                    </w:div>
                    <w:div w:id="19949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13898">
          <w:marLeft w:val="0"/>
          <w:marRight w:val="0"/>
          <w:marTop w:val="0"/>
          <w:marBottom w:val="0"/>
          <w:divBdr>
            <w:top w:val="none" w:sz="0" w:space="0" w:color="auto"/>
            <w:left w:val="none" w:sz="0" w:space="0" w:color="auto"/>
            <w:bottom w:val="none" w:sz="0" w:space="0" w:color="auto"/>
            <w:right w:val="none" w:sz="0" w:space="0" w:color="auto"/>
          </w:divBdr>
          <w:divsChild>
            <w:div w:id="715393048">
              <w:marLeft w:val="60"/>
              <w:marRight w:val="0"/>
              <w:marTop w:val="0"/>
              <w:marBottom w:val="0"/>
              <w:divBdr>
                <w:top w:val="none" w:sz="0" w:space="0" w:color="auto"/>
                <w:left w:val="none" w:sz="0" w:space="0" w:color="auto"/>
                <w:bottom w:val="none" w:sz="0" w:space="0" w:color="auto"/>
                <w:right w:val="none" w:sz="0" w:space="0" w:color="auto"/>
              </w:divBdr>
              <w:divsChild>
                <w:div w:id="2092116766">
                  <w:marLeft w:val="0"/>
                  <w:marRight w:val="0"/>
                  <w:marTop w:val="0"/>
                  <w:marBottom w:val="0"/>
                  <w:divBdr>
                    <w:top w:val="none" w:sz="0" w:space="0" w:color="auto"/>
                    <w:left w:val="none" w:sz="0" w:space="0" w:color="auto"/>
                    <w:bottom w:val="none" w:sz="0" w:space="0" w:color="auto"/>
                    <w:right w:val="none" w:sz="0" w:space="0" w:color="auto"/>
                  </w:divBdr>
                  <w:divsChild>
                    <w:div w:id="709231543">
                      <w:marLeft w:val="0"/>
                      <w:marRight w:val="0"/>
                      <w:marTop w:val="0"/>
                      <w:marBottom w:val="120"/>
                      <w:divBdr>
                        <w:top w:val="single" w:sz="6" w:space="0" w:color="F5F5F5"/>
                        <w:left w:val="single" w:sz="6" w:space="0" w:color="F5F5F5"/>
                        <w:bottom w:val="single" w:sz="6" w:space="0" w:color="F5F5F5"/>
                        <w:right w:val="single" w:sz="6" w:space="0" w:color="F5F5F5"/>
                      </w:divBdr>
                      <w:divsChild>
                        <w:div w:id="1579098115">
                          <w:marLeft w:val="0"/>
                          <w:marRight w:val="0"/>
                          <w:marTop w:val="0"/>
                          <w:marBottom w:val="0"/>
                          <w:divBdr>
                            <w:top w:val="none" w:sz="0" w:space="0" w:color="auto"/>
                            <w:left w:val="none" w:sz="0" w:space="0" w:color="auto"/>
                            <w:bottom w:val="none" w:sz="0" w:space="0" w:color="auto"/>
                            <w:right w:val="none" w:sz="0" w:space="0" w:color="auto"/>
                          </w:divBdr>
                          <w:divsChild>
                            <w:div w:id="5207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921141">
      <w:bodyDiv w:val="1"/>
      <w:marLeft w:val="0"/>
      <w:marRight w:val="0"/>
      <w:marTop w:val="0"/>
      <w:marBottom w:val="0"/>
      <w:divBdr>
        <w:top w:val="none" w:sz="0" w:space="0" w:color="auto"/>
        <w:left w:val="none" w:sz="0" w:space="0" w:color="auto"/>
        <w:bottom w:val="none" w:sz="0" w:space="0" w:color="auto"/>
        <w:right w:val="none" w:sz="0" w:space="0" w:color="auto"/>
      </w:divBdr>
    </w:div>
    <w:div w:id="901409754">
      <w:bodyDiv w:val="1"/>
      <w:marLeft w:val="0"/>
      <w:marRight w:val="0"/>
      <w:marTop w:val="0"/>
      <w:marBottom w:val="0"/>
      <w:divBdr>
        <w:top w:val="none" w:sz="0" w:space="0" w:color="auto"/>
        <w:left w:val="none" w:sz="0" w:space="0" w:color="auto"/>
        <w:bottom w:val="none" w:sz="0" w:space="0" w:color="auto"/>
        <w:right w:val="none" w:sz="0" w:space="0" w:color="auto"/>
      </w:divBdr>
    </w:div>
    <w:div w:id="986318656">
      <w:bodyDiv w:val="1"/>
      <w:marLeft w:val="0"/>
      <w:marRight w:val="0"/>
      <w:marTop w:val="0"/>
      <w:marBottom w:val="0"/>
      <w:divBdr>
        <w:top w:val="none" w:sz="0" w:space="0" w:color="auto"/>
        <w:left w:val="none" w:sz="0" w:space="0" w:color="auto"/>
        <w:bottom w:val="none" w:sz="0" w:space="0" w:color="auto"/>
        <w:right w:val="none" w:sz="0" w:space="0" w:color="auto"/>
      </w:divBdr>
    </w:div>
    <w:div w:id="1020281514">
      <w:bodyDiv w:val="1"/>
      <w:marLeft w:val="0"/>
      <w:marRight w:val="0"/>
      <w:marTop w:val="0"/>
      <w:marBottom w:val="0"/>
      <w:divBdr>
        <w:top w:val="none" w:sz="0" w:space="0" w:color="auto"/>
        <w:left w:val="none" w:sz="0" w:space="0" w:color="auto"/>
        <w:bottom w:val="none" w:sz="0" w:space="0" w:color="auto"/>
        <w:right w:val="none" w:sz="0" w:space="0" w:color="auto"/>
      </w:divBdr>
    </w:div>
    <w:div w:id="1218396643">
      <w:bodyDiv w:val="1"/>
      <w:marLeft w:val="0"/>
      <w:marRight w:val="0"/>
      <w:marTop w:val="0"/>
      <w:marBottom w:val="0"/>
      <w:divBdr>
        <w:top w:val="none" w:sz="0" w:space="0" w:color="auto"/>
        <w:left w:val="none" w:sz="0" w:space="0" w:color="auto"/>
        <w:bottom w:val="none" w:sz="0" w:space="0" w:color="auto"/>
        <w:right w:val="none" w:sz="0" w:space="0" w:color="auto"/>
      </w:divBdr>
    </w:div>
    <w:div w:id="1615210589">
      <w:bodyDiv w:val="1"/>
      <w:marLeft w:val="0"/>
      <w:marRight w:val="0"/>
      <w:marTop w:val="0"/>
      <w:marBottom w:val="0"/>
      <w:divBdr>
        <w:top w:val="none" w:sz="0" w:space="0" w:color="auto"/>
        <w:left w:val="none" w:sz="0" w:space="0" w:color="auto"/>
        <w:bottom w:val="none" w:sz="0" w:space="0" w:color="auto"/>
        <w:right w:val="none" w:sz="0" w:space="0" w:color="auto"/>
      </w:divBdr>
    </w:div>
    <w:div w:id="1648512151">
      <w:bodyDiv w:val="1"/>
      <w:marLeft w:val="0"/>
      <w:marRight w:val="0"/>
      <w:marTop w:val="0"/>
      <w:marBottom w:val="0"/>
      <w:divBdr>
        <w:top w:val="none" w:sz="0" w:space="0" w:color="auto"/>
        <w:left w:val="none" w:sz="0" w:space="0" w:color="auto"/>
        <w:bottom w:val="none" w:sz="0" w:space="0" w:color="auto"/>
        <w:right w:val="none" w:sz="0" w:space="0" w:color="auto"/>
      </w:divBdr>
    </w:div>
    <w:div w:id="1706641331">
      <w:bodyDiv w:val="1"/>
      <w:marLeft w:val="0"/>
      <w:marRight w:val="0"/>
      <w:marTop w:val="0"/>
      <w:marBottom w:val="0"/>
      <w:divBdr>
        <w:top w:val="none" w:sz="0" w:space="0" w:color="auto"/>
        <w:left w:val="none" w:sz="0" w:space="0" w:color="auto"/>
        <w:bottom w:val="none" w:sz="0" w:space="0" w:color="auto"/>
        <w:right w:val="none" w:sz="0" w:space="0" w:color="auto"/>
      </w:divBdr>
    </w:div>
    <w:div w:id="1783839010">
      <w:bodyDiv w:val="1"/>
      <w:marLeft w:val="0"/>
      <w:marRight w:val="0"/>
      <w:marTop w:val="0"/>
      <w:marBottom w:val="0"/>
      <w:divBdr>
        <w:top w:val="none" w:sz="0" w:space="0" w:color="auto"/>
        <w:left w:val="none" w:sz="0" w:space="0" w:color="auto"/>
        <w:bottom w:val="none" w:sz="0" w:space="0" w:color="auto"/>
        <w:right w:val="none" w:sz="0" w:space="0" w:color="auto"/>
      </w:divBdr>
    </w:div>
    <w:div w:id="1923299341">
      <w:bodyDiv w:val="1"/>
      <w:marLeft w:val="0"/>
      <w:marRight w:val="0"/>
      <w:marTop w:val="0"/>
      <w:marBottom w:val="0"/>
      <w:divBdr>
        <w:top w:val="none" w:sz="0" w:space="0" w:color="auto"/>
        <w:left w:val="none" w:sz="0" w:space="0" w:color="auto"/>
        <w:bottom w:val="none" w:sz="0" w:space="0" w:color="auto"/>
        <w:right w:val="none" w:sz="0" w:space="0" w:color="auto"/>
      </w:divBdr>
    </w:div>
    <w:div w:id="21295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Other\QST%20-%20EN\2-Projects\Software%20Engeniering\EN_Solution_Requirements_Specific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04A6A71C2E3F47BCFC7AA31333CE5A" ma:contentTypeVersion="1" ma:contentTypeDescription="Crée un document." ma:contentTypeScope="" ma:versionID="3b6656be6385f749f63194567f369527">
  <xsd:schema xmlns:xsd="http://www.w3.org/2001/XMLSchema" xmlns:xs="http://www.w3.org/2001/XMLSchema" xmlns:p="http://schemas.microsoft.com/office/2006/metadata/properties" xmlns:ns1="http://schemas.microsoft.com/sharepoint/v3" targetNamespace="http://schemas.microsoft.com/office/2006/metadata/properties" ma:root="true" ma:fieldsID="d78e311442ac83b95e4e25a776a1ddea" ns1:_="">
    <xsd:import namespace="http://schemas.microsoft.com/sharepoint/v3"/>
    <xsd:element name="properties">
      <xsd:complexType>
        <xsd:sequence>
          <xsd:element name="documentManagement">
            <xsd:complexType>
              <xsd:all>
                <xsd:element ref="ns1:CONST_TypeDocLib"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NST_TypeDocLib" ma:index="8" nillable="true" ma:displayName="TypeDocLib" ma:default="FileShare" ma:hidden="true" ma:internalName="CONST_TypeDocLib">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NST_TypeDocLib xmlns="http://schemas.microsoft.com/sharepoint/v3">FileShare</CONST_TypeDocLib>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6AEB0-904A-41E7-9CAB-D2DDD0071F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53ABEE-9057-4485-90F5-925676B10836}">
  <ds:schemaRefs>
    <ds:schemaRef ds:uri="http://schemas.microsoft.com/sharepoint/v3/contenttype/forms"/>
  </ds:schemaRefs>
</ds:datastoreItem>
</file>

<file path=customXml/itemProps3.xml><?xml version="1.0" encoding="utf-8"?>
<ds:datastoreItem xmlns:ds="http://schemas.openxmlformats.org/officeDocument/2006/customXml" ds:itemID="{934BBFAD-E232-4E07-BC7F-7B9C9F33FE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3E06441-D5BD-4A40-B842-5309679B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EN_Solution_Requirements_Specification</Template>
  <TotalTime>1329</TotalTime>
  <Pages>26</Pages>
  <Words>15278</Words>
  <Characters>84034</Characters>
  <Application>Microsoft Office Word</Application>
  <DocSecurity>0</DocSecurity>
  <Lines>700</Lines>
  <Paragraphs>198</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Sopra Group</vt:lpstr>
      <vt:lpstr>Sopra Group</vt:lpstr>
    </vt:vector>
  </TitlesOfParts>
  <Company>sopra</Company>
  <LinksUpToDate>false</LinksUpToDate>
  <CharactersWithSpaces>99114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Group</dc:title>
  <dc:creator>esgomez</dc:creator>
  <cp:lastModifiedBy>TARELA DUQUE Nicole</cp:lastModifiedBy>
  <cp:revision>44</cp:revision>
  <cp:lastPrinted>2018-11-26T16:11:00Z</cp:lastPrinted>
  <dcterms:created xsi:type="dcterms:W3CDTF">2018-11-26T09:55:00Z</dcterms:created>
  <dcterms:modified xsi:type="dcterms:W3CDTF">2018-12-12T13:16:00Z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r8>3</vt:r8>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1</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
  </property>
  <property fmtid="{D5CDD505-2E9C-101B-9397-08002B2CF9AE}" pid="36" name="DOCSCHAR_splitproject">
    <vt:lpwstr> / </vt:lpwstr>
  </property>
  <property fmtid="{D5CDD505-2E9C-101B-9397-08002B2CF9AE}" pid="37" name="DOCSPROP_documentid">
    <vt:i4>974477573</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
  </property>
  <property fmtid="{D5CDD505-2E9C-101B-9397-08002B2CF9AE}" pid="41" name="DOCSLABEL_BlankFirstPageSubTitle">
    <vt:lpwstr/>
  </property>
  <property fmtid="{D5CDD505-2E9C-101B-9397-08002B2CF9AE}" pid="42" name="DOCSCHAR_splitheader">
    <vt:lpwstr/>
  </property>
  <property fmtid="{D5CDD505-2E9C-101B-9397-08002B2CF9AE}" pid="43" name="DOCSPROP_confidential">
    <vt:lpwstr/>
  </property>
  <property fmtid="{D5CDD505-2E9C-101B-9397-08002B2CF9AE}" pid="44" name="DOCSPROP_documentdate">
    <vt:lpwstr>Le 12 décembre 2018</vt:lpwstr>
  </property>
  <property fmtid="{D5CDD505-2E9C-101B-9397-08002B2CF9AE}" pid="45" name="DOCSPROP_title">
    <vt:lpwstr>Spécifications des besoins de la solution - GEMIS</vt:lpwstr>
  </property>
  <property fmtid="{D5CDD505-2E9C-101B-9397-08002B2CF9AE}" pid="46" name="DOCSPROP_project">
    <vt:lpwstr>GEMIS</vt:lpwstr>
  </property>
  <property fmtid="{D5CDD505-2E9C-101B-9397-08002B2CF9AE}" pid="47" name="DOCSPROP_documenttype">
    <vt:lpwstr>Solution Requirements Specification</vt:lpwstr>
  </property>
  <property fmtid="{D5CDD505-2E9C-101B-9397-08002B2CF9AE}" pid="48" name="DOCSPROP_recipient">
    <vt:lpwstr>Customer Stakeholders (including at least the IT PM and the Stakeholder and User manager)</vt:lpwstr>
  </property>
  <property fmtid="{D5CDD505-2E9C-101B-9397-08002B2CF9AE}" pid="49" name="DOCSPROP_status">
    <vt:lpwstr>Projet</vt:lpwstr>
  </property>
  <property fmtid="{D5CDD505-2E9C-101B-9397-08002B2CF9AE}" pid="50" name="DOCSPROP_entity">
    <vt:lpwstr/>
  </property>
  <property fmtid="{D5CDD505-2E9C-101B-9397-08002B2CF9AE}" pid="51" name="DOCSPROP_firstpagetitlepart1">
    <vt:lpwstr>S</vt:lpwstr>
  </property>
  <property fmtid="{D5CDD505-2E9C-101B-9397-08002B2CF9AE}" pid="52" name="DOCSPROP_reference">
    <vt:lpwstr>20170124-170150-esgomez</vt:lpwstr>
  </property>
  <property fmtid="{D5CDD505-2E9C-101B-9397-08002B2CF9AE}" pid="53" name="DOCSPROP_osqvyear">
    <vt:i4>2016</vt:i4>
  </property>
  <property fmtid="{D5CDD505-2E9C-101B-9397-08002B2CF9AE}" pid="54" name="DOCSPROP_firstpageheader">
    <vt:lpwstr/>
  </property>
  <property fmtid="{D5CDD505-2E9C-101B-9397-08002B2CF9AE}" pid="55" name="DOCSPROP_version">
    <vt:lpwstr>1.00</vt:lpwstr>
  </property>
  <property fmtid="{D5CDD505-2E9C-101B-9397-08002B2CF9AE}" pid="56" name="DOCSPROP_customer">
    <vt:lpwstr>Centro de Servicio Valencia</vt:lpwstr>
  </property>
  <property fmtid="{D5CDD505-2E9C-101B-9397-08002B2CF9AE}" pid="57" name="DOCSPROP_firstpagesubheader">
    <vt:lpwstr/>
  </property>
  <property fmtid="{D5CDD505-2E9C-101B-9397-08002B2CF9AE}" pid="58" name="DOCSPROP_osqvmaj">
    <vt:lpwstr>1.2</vt:lpwstr>
  </property>
  <property fmtid="{D5CDD505-2E9C-101B-9397-08002B2CF9AE}" pid="59" name="DOCSPROP_osqvmin">
    <vt:i4>4</vt:i4>
  </property>
  <property fmtid="{D5CDD505-2E9C-101B-9397-08002B2CF9AE}" pid="60" name="DOCSPROP_firstpagetitlepart2">
    <vt:lpwstr>olution Requirements Specification</vt:lpwstr>
  </property>
  <property fmtid="{D5CDD505-2E9C-101B-9397-08002B2CF9AE}" pid="61" name="DOCSPROP_osqveditor">
    <vt:lpwstr>EN_eMREQ-SRS</vt:lpwstr>
  </property>
  <property fmtid="{D5CDD505-2E9C-101B-9397-08002B2CF9AE}" pid="62" name="DOCSPROP_documentdateraw">
    <vt:lpwstr>mercredi 12 décembre 2018</vt:lpwstr>
  </property>
  <property fmtid="{D5CDD505-2E9C-101B-9397-08002B2CF9AE}" pid="63" name="ContentTypeId">
    <vt:lpwstr>0x010100F804A6A71C2E3F47BCFC7AA31333CE5A</vt:lpwstr>
  </property>
</Properties>
</file>